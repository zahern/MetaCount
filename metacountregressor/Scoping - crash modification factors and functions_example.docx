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3B32A" w14:textId="77777777" w:rsidR="004807E0" w:rsidRPr="007C2B95" w:rsidRDefault="004807E0" w:rsidP="004807E0">
      <w:pPr>
        <w:jc w:val="center"/>
        <w:rPr>
          <w:b/>
          <w:bCs/>
          <w:sz w:val="32"/>
          <w:szCs w:val="32"/>
          <w:lang w:val="en-AU"/>
        </w:rPr>
      </w:pPr>
      <w:r w:rsidRPr="007C2B95">
        <w:rPr>
          <w:rFonts w:eastAsia="Microsoft Sans Serif"/>
          <w:noProof/>
          <w:szCs w:val="20"/>
          <w:lang w:val="en-AU"/>
        </w:rPr>
        <mc:AlternateContent>
          <mc:Choice Requires="wps">
            <w:drawing>
              <wp:anchor distT="0" distB="0" distL="114300" distR="114300" simplePos="0" relativeHeight="251658241" behindDoc="1" locked="0" layoutInCell="1" allowOverlap="1" wp14:anchorId="0BF2D62B" wp14:editId="7E0EE45E">
                <wp:simplePos x="0" y="0"/>
                <wp:positionH relativeFrom="page">
                  <wp:posOffset>3810</wp:posOffset>
                </wp:positionH>
                <wp:positionV relativeFrom="page">
                  <wp:posOffset>280035</wp:posOffset>
                </wp:positionV>
                <wp:extent cx="5769610" cy="4159250"/>
                <wp:effectExtent l="0" t="0" r="2540" b="0"/>
                <wp:wrapNone/>
                <wp:docPr id="26" name="Rectangle 26" descr="colored rectangle"/>
                <wp:cNvGraphicFramePr/>
                <a:graphic xmlns:a="http://schemas.openxmlformats.org/drawingml/2006/main">
                  <a:graphicData uri="http://schemas.microsoft.com/office/word/2010/wordprocessingShape">
                    <wps:wsp>
                      <wps:cNvSpPr/>
                      <wps:spPr>
                        <a:xfrm>
                          <a:off x="0" y="0"/>
                          <a:ext cx="5769610" cy="4159250"/>
                        </a:xfrm>
                        <a:prstGeom prst="rect">
                          <a:avLst/>
                        </a:prstGeom>
                        <a:solidFill>
                          <a:srgbClr val="FFC000"/>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2E2B31" id="Rectangle 26" o:spid="_x0000_s1026" alt="colored rectangle" style="position:absolute;margin-left:.3pt;margin-top:22.05pt;width:454.3pt;height:327.5pt;z-index:-251658239;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" fillcolor="#ffc000" stroked="f" strokeweight="2pt">
                <w10:wrap anchorx="page" anchory="page"/>
              </v:rect>
            </w:pict>
          </mc:Fallback>
        </mc:AlternateContent>
      </w:r>
      <w:r w:rsidRPr="007C2B95">
        <w:rPr>
          <w:rFonts w:eastAsia="Microsoft Sans Serif"/>
          <w:noProof/>
          <w:color w:val="000000" w:themeColor="text1"/>
          <w:szCs w:val="20"/>
          <w:lang w:val="en-AU" w:eastAsia="en-AU"/>
        </w:rPr>
        <w:drawing>
          <wp:anchor distT="0" distB="0" distL="114300" distR="114300" simplePos="0" relativeHeight="251658242" behindDoc="1" locked="0" layoutInCell="1" allowOverlap="1" wp14:anchorId="1C5BE58F" wp14:editId="0C8258B9">
            <wp:simplePos x="0" y="0"/>
            <wp:positionH relativeFrom="margin">
              <wp:posOffset>-839701</wp:posOffset>
            </wp:positionH>
            <wp:positionV relativeFrom="paragraph">
              <wp:posOffset>74295</wp:posOffset>
            </wp:positionV>
            <wp:extent cx="6969125" cy="4309110"/>
            <wp:effectExtent l="0" t="0" r="3175" b="0"/>
            <wp:wrapNone/>
            <wp:docPr id="30" name="Picture 30" descr="Image result for brisbane road traf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brisbane road traffic"/>
                    <pic:cNvPicPr>
                      <a:picLocks noChangeAspect="1" noChangeArrowheads="1"/>
                    </pic:cNvPicPr>
                  </pic:nvPicPr>
                  <pic:blipFill rotWithShape="1">
                    <a:blip r:embed="rId6">
                      <a:extLst>
                        <a:ext uri="{28A0092B-C50C-407E-A947-70E740481C1C}">
                          <a14:useLocalDpi xmlns:a14="http://schemas.microsoft.com/office/drawing/2010/main" val="0"/>
                        </a:ext>
                      </a:extLst>
                    </a:blip>
                    <a:srcRect r="9117"/>
                    <a:stretch/>
                  </pic:blipFill>
                  <pic:spPr bwMode="auto">
                    <a:xfrm>
                      <a:off x="0" y="0"/>
                      <a:ext cx="6969125" cy="43091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6D3E61" w14:textId="77777777" w:rsidR="004807E0" w:rsidRPr="007C2B95" w:rsidRDefault="004807E0" w:rsidP="004807E0">
      <w:pPr>
        <w:jc w:val="center"/>
        <w:rPr>
          <w:b/>
          <w:bCs/>
          <w:sz w:val="32"/>
          <w:szCs w:val="32"/>
          <w:lang w:val="en-AU"/>
        </w:rPr>
      </w:pPr>
    </w:p>
    <w:p w14:paraId="2CFEED46" w14:textId="77777777" w:rsidR="004807E0" w:rsidRPr="007C2B95" w:rsidRDefault="004807E0" w:rsidP="004807E0">
      <w:pPr>
        <w:jc w:val="center"/>
        <w:rPr>
          <w:b/>
          <w:bCs/>
          <w:sz w:val="32"/>
          <w:szCs w:val="32"/>
          <w:lang w:val="en-AU"/>
        </w:rPr>
      </w:pPr>
    </w:p>
    <w:p w14:paraId="4AE16EB2" w14:textId="77777777" w:rsidR="004807E0" w:rsidRPr="007C2B95" w:rsidRDefault="004807E0" w:rsidP="004807E0">
      <w:pPr>
        <w:jc w:val="center"/>
        <w:rPr>
          <w:b/>
          <w:bCs/>
          <w:sz w:val="32"/>
          <w:szCs w:val="32"/>
          <w:lang w:val="en-AU"/>
        </w:rPr>
      </w:pPr>
    </w:p>
    <w:p w14:paraId="45607B74" w14:textId="77777777" w:rsidR="004807E0" w:rsidRPr="007C2B95" w:rsidRDefault="004807E0" w:rsidP="004807E0">
      <w:pPr>
        <w:jc w:val="center"/>
        <w:rPr>
          <w:b/>
          <w:bCs/>
          <w:sz w:val="32"/>
          <w:szCs w:val="32"/>
          <w:lang w:val="en-AU"/>
        </w:rPr>
      </w:pPr>
    </w:p>
    <w:p w14:paraId="216CF459" w14:textId="77777777" w:rsidR="004807E0" w:rsidRPr="007C2B95" w:rsidRDefault="004807E0" w:rsidP="004807E0">
      <w:pPr>
        <w:jc w:val="center"/>
        <w:rPr>
          <w:b/>
          <w:bCs/>
          <w:sz w:val="32"/>
          <w:szCs w:val="32"/>
          <w:lang w:val="en-AU"/>
        </w:rPr>
      </w:pPr>
    </w:p>
    <w:p w14:paraId="6BE6C0B0" w14:textId="77777777" w:rsidR="004807E0" w:rsidRPr="007C2B95" w:rsidRDefault="004807E0" w:rsidP="004807E0">
      <w:pPr>
        <w:jc w:val="center"/>
        <w:rPr>
          <w:b/>
          <w:bCs/>
          <w:sz w:val="32"/>
          <w:szCs w:val="32"/>
          <w:lang w:val="en-AU"/>
        </w:rPr>
      </w:pPr>
    </w:p>
    <w:p w14:paraId="0E7B0F49" w14:textId="77777777" w:rsidR="004807E0" w:rsidRPr="007C2B95" w:rsidRDefault="004807E0" w:rsidP="004807E0">
      <w:pPr>
        <w:jc w:val="center"/>
        <w:rPr>
          <w:b/>
          <w:bCs/>
          <w:sz w:val="32"/>
          <w:szCs w:val="32"/>
          <w:lang w:val="en-AU"/>
        </w:rPr>
      </w:pPr>
    </w:p>
    <w:p w14:paraId="22061400" w14:textId="77777777" w:rsidR="004807E0" w:rsidRPr="007C2B95" w:rsidRDefault="004807E0" w:rsidP="004807E0">
      <w:pPr>
        <w:jc w:val="center"/>
        <w:rPr>
          <w:b/>
          <w:bCs/>
          <w:sz w:val="32"/>
          <w:szCs w:val="32"/>
          <w:lang w:val="en-AU"/>
        </w:rPr>
      </w:pPr>
    </w:p>
    <w:p w14:paraId="5E3A0B7B" w14:textId="77777777" w:rsidR="004807E0" w:rsidRPr="007C2B95" w:rsidRDefault="004807E0" w:rsidP="004807E0">
      <w:pPr>
        <w:jc w:val="center"/>
        <w:rPr>
          <w:b/>
          <w:bCs/>
          <w:sz w:val="32"/>
          <w:szCs w:val="32"/>
          <w:lang w:val="en-AU"/>
        </w:rPr>
      </w:pPr>
    </w:p>
    <w:p w14:paraId="73D75276" w14:textId="77777777" w:rsidR="004807E0" w:rsidRPr="007C2B95" w:rsidRDefault="004807E0" w:rsidP="004807E0">
      <w:pPr>
        <w:jc w:val="center"/>
        <w:rPr>
          <w:b/>
          <w:bCs/>
          <w:sz w:val="32"/>
          <w:szCs w:val="32"/>
          <w:lang w:val="en-AU"/>
        </w:rPr>
      </w:pPr>
    </w:p>
    <w:p w14:paraId="58F79C0A" w14:textId="77777777" w:rsidR="004807E0" w:rsidRPr="007C2B95" w:rsidRDefault="004807E0" w:rsidP="004807E0">
      <w:pPr>
        <w:jc w:val="center"/>
        <w:rPr>
          <w:b/>
          <w:bCs/>
          <w:sz w:val="32"/>
          <w:szCs w:val="32"/>
          <w:lang w:val="en-AU"/>
        </w:rPr>
      </w:pPr>
    </w:p>
    <w:p w14:paraId="2E2A0553" w14:textId="77777777" w:rsidR="004807E0" w:rsidRPr="007C2B95" w:rsidRDefault="004807E0" w:rsidP="004807E0">
      <w:pPr>
        <w:jc w:val="center"/>
        <w:rPr>
          <w:b/>
          <w:bCs/>
          <w:sz w:val="32"/>
          <w:szCs w:val="32"/>
          <w:lang w:val="en-AU"/>
        </w:rPr>
      </w:pPr>
    </w:p>
    <w:p w14:paraId="1D1B04E4" w14:textId="77777777" w:rsidR="004807E0" w:rsidRPr="007C2B95" w:rsidRDefault="004807E0" w:rsidP="004807E0">
      <w:pPr>
        <w:jc w:val="center"/>
        <w:rPr>
          <w:b/>
          <w:bCs/>
          <w:sz w:val="32"/>
          <w:szCs w:val="32"/>
          <w:lang w:val="en-AU"/>
        </w:rPr>
      </w:pPr>
    </w:p>
    <w:p w14:paraId="30975A19" w14:textId="77777777" w:rsidR="004807E0" w:rsidRPr="007C2B95" w:rsidRDefault="004807E0" w:rsidP="004807E0">
      <w:pPr>
        <w:jc w:val="center"/>
        <w:rPr>
          <w:b/>
          <w:bCs/>
          <w:sz w:val="32"/>
          <w:szCs w:val="32"/>
          <w:lang w:val="en-AU"/>
        </w:rPr>
      </w:pPr>
    </w:p>
    <w:tbl>
      <w:tblPr>
        <w:tblStyle w:val="TableGrid"/>
        <w:tblW w:w="12609"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8"/>
        <w:gridCol w:w="5521"/>
      </w:tblGrid>
      <w:tr w:rsidR="004807E0" w:rsidRPr="007C2B95" w14:paraId="56B95C36" w14:textId="77777777" w:rsidTr="00603E25">
        <w:trPr>
          <w:trHeight w:val="792"/>
        </w:trPr>
        <w:tc>
          <w:tcPr>
            <w:tcW w:w="12609" w:type="dxa"/>
            <w:gridSpan w:val="2"/>
            <w:tcBorders>
              <w:bottom w:val="single" w:sz="18" w:space="0" w:color="0A2F41" w:themeColor="accent1" w:themeShade="80"/>
            </w:tcBorders>
          </w:tcPr>
          <w:p w14:paraId="6F34C6BE" w14:textId="278AE790" w:rsidR="004807E0" w:rsidRPr="007C2B95" w:rsidRDefault="004807E0" w:rsidP="00A04DFB">
            <w:pPr>
              <w:spacing w:before="240" w:line="276" w:lineRule="auto"/>
              <w:ind w:left="321" w:right="1305"/>
              <w:rPr>
                <w:rFonts w:ascii="Times New Roman" w:eastAsia="Microsoft Sans Serif" w:hAnsi="Times New Roman" w:cs="Times New Roman"/>
                <w:i/>
                <w:color w:val="000000" w:themeColor="text1"/>
                <w:szCs w:val="20"/>
                <w:lang w:val="en-AU" w:eastAsia="ja-JP"/>
              </w:rPr>
            </w:pPr>
            <w:r w:rsidRPr="007C2B95">
              <w:rPr>
                <w:rFonts w:ascii="Times New Roman" w:hAnsi="Times New Roman" w:cs="Times New Roman"/>
                <w:b/>
                <w:i/>
                <w:sz w:val="28"/>
                <w:szCs w:val="28"/>
                <w:lang w:val="en-AU"/>
              </w:rPr>
              <w:t>Potential methods of developing crash models</w:t>
            </w:r>
            <w:r w:rsidRPr="007C2B95">
              <w:rPr>
                <w:rFonts w:ascii="Times New Roman" w:hAnsi="Times New Roman" w:cs="Times New Roman"/>
                <w:b/>
                <w:i/>
                <w:noProof/>
                <w:sz w:val="28"/>
                <w:szCs w:val="28"/>
                <w:lang w:val="en-AU" w:eastAsia="en-AU"/>
              </w:rPr>
              <mc:AlternateContent>
                <mc:Choice Requires="wps">
                  <w:drawing>
                    <wp:anchor distT="0" distB="0" distL="114300" distR="114300" simplePos="0" relativeHeight="251658240" behindDoc="0" locked="1" layoutInCell="1" allowOverlap="1" wp14:anchorId="7F926667" wp14:editId="70FBC53C">
                      <wp:simplePos x="0" y="0"/>
                      <wp:positionH relativeFrom="page">
                        <wp:posOffset>-240030</wp:posOffset>
                      </wp:positionH>
                      <wp:positionV relativeFrom="paragraph">
                        <wp:posOffset>-1701165</wp:posOffset>
                      </wp:positionV>
                      <wp:extent cx="7772400" cy="1260475"/>
                      <wp:effectExtent l="0" t="0" r="0" b="0"/>
                      <wp:wrapNone/>
                      <wp:docPr id="27" name="Rectangle 27"/>
                      <wp:cNvGraphicFramePr/>
                      <a:graphic xmlns:a="http://schemas.openxmlformats.org/drawingml/2006/main">
                        <a:graphicData uri="http://schemas.microsoft.com/office/word/2010/wordprocessingShape">
                          <wps:wsp>
                            <wps:cNvSpPr/>
                            <wps:spPr>
                              <a:xfrm>
                                <a:off x="0" y="0"/>
                                <a:ext cx="7772400" cy="1260475"/>
                              </a:xfrm>
                              <a:prstGeom prst="rect">
                                <a:avLst/>
                              </a:prstGeom>
                              <a:solidFill>
                                <a:srgbClr val="297FD5">
                                  <a:lumMod val="50000"/>
                                </a:srgbClr>
                              </a:solidFill>
                              <a:ln w="25400" cap="flat" cmpd="sng" algn="ctr">
                                <a:noFill/>
                                <a:prstDash val="solid"/>
                              </a:ln>
                              <a:effectLst/>
                            </wps:spPr>
                            <wps:txbx>
                              <w:txbxContent>
                                <w:p w14:paraId="5F28EE0B" w14:textId="77777777" w:rsidR="004807E0" w:rsidRPr="004503E5" w:rsidRDefault="004807E0" w:rsidP="004807E0">
                                  <w:pPr>
                                    <w:pStyle w:val="Title"/>
                                    <w:ind w:left="567" w:right="566"/>
                                    <w:rPr>
                                      <w:rFonts w:ascii="Times New Roman" w:hAnsi="Times New Roman" w:cs="Times New Roman"/>
                                      <w:b/>
                                    </w:rPr>
                                  </w:pPr>
                                  <w:r w:rsidRPr="004503E5">
                                    <w:rPr>
                                      <w:rFonts w:ascii="Times New Roman" w:hAnsi="Times New Roman" w:cs="Times New Roman"/>
                                      <w:b/>
                                    </w:rPr>
                                    <w:t>Development of Crash Predictive Models for Road Design - Scoping Project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926667" id="Rectangle 27" o:spid="_x0000_s1026" style="position:absolute;left:0;text-align:left;margin-left:-18.9pt;margin-top:-133.95pt;width:612pt;height:99.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" fillcolor="#143f6a" stroked="f" strokeweight="2pt">
                      <v:textbox>
                        <w:txbxContent>
                          <w:p w14:paraId="5F28EE0B" w14:textId="77777777" w:rsidR="004807E0" w:rsidRPr="004503E5" w:rsidRDefault="004807E0" w:rsidP="004807E0">
                            <w:pPr>
                              <w:pStyle w:val="Title"/>
                              <w:ind w:left="567" w:right="566"/>
                              <w:rPr>
                                <w:rFonts w:ascii="Times New Roman" w:hAnsi="Times New Roman" w:cs="Times New Roman"/>
                                <w:b/>
                              </w:rPr>
                            </w:pPr>
                            <w:r w:rsidRPr="004503E5">
                              <w:rPr>
                                <w:rFonts w:ascii="Times New Roman" w:hAnsi="Times New Roman" w:cs="Times New Roman"/>
                                <w:b/>
                              </w:rPr>
                              <w:t>Development of Crash Predictive Models for Road Design - Scoping Project</w:t>
                            </w:r>
                          </w:p>
                        </w:txbxContent>
                      </v:textbox>
                      <w10:wrap anchorx="page"/>
                      <w10:anchorlock/>
                    </v:rect>
                  </w:pict>
                </mc:Fallback>
              </mc:AlternateContent>
            </w:r>
          </w:p>
        </w:tc>
      </w:tr>
      <w:tr w:rsidR="004807E0" w:rsidRPr="007C2B95" w14:paraId="2C1E3FCF" w14:textId="77777777" w:rsidTr="005F378E">
        <w:trPr>
          <w:trHeight w:val="912"/>
        </w:trPr>
        <w:tc>
          <w:tcPr>
            <w:tcW w:w="7088" w:type="dxa"/>
            <w:tcBorders>
              <w:top w:val="single" w:sz="18" w:space="0" w:color="0A2F41" w:themeColor="accent1" w:themeShade="80"/>
              <w:bottom w:val="single" w:sz="18" w:space="0" w:color="0A2F41" w:themeColor="accent1" w:themeShade="80"/>
            </w:tcBorders>
          </w:tcPr>
          <w:p w14:paraId="201360C1" w14:textId="77777777" w:rsidR="004807E0" w:rsidRPr="007C2B95" w:rsidRDefault="004807E0" w:rsidP="00A04DFB">
            <w:pPr>
              <w:pStyle w:val="Subtitle"/>
              <w:spacing w:line="276" w:lineRule="auto"/>
              <w:rPr>
                <w:rFonts w:ascii="Times New Roman" w:hAnsi="Times New Roman" w:cs="Times New Roman"/>
                <w:b/>
                <w:bCs/>
                <w:i/>
                <w:iCs/>
                <w:color w:val="000000" w:themeColor="text1"/>
                <w:sz w:val="24"/>
                <w:lang w:val="en-AU"/>
              </w:rPr>
            </w:pPr>
            <w:r w:rsidRPr="007C2B95">
              <w:rPr>
                <w:rFonts w:ascii="Times New Roman" w:hAnsi="Times New Roman" w:cs="Times New Roman"/>
                <w:b/>
                <w:bCs/>
                <w:i/>
                <w:iCs/>
                <w:color w:val="000000" w:themeColor="text1"/>
                <w:sz w:val="24"/>
                <w:lang w:val="en-AU"/>
              </w:rPr>
              <w:t>Submitted To:</w:t>
            </w:r>
          </w:p>
          <w:p w14:paraId="49D9D539" w14:textId="77777777" w:rsidR="004807E0" w:rsidRPr="007C2B95" w:rsidRDefault="004807E0" w:rsidP="00A04DFB">
            <w:pPr>
              <w:pStyle w:val="Subtitle"/>
              <w:spacing w:line="276" w:lineRule="auto"/>
              <w:rPr>
                <w:rFonts w:ascii="Times New Roman" w:hAnsi="Times New Roman" w:cs="Times New Roman"/>
                <w:color w:val="000000" w:themeColor="text1"/>
                <w:sz w:val="24"/>
                <w:lang w:val="en-AU"/>
              </w:rPr>
            </w:pPr>
            <w:r w:rsidRPr="007C2B95">
              <w:rPr>
                <w:rFonts w:ascii="Times New Roman" w:hAnsi="Times New Roman" w:cs="Times New Roman"/>
                <w:color w:val="000000" w:themeColor="text1"/>
                <w:sz w:val="24"/>
                <w:lang w:val="en-AU"/>
              </w:rPr>
              <w:t>Queensland Department of Transport and Main Roads (TMR)</w:t>
            </w:r>
          </w:p>
          <w:p w14:paraId="22739D7D" w14:textId="77777777" w:rsidR="0099309E" w:rsidRPr="007C2B95" w:rsidRDefault="0099309E" w:rsidP="0099309E">
            <w:pPr>
              <w:rPr>
                <w:lang w:val="en-AU"/>
              </w:rPr>
            </w:pPr>
          </w:p>
        </w:tc>
        <w:tc>
          <w:tcPr>
            <w:tcW w:w="5521" w:type="dxa"/>
            <w:tcBorders>
              <w:top w:val="single" w:sz="18" w:space="0" w:color="0A2F41" w:themeColor="accent1" w:themeShade="80"/>
              <w:bottom w:val="single" w:sz="18" w:space="0" w:color="0A2F41" w:themeColor="accent1" w:themeShade="80"/>
            </w:tcBorders>
            <w:vAlign w:val="bottom"/>
          </w:tcPr>
          <w:p w14:paraId="486D81ED" w14:textId="77777777" w:rsidR="004807E0" w:rsidRPr="007C2B95" w:rsidRDefault="004807E0" w:rsidP="00A04DFB">
            <w:pPr>
              <w:spacing w:line="276" w:lineRule="auto"/>
              <w:ind w:left="-80" w:right="602"/>
              <w:rPr>
                <w:color w:val="000000" w:themeColor="text1"/>
                <w:lang w:val="en-AU" w:eastAsia="en-AU"/>
              </w:rPr>
            </w:pPr>
            <w:r w:rsidRPr="007C2B95">
              <w:rPr>
                <w:noProof/>
                <w:color w:val="000000" w:themeColor="text1"/>
                <w:lang w:val="en-AU" w:eastAsia="en-AU"/>
              </w:rPr>
              <w:drawing>
                <wp:inline distT="0" distB="0" distL="0" distR="0" wp14:anchorId="05FF50D7" wp14:editId="4D7115CA">
                  <wp:extent cx="2725200" cy="547311"/>
                  <wp:effectExtent l="0" t="0" r="0" b="5715"/>
                  <wp:docPr id="5" name="Picture 5" descr="Image result for tmr queenslan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tmr queensland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25200" cy="547311"/>
                          </a:xfrm>
                          <a:prstGeom prst="rect">
                            <a:avLst/>
                          </a:prstGeom>
                          <a:noFill/>
                          <a:ln>
                            <a:noFill/>
                          </a:ln>
                        </pic:spPr>
                      </pic:pic>
                    </a:graphicData>
                  </a:graphic>
                </wp:inline>
              </w:drawing>
            </w:r>
          </w:p>
        </w:tc>
      </w:tr>
      <w:tr w:rsidR="005F378E" w:rsidRPr="007C2B95" w14:paraId="2798AADF" w14:textId="77777777" w:rsidTr="00603E25">
        <w:trPr>
          <w:trHeight w:val="912"/>
        </w:trPr>
        <w:tc>
          <w:tcPr>
            <w:tcW w:w="7088" w:type="dxa"/>
            <w:tcBorders>
              <w:top w:val="single" w:sz="18" w:space="0" w:color="0A2F41" w:themeColor="accent1" w:themeShade="80"/>
            </w:tcBorders>
          </w:tcPr>
          <w:p w14:paraId="7D0FFC2A" w14:textId="77777777" w:rsidR="005F378E" w:rsidRPr="007C2B95" w:rsidRDefault="005F378E" w:rsidP="005F378E">
            <w:pPr>
              <w:pStyle w:val="Subtitle"/>
              <w:spacing w:line="276" w:lineRule="auto"/>
              <w:rPr>
                <w:rFonts w:ascii="Times New Roman" w:hAnsi="Times New Roman" w:cs="Times New Roman"/>
                <w:b/>
                <w:bCs/>
                <w:i/>
                <w:iCs/>
                <w:color w:val="000000" w:themeColor="text1"/>
                <w:sz w:val="24"/>
                <w:lang w:val="en-AU"/>
              </w:rPr>
            </w:pPr>
            <w:r w:rsidRPr="007C2B95">
              <w:rPr>
                <w:rFonts w:ascii="Times New Roman" w:hAnsi="Times New Roman" w:cs="Times New Roman"/>
                <w:b/>
                <w:bCs/>
                <w:i/>
                <w:iCs/>
                <w:color w:val="000000" w:themeColor="text1"/>
                <w:sz w:val="24"/>
                <w:lang w:val="en-AU"/>
              </w:rPr>
              <w:t>Prepared By:</w:t>
            </w:r>
          </w:p>
          <w:p w14:paraId="6949E58B" w14:textId="1CBB4880" w:rsidR="005F378E" w:rsidRPr="007C2B95" w:rsidRDefault="005F378E" w:rsidP="005F378E">
            <w:pPr>
              <w:spacing w:before="60" w:line="276" w:lineRule="auto"/>
              <w:ind w:right="315"/>
              <w:rPr>
                <w:rFonts w:ascii="Times New Roman" w:eastAsia="Times New Roman" w:hAnsi="Times New Roman" w:cs="Times New Roman"/>
                <w:b/>
                <w:bCs/>
                <w:i/>
                <w:color w:val="000000"/>
                <w:sz w:val="20"/>
                <w:szCs w:val="20"/>
                <w:shd w:val="clear" w:color="auto" w:fill="FFFFFF"/>
                <w:lang w:val="en-AU" w:eastAsia="en-GB"/>
              </w:rPr>
            </w:pPr>
            <w:r w:rsidRPr="007C2B95">
              <w:rPr>
                <w:rFonts w:ascii="Times New Roman" w:eastAsia="Times New Roman" w:hAnsi="Times New Roman" w:cs="Times New Roman"/>
                <w:b/>
                <w:bCs/>
                <w:i/>
                <w:color w:val="000000"/>
                <w:sz w:val="20"/>
                <w:szCs w:val="20"/>
                <w:shd w:val="clear" w:color="auto" w:fill="FFFFFF"/>
                <w:lang w:val="en-AU" w:eastAsia="en-GB"/>
              </w:rPr>
              <w:t>Alexander Paz Ph.D., FIEAust., CPEng, NER., RPEQ, P.E. </w:t>
            </w:r>
          </w:p>
          <w:p w14:paraId="52F8034D" w14:textId="77777777" w:rsidR="005F378E" w:rsidRPr="007C2B95" w:rsidRDefault="005F378E" w:rsidP="005F378E">
            <w:pPr>
              <w:spacing w:line="276" w:lineRule="auto"/>
              <w:ind w:right="1305"/>
              <w:rPr>
                <w:rFonts w:ascii="Times New Roman" w:eastAsia="Times New Roman" w:hAnsi="Times New Roman" w:cs="Times New Roman"/>
                <w:i/>
                <w:color w:val="000000"/>
                <w:sz w:val="20"/>
                <w:szCs w:val="20"/>
                <w:shd w:val="clear" w:color="auto" w:fill="FFFFFF"/>
                <w:lang w:val="en-AU" w:eastAsia="en-GB"/>
              </w:rPr>
            </w:pPr>
            <w:r w:rsidRPr="007C2B95">
              <w:rPr>
                <w:rFonts w:ascii="Times New Roman" w:eastAsia="Times New Roman" w:hAnsi="Times New Roman" w:cs="Times New Roman"/>
                <w:i/>
                <w:color w:val="000000"/>
                <w:sz w:val="20"/>
                <w:szCs w:val="20"/>
                <w:shd w:val="clear" w:color="auto" w:fill="FFFFFF"/>
                <w:lang w:val="en-AU" w:eastAsia="en-GB"/>
              </w:rPr>
              <w:t>Professor and Transport Main Roads Chair</w:t>
            </w:r>
          </w:p>
          <w:p w14:paraId="0FA379D7" w14:textId="77777777" w:rsidR="005F378E" w:rsidRPr="00D17F66" w:rsidRDefault="005F378E" w:rsidP="005F378E">
            <w:pPr>
              <w:spacing w:line="276" w:lineRule="auto"/>
              <w:ind w:right="1305"/>
              <w:rPr>
                <w:rFonts w:ascii="Times New Roman" w:eastAsia="Times New Roman" w:hAnsi="Times New Roman" w:cs="Times New Roman"/>
                <w:b/>
                <w:i/>
                <w:color w:val="000000"/>
                <w:sz w:val="20"/>
                <w:szCs w:val="20"/>
                <w:shd w:val="clear" w:color="auto" w:fill="FFFFFF"/>
                <w:lang w:val="de-DE" w:eastAsia="en-GB"/>
              </w:rPr>
            </w:pPr>
            <w:r w:rsidRPr="00D17F66">
              <w:rPr>
                <w:rFonts w:ascii="Times New Roman" w:eastAsia="Times New Roman" w:hAnsi="Times New Roman" w:cs="Times New Roman"/>
                <w:i/>
                <w:color w:val="000000"/>
                <w:sz w:val="20"/>
                <w:szCs w:val="20"/>
                <w:shd w:val="clear" w:color="auto" w:fill="FFFFFF"/>
                <w:lang w:val="de-DE" w:eastAsia="en-GB"/>
              </w:rPr>
              <w:t>E mail:</w:t>
            </w:r>
            <w:r w:rsidRPr="00D17F66">
              <w:rPr>
                <w:rFonts w:ascii="Times New Roman" w:eastAsia="Times New Roman" w:hAnsi="Times New Roman" w:cs="Times New Roman"/>
                <w:b/>
                <w:i/>
                <w:color w:val="000000"/>
                <w:sz w:val="20"/>
                <w:szCs w:val="20"/>
                <w:shd w:val="clear" w:color="auto" w:fill="FFFFFF"/>
                <w:lang w:val="de-DE" w:eastAsia="en-GB"/>
              </w:rPr>
              <w:t xml:space="preserve"> </w:t>
            </w:r>
            <w:hyperlink r:id="rId8" w:history="1">
              <w:r w:rsidRPr="00D17F66">
                <w:rPr>
                  <w:rStyle w:val="Hyperlink"/>
                  <w:rFonts w:ascii="Times New Roman" w:eastAsia="Times New Roman" w:hAnsi="Times New Roman" w:cs="Times New Roman"/>
                  <w:b/>
                  <w:i/>
                  <w:sz w:val="20"/>
                  <w:szCs w:val="20"/>
                  <w:shd w:val="clear" w:color="auto" w:fill="FFFFFF"/>
                  <w:lang w:val="de-DE" w:eastAsia="en-GB"/>
                </w:rPr>
                <w:t>alexander.paz@qut.edu.au</w:t>
              </w:r>
            </w:hyperlink>
          </w:p>
          <w:p w14:paraId="0D85F0EB" w14:textId="77777777" w:rsidR="005F378E" w:rsidRPr="00D17F66" w:rsidRDefault="005F378E" w:rsidP="005F378E">
            <w:pPr>
              <w:spacing w:line="276" w:lineRule="auto"/>
              <w:ind w:right="1305"/>
              <w:rPr>
                <w:rFonts w:ascii="Times New Roman" w:eastAsia="Times New Roman" w:hAnsi="Times New Roman" w:cs="Times New Roman"/>
                <w:b/>
                <w:i/>
                <w:color w:val="000000"/>
                <w:sz w:val="20"/>
                <w:szCs w:val="20"/>
                <w:shd w:val="clear" w:color="auto" w:fill="FFFFFF"/>
                <w:lang w:val="de-DE" w:eastAsia="en-GB"/>
              </w:rPr>
            </w:pPr>
          </w:p>
          <w:p w14:paraId="6678299B" w14:textId="77777777" w:rsidR="005F378E" w:rsidRPr="007C2B95" w:rsidRDefault="005F378E" w:rsidP="005F378E">
            <w:pPr>
              <w:spacing w:line="276" w:lineRule="auto"/>
              <w:ind w:right="1305"/>
              <w:rPr>
                <w:rFonts w:ascii="Times New Roman" w:eastAsia="Times New Roman" w:hAnsi="Times New Roman" w:cs="Times New Roman"/>
                <w:b/>
                <w:i/>
                <w:color w:val="000000"/>
                <w:sz w:val="20"/>
                <w:szCs w:val="20"/>
                <w:shd w:val="clear" w:color="auto" w:fill="FFFFFF"/>
                <w:lang w:val="en-AU" w:eastAsia="en-GB"/>
              </w:rPr>
            </w:pPr>
            <w:r w:rsidRPr="007C2B95">
              <w:rPr>
                <w:rFonts w:ascii="Times New Roman" w:eastAsia="Times New Roman" w:hAnsi="Times New Roman" w:cs="Times New Roman"/>
                <w:b/>
                <w:i/>
                <w:color w:val="000000"/>
                <w:sz w:val="20"/>
                <w:szCs w:val="20"/>
                <w:shd w:val="clear" w:color="auto" w:fill="FFFFFF"/>
                <w:lang w:val="en-AU" w:eastAsia="en-GB"/>
              </w:rPr>
              <w:t>Zeke Ahern, Ph.D.</w:t>
            </w:r>
          </w:p>
          <w:p w14:paraId="1C4ADB8A" w14:textId="1141BD69" w:rsidR="005F378E" w:rsidRPr="007C2B95" w:rsidRDefault="005F378E" w:rsidP="00EF5215">
            <w:pPr>
              <w:spacing w:line="276" w:lineRule="auto"/>
              <w:ind w:right="1305"/>
              <w:rPr>
                <w:rFonts w:ascii="Times New Roman" w:eastAsia="Times New Roman" w:hAnsi="Times New Roman" w:cs="Times New Roman"/>
                <w:i/>
                <w:color w:val="000000"/>
                <w:sz w:val="20"/>
                <w:szCs w:val="20"/>
                <w:shd w:val="clear" w:color="auto" w:fill="FFFFFF"/>
                <w:lang w:val="en-AU" w:eastAsia="en-GB"/>
              </w:rPr>
            </w:pPr>
            <w:r w:rsidRPr="007C2B95">
              <w:rPr>
                <w:rFonts w:ascii="Times New Roman" w:eastAsia="Times New Roman" w:hAnsi="Times New Roman" w:cs="Times New Roman"/>
                <w:i/>
                <w:color w:val="000000"/>
                <w:sz w:val="20"/>
                <w:szCs w:val="20"/>
                <w:shd w:val="clear" w:color="auto" w:fill="FFFFFF"/>
                <w:lang w:val="en-AU" w:eastAsia="en-GB"/>
              </w:rPr>
              <w:t xml:space="preserve">QUT </w:t>
            </w:r>
            <w:r w:rsidR="00986D51" w:rsidRPr="007C2B95">
              <w:rPr>
                <w:rFonts w:ascii="Times New Roman" w:eastAsia="Times New Roman" w:hAnsi="Times New Roman" w:cs="Times New Roman"/>
                <w:i/>
                <w:color w:val="000000"/>
                <w:sz w:val="20"/>
                <w:szCs w:val="20"/>
                <w:shd w:val="clear" w:color="auto" w:fill="FFFFFF"/>
                <w:lang w:val="en-AU" w:eastAsia="en-GB"/>
              </w:rPr>
              <w:t>Postdoctoral</w:t>
            </w:r>
            <w:r w:rsidRPr="007C2B95">
              <w:rPr>
                <w:rFonts w:ascii="Times New Roman" w:eastAsia="Times New Roman" w:hAnsi="Times New Roman" w:cs="Times New Roman"/>
                <w:i/>
                <w:color w:val="000000"/>
                <w:sz w:val="20"/>
                <w:szCs w:val="20"/>
                <w:shd w:val="clear" w:color="auto" w:fill="FFFFFF"/>
                <w:lang w:val="en-AU" w:eastAsia="en-GB"/>
              </w:rPr>
              <w:t xml:space="preserve"> </w:t>
            </w:r>
            <w:r w:rsidR="00986D51" w:rsidRPr="007C2B95">
              <w:rPr>
                <w:rFonts w:ascii="Times New Roman" w:eastAsia="Times New Roman" w:hAnsi="Times New Roman" w:cs="Times New Roman"/>
                <w:i/>
                <w:color w:val="000000"/>
                <w:sz w:val="20"/>
                <w:szCs w:val="20"/>
                <w:shd w:val="clear" w:color="auto" w:fill="FFFFFF"/>
                <w:lang w:val="en-AU" w:eastAsia="en-GB"/>
              </w:rPr>
              <w:t>Research</w:t>
            </w:r>
            <w:r w:rsidRPr="007C2B95">
              <w:rPr>
                <w:rFonts w:ascii="Times New Roman" w:eastAsia="Times New Roman" w:hAnsi="Times New Roman" w:cs="Times New Roman"/>
                <w:i/>
                <w:color w:val="000000"/>
                <w:sz w:val="20"/>
                <w:szCs w:val="20"/>
                <w:shd w:val="clear" w:color="auto" w:fill="FFFFFF"/>
                <w:lang w:val="en-AU" w:eastAsia="en-GB"/>
              </w:rPr>
              <w:t xml:space="preserve"> Fellow </w:t>
            </w:r>
          </w:p>
          <w:p w14:paraId="47152202" w14:textId="04F6CC91" w:rsidR="00986D51" w:rsidRPr="007C2B95" w:rsidRDefault="00986D51" w:rsidP="00EF5215">
            <w:pPr>
              <w:spacing w:line="276" w:lineRule="auto"/>
              <w:ind w:right="1305"/>
              <w:rPr>
                <w:rFonts w:ascii="Times New Roman" w:eastAsia="Times New Roman" w:hAnsi="Times New Roman" w:cs="Times New Roman"/>
                <w:i/>
                <w:color w:val="000000"/>
                <w:sz w:val="20"/>
                <w:szCs w:val="20"/>
                <w:shd w:val="clear" w:color="auto" w:fill="FFFFFF"/>
                <w:lang w:val="en-AU" w:eastAsia="en-GB"/>
              </w:rPr>
            </w:pPr>
          </w:p>
        </w:tc>
        <w:tc>
          <w:tcPr>
            <w:tcW w:w="5521" w:type="dxa"/>
            <w:tcBorders>
              <w:top w:val="single" w:sz="18" w:space="0" w:color="0A2F41" w:themeColor="accent1" w:themeShade="80"/>
            </w:tcBorders>
            <w:vAlign w:val="bottom"/>
          </w:tcPr>
          <w:p w14:paraId="10C66EE3" w14:textId="735ED313" w:rsidR="005F378E" w:rsidRPr="007C2B95" w:rsidRDefault="005F378E" w:rsidP="00A04DFB">
            <w:pPr>
              <w:spacing w:line="276" w:lineRule="auto"/>
              <w:ind w:left="-80" w:right="602"/>
              <w:rPr>
                <w:color w:val="000000" w:themeColor="text1"/>
                <w:lang w:val="en-AU" w:eastAsia="en-AU"/>
              </w:rPr>
            </w:pPr>
            <w:r w:rsidRPr="007C2B95">
              <w:rPr>
                <w:noProof/>
                <w:color w:val="000000" w:themeColor="text1"/>
                <w:lang w:val="en-AU" w:eastAsia="en-AU"/>
              </w:rPr>
              <w:drawing>
                <wp:inline distT="0" distB="0" distL="0" distR="0" wp14:anchorId="17D47684" wp14:editId="4CD36E1C">
                  <wp:extent cx="2724756" cy="801858"/>
                  <wp:effectExtent l="0" t="0" r="0"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Picture 4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8222" cy="864678"/>
                          </a:xfrm>
                          <a:prstGeom prst="rect">
                            <a:avLst/>
                          </a:prstGeom>
                          <a:noFill/>
                        </pic:spPr>
                      </pic:pic>
                    </a:graphicData>
                  </a:graphic>
                </wp:inline>
              </w:drawing>
            </w:r>
          </w:p>
        </w:tc>
      </w:tr>
    </w:tbl>
    <w:p w14:paraId="05DEC395" w14:textId="77777777" w:rsidR="00F72141" w:rsidRPr="00D17F66" w:rsidRDefault="00986D51" w:rsidP="005B20CE">
      <w:pPr>
        <w:spacing w:after="0" w:line="240" w:lineRule="auto"/>
        <w:ind w:left="-992" w:right="1304"/>
        <w:rPr>
          <w:rFonts w:ascii="Times New Roman" w:eastAsia="Times New Roman" w:hAnsi="Times New Roman" w:cs="Times New Roman"/>
          <w:b/>
          <w:i/>
          <w:color w:val="000000"/>
          <w:kern w:val="0"/>
          <w:sz w:val="20"/>
          <w:szCs w:val="20"/>
          <w:shd w:val="clear" w:color="auto" w:fill="FFFFFF"/>
          <w:lang w:val="es-ES" w:eastAsia="en-GB"/>
          <w14:ligatures w14:val="none"/>
        </w:rPr>
      </w:pPr>
      <w:r w:rsidRPr="00D17F66">
        <w:rPr>
          <w:rFonts w:ascii="Times New Roman" w:eastAsia="Times New Roman" w:hAnsi="Times New Roman" w:cs="Times New Roman"/>
          <w:b/>
          <w:i/>
          <w:color w:val="000000"/>
          <w:kern w:val="0"/>
          <w:sz w:val="20"/>
          <w:szCs w:val="20"/>
          <w:shd w:val="clear" w:color="auto" w:fill="FFFFFF"/>
          <w:lang w:val="es-ES" w:eastAsia="en-GB"/>
          <w14:ligatures w14:val="none"/>
        </w:rPr>
        <w:t>Gonzalo Andrés Ríos Vásquez</w:t>
      </w:r>
      <w:r w:rsidR="00DB6D8A" w:rsidRPr="00D17F66">
        <w:rPr>
          <w:rFonts w:ascii="Times New Roman" w:eastAsia="Times New Roman" w:hAnsi="Times New Roman" w:cs="Times New Roman"/>
          <w:b/>
          <w:i/>
          <w:color w:val="000000"/>
          <w:kern w:val="0"/>
          <w:sz w:val="20"/>
          <w:szCs w:val="20"/>
          <w:shd w:val="clear" w:color="auto" w:fill="FFFFFF"/>
          <w:lang w:val="es-ES" w:eastAsia="en-GB"/>
          <w14:ligatures w14:val="none"/>
        </w:rPr>
        <w:t xml:space="preserve"> </w:t>
      </w:r>
    </w:p>
    <w:p w14:paraId="0490BC54" w14:textId="7ED67F4E" w:rsidR="00986D51" w:rsidRPr="00D17F66" w:rsidRDefault="00986D51" w:rsidP="005B20CE">
      <w:pPr>
        <w:spacing w:after="0" w:line="240" w:lineRule="auto"/>
        <w:ind w:left="-992" w:right="1304"/>
        <w:rPr>
          <w:rFonts w:ascii="Times New Roman" w:eastAsia="Times New Roman" w:hAnsi="Times New Roman" w:cs="Times New Roman"/>
          <w:i/>
          <w:color w:val="000000"/>
          <w:kern w:val="0"/>
          <w:sz w:val="20"/>
          <w:szCs w:val="20"/>
          <w:shd w:val="clear" w:color="auto" w:fill="FFFFFF"/>
          <w:lang w:val="es-ES" w:eastAsia="en-GB"/>
          <w14:ligatures w14:val="none"/>
        </w:rPr>
      </w:pPr>
      <w:r w:rsidRPr="00D17F66">
        <w:rPr>
          <w:rFonts w:ascii="Times New Roman" w:eastAsia="Times New Roman" w:hAnsi="Times New Roman" w:cs="Times New Roman"/>
          <w:i/>
          <w:color w:val="000000"/>
          <w:kern w:val="0"/>
          <w:sz w:val="20"/>
          <w:szCs w:val="20"/>
          <w:shd w:val="clear" w:color="auto" w:fill="FFFFFF"/>
          <w:lang w:val="es-ES" w:eastAsia="en-GB"/>
          <w14:ligatures w14:val="none"/>
        </w:rPr>
        <w:t xml:space="preserve">PhD Student </w:t>
      </w:r>
    </w:p>
    <w:p w14:paraId="6FDFA5FE" w14:textId="77777777" w:rsidR="00986D51" w:rsidRPr="00D17F66" w:rsidRDefault="00986D51" w:rsidP="005F378E">
      <w:pPr>
        <w:rPr>
          <w:lang w:val="es-ES"/>
        </w:rPr>
      </w:pPr>
    </w:p>
    <w:p w14:paraId="172A45FF" w14:textId="77777777" w:rsidR="00C97E54" w:rsidRPr="00D17F66" w:rsidRDefault="00C97E54" w:rsidP="00986D51">
      <w:pPr>
        <w:ind w:left="-993"/>
        <w:rPr>
          <w:lang w:val="es-ES"/>
        </w:rPr>
      </w:pPr>
    </w:p>
    <w:p w14:paraId="7D5F72F0" w14:textId="77777777" w:rsidR="00986D51" w:rsidRPr="00D17F66" w:rsidRDefault="00986D51" w:rsidP="00986D51">
      <w:pPr>
        <w:ind w:left="-993"/>
        <w:rPr>
          <w:lang w:val="es-ES"/>
        </w:rPr>
        <w:sectPr w:rsidR="00986D51" w:rsidRPr="00D17F66" w:rsidSect="00453502">
          <w:pgSz w:w="11906" w:h="16838"/>
          <w:pgMar w:top="1440" w:right="1440" w:bottom="1440" w:left="1440" w:header="709" w:footer="709" w:gutter="0"/>
          <w:cols w:space="708"/>
          <w:docGrid w:linePitch="360"/>
        </w:sectPr>
      </w:pPr>
    </w:p>
    <w:p w14:paraId="3E414747" w14:textId="05D7EA51" w:rsidR="00C97E54" w:rsidRPr="007C2B95" w:rsidRDefault="00C97E54" w:rsidP="00321566">
      <w:pPr>
        <w:rPr>
          <w:b/>
          <w:bCs/>
          <w:color w:val="002060"/>
          <w:sz w:val="28"/>
          <w:szCs w:val="28"/>
          <w:lang w:val="en-AU"/>
        </w:rPr>
      </w:pPr>
      <w:r w:rsidRPr="00D17F66">
        <w:rPr>
          <w:b/>
          <w:bCs/>
          <w:color w:val="002060"/>
          <w:sz w:val="28"/>
          <w:szCs w:val="28"/>
          <w:lang w:val="es-ES"/>
        </w:rPr>
        <w:lastRenderedPageBreak/>
        <w:t xml:space="preserve"> </w:t>
      </w:r>
      <w:r w:rsidRPr="007C2B95">
        <w:rPr>
          <w:b/>
          <w:bCs/>
          <w:color w:val="002060"/>
          <w:sz w:val="28"/>
          <w:szCs w:val="28"/>
          <w:lang w:val="en-AU"/>
        </w:rPr>
        <w:t xml:space="preserve">Table of Contents </w:t>
      </w:r>
    </w:p>
    <w:p w14:paraId="5D661E80" w14:textId="6BC97FC9" w:rsidR="009305B6" w:rsidRPr="007C2B95" w:rsidRDefault="00C97E54">
      <w:pPr>
        <w:pStyle w:val="TOC1"/>
        <w:tabs>
          <w:tab w:val="left" w:pos="480"/>
          <w:tab w:val="right" w:leader="dot" w:pos="9016"/>
        </w:tabs>
        <w:rPr>
          <w:rFonts w:eastAsiaTheme="minorEastAsia"/>
          <w:noProof/>
          <w:lang w:val="en-AU" w:eastAsia="es-CL"/>
        </w:rPr>
      </w:pPr>
      <w:r w:rsidRPr="007C2B95">
        <w:rPr>
          <w:kern w:val="0"/>
          <w:sz w:val="22"/>
          <w:szCs w:val="22"/>
          <w:lang w:val="en-AU"/>
          <w14:ligatures w14:val="none"/>
        </w:rPr>
        <w:fldChar w:fldCharType="begin"/>
      </w:r>
      <w:r w:rsidRPr="007C2B95">
        <w:rPr>
          <w:kern w:val="0"/>
          <w:sz w:val="22"/>
          <w:szCs w:val="22"/>
          <w:lang w:val="en-AU"/>
          <w14:ligatures w14:val="none"/>
        </w:rPr>
        <w:instrText xml:space="preserve"> </w:instrText>
      </w:r>
      <w:r w:rsidRPr="007C2B95">
        <w:rPr>
          <w:lang w:val="en-AU"/>
        </w:rPr>
        <w:instrText xml:space="preserve">TOC </w:instrText>
      </w:r>
      <w:r w:rsidRPr="007C2B95">
        <w:rPr>
          <w:kern w:val="0"/>
          <w:sz w:val="22"/>
          <w:szCs w:val="22"/>
          <w:lang w:val="en-AU"/>
          <w14:ligatures w14:val="none"/>
        </w:rPr>
        <w:instrText xml:space="preserve">\o "1-3" \h \z \u </w:instrText>
      </w:r>
      <w:r w:rsidRPr="007C2B95">
        <w:rPr>
          <w:lang w:val="en-AU"/>
        </w:rPr>
        <w:fldChar w:fldCharType="separate"/>
      </w:r>
      <w:hyperlink w:anchor="_Toc219707226" w:history="1">
        <w:r w:rsidR="009305B6" w:rsidRPr="007C2B95">
          <w:rPr>
            <w:rStyle w:val="Hyperlink"/>
            <w:noProof/>
            <w:lang w:val="en-AU"/>
          </w:rPr>
          <w:t>1.</w:t>
        </w:r>
        <w:r w:rsidR="009305B6" w:rsidRPr="007C2B95">
          <w:rPr>
            <w:rFonts w:eastAsiaTheme="minorEastAsia"/>
            <w:noProof/>
            <w:lang w:val="en-AU" w:eastAsia="es-CL"/>
          </w:rPr>
          <w:tab/>
        </w:r>
        <w:r w:rsidR="009305B6" w:rsidRPr="007C2B95">
          <w:rPr>
            <w:rStyle w:val="Hyperlink"/>
            <w:noProof/>
            <w:lang w:val="en-AU"/>
          </w:rPr>
          <w:t>Introduction</w:t>
        </w:r>
        <w:r w:rsidR="009305B6" w:rsidRPr="007C2B95">
          <w:rPr>
            <w:noProof/>
            <w:webHidden/>
            <w:lang w:val="en-AU"/>
          </w:rPr>
          <w:tab/>
        </w:r>
        <w:r w:rsidR="009305B6" w:rsidRPr="007C2B95">
          <w:rPr>
            <w:noProof/>
            <w:webHidden/>
            <w:lang w:val="en-AU"/>
          </w:rPr>
          <w:fldChar w:fldCharType="begin"/>
        </w:r>
        <w:r w:rsidR="009305B6" w:rsidRPr="007C2B95">
          <w:rPr>
            <w:noProof/>
            <w:webHidden/>
            <w:lang w:val="en-AU"/>
          </w:rPr>
          <w:instrText xml:space="preserve"> PAGEREF _Toc219707226 \h </w:instrText>
        </w:r>
        <w:r w:rsidR="009305B6" w:rsidRPr="007C2B95">
          <w:rPr>
            <w:noProof/>
            <w:webHidden/>
            <w:lang w:val="en-AU"/>
          </w:rPr>
        </w:r>
        <w:r w:rsidR="009305B6" w:rsidRPr="007C2B95">
          <w:rPr>
            <w:noProof/>
            <w:webHidden/>
            <w:lang w:val="en-AU"/>
          </w:rPr>
          <w:fldChar w:fldCharType="separate"/>
        </w:r>
        <w:r w:rsidR="001217F7" w:rsidRPr="007C2B95">
          <w:rPr>
            <w:noProof/>
            <w:webHidden/>
            <w:lang w:val="en-AU"/>
          </w:rPr>
          <w:t>4</w:t>
        </w:r>
        <w:r w:rsidR="009305B6" w:rsidRPr="007C2B95">
          <w:rPr>
            <w:noProof/>
            <w:webHidden/>
            <w:lang w:val="en-AU"/>
          </w:rPr>
          <w:fldChar w:fldCharType="end"/>
        </w:r>
      </w:hyperlink>
    </w:p>
    <w:p w14:paraId="31ACFC80" w14:textId="57B48BCD" w:rsidR="009305B6" w:rsidRPr="007C2B95" w:rsidRDefault="009305B6">
      <w:pPr>
        <w:pStyle w:val="TOC1"/>
        <w:tabs>
          <w:tab w:val="left" w:pos="480"/>
          <w:tab w:val="right" w:leader="dot" w:pos="9016"/>
        </w:tabs>
        <w:rPr>
          <w:rFonts w:eastAsiaTheme="minorEastAsia"/>
          <w:noProof/>
          <w:lang w:val="en-AU" w:eastAsia="es-CL"/>
        </w:rPr>
      </w:pPr>
      <w:hyperlink w:anchor="_Toc219707227" w:history="1">
        <w:r w:rsidRPr="007C2B95">
          <w:rPr>
            <w:rStyle w:val="Hyperlink"/>
            <w:noProof/>
            <w:lang w:val="en-AU"/>
          </w:rPr>
          <w:t>2.</w:t>
        </w:r>
        <w:r w:rsidRPr="007C2B95">
          <w:rPr>
            <w:rFonts w:eastAsiaTheme="minorEastAsia"/>
            <w:noProof/>
            <w:lang w:val="en-AU" w:eastAsia="es-CL"/>
          </w:rPr>
          <w:tab/>
        </w:r>
        <w:r w:rsidRPr="007C2B95">
          <w:rPr>
            <w:rStyle w:val="Hyperlink"/>
            <w:noProof/>
            <w:lang w:val="en-AU"/>
          </w:rPr>
          <w:t>Study design and mechanism to control for confounding factors</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_Toc219707227 \h </w:instrText>
        </w:r>
        <w:r w:rsidRPr="007C2B95">
          <w:rPr>
            <w:noProof/>
            <w:webHidden/>
            <w:lang w:val="en-AU"/>
          </w:rPr>
        </w:r>
        <w:r w:rsidRPr="007C2B95">
          <w:rPr>
            <w:noProof/>
            <w:webHidden/>
            <w:lang w:val="en-AU"/>
          </w:rPr>
          <w:fldChar w:fldCharType="separate"/>
        </w:r>
        <w:r w:rsidR="001217F7" w:rsidRPr="007C2B95">
          <w:rPr>
            <w:noProof/>
            <w:webHidden/>
            <w:lang w:val="en-AU"/>
          </w:rPr>
          <w:t>4</w:t>
        </w:r>
        <w:r w:rsidRPr="007C2B95">
          <w:rPr>
            <w:noProof/>
            <w:webHidden/>
            <w:lang w:val="en-AU"/>
          </w:rPr>
          <w:fldChar w:fldCharType="end"/>
        </w:r>
      </w:hyperlink>
    </w:p>
    <w:p w14:paraId="545F98D5" w14:textId="5DA168ED" w:rsidR="009305B6" w:rsidRPr="007C2B95" w:rsidRDefault="009305B6">
      <w:pPr>
        <w:pStyle w:val="TOC2"/>
        <w:tabs>
          <w:tab w:val="left" w:pos="960"/>
          <w:tab w:val="right" w:leader="dot" w:pos="9016"/>
        </w:tabs>
        <w:rPr>
          <w:rFonts w:eastAsiaTheme="minorEastAsia"/>
          <w:noProof/>
          <w:lang w:val="en-AU" w:eastAsia="es-CL"/>
        </w:rPr>
      </w:pPr>
      <w:hyperlink w:anchor="_Toc219707228" w:history="1">
        <w:r w:rsidRPr="007C2B95">
          <w:rPr>
            <w:rStyle w:val="Hyperlink"/>
            <w:noProof/>
            <w:lang w:val="en-AU"/>
          </w:rPr>
          <w:t>2.1.</w:t>
        </w:r>
        <w:r w:rsidRPr="007C2B95">
          <w:rPr>
            <w:rFonts w:eastAsiaTheme="minorEastAsia"/>
            <w:noProof/>
            <w:lang w:val="en-AU" w:eastAsia="es-CL"/>
          </w:rPr>
          <w:tab/>
        </w:r>
        <w:r w:rsidRPr="007C2B95">
          <w:rPr>
            <w:rStyle w:val="Hyperlink"/>
            <w:noProof/>
            <w:lang w:val="en-AU"/>
          </w:rPr>
          <w:t>Observational before and after studies</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_Toc219707228 \h </w:instrText>
        </w:r>
        <w:r w:rsidRPr="007C2B95">
          <w:rPr>
            <w:noProof/>
            <w:webHidden/>
            <w:lang w:val="en-AU"/>
          </w:rPr>
        </w:r>
        <w:r w:rsidRPr="007C2B95">
          <w:rPr>
            <w:noProof/>
            <w:webHidden/>
            <w:lang w:val="en-AU"/>
          </w:rPr>
          <w:fldChar w:fldCharType="separate"/>
        </w:r>
        <w:r w:rsidR="001217F7" w:rsidRPr="007C2B95">
          <w:rPr>
            <w:noProof/>
            <w:webHidden/>
            <w:lang w:val="en-AU"/>
          </w:rPr>
          <w:t>5</w:t>
        </w:r>
        <w:r w:rsidRPr="007C2B95">
          <w:rPr>
            <w:noProof/>
            <w:webHidden/>
            <w:lang w:val="en-AU"/>
          </w:rPr>
          <w:fldChar w:fldCharType="end"/>
        </w:r>
      </w:hyperlink>
    </w:p>
    <w:p w14:paraId="72771784" w14:textId="23DC0749" w:rsidR="009305B6" w:rsidRPr="007C2B95" w:rsidRDefault="009305B6">
      <w:pPr>
        <w:pStyle w:val="TOC2"/>
        <w:tabs>
          <w:tab w:val="left" w:pos="960"/>
          <w:tab w:val="right" w:leader="dot" w:pos="9016"/>
        </w:tabs>
        <w:rPr>
          <w:rFonts w:eastAsiaTheme="minorEastAsia"/>
          <w:noProof/>
          <w:lang w:val="en-AU" w:eastAsia="es-CL"/>
        </w:rPr>
      </w:pPr>
      <w:hyperlink w:anchor="_Toc219707229" w:history="1">
        <w:r w:rsidRPr="007C2B95">
          <w:rPr>
            <w:rStyle w:val="Hyperlink"/>
            <w:noProof/>
            <w:lang w:val="en-AU"/>
          </w:rPr>
          <w:t>2.2.</w:t>
        </w:r>
        <w:r w:rsidRPr="007C2B95">
          <w:rPr>
            <w:rFonts w:eastAsiaTheme="minorEastAsia"/>
            <w:noProof/>
            <w:lang w:val="en-AU" w:eastAsia="es-CL"/>
          </w:rPr>
          <w:tab/>
        </w:r>
        <w:r w:rsidRPr="007C2B95">
          <w:rPr>
            <w:rStyle w:val="Hyperlink"/>
            <w:noProof/>
            <w:lang w:val="en-AU"/>
          </w:rPr>
          <w:t>Comparison group method</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_Toc219707229 \h </w:instrText>
        </w:r>
        <w:r w:rsidRPr="007C2B95">
          <w:rPr>
            <w:noProof/>
            <w:webHidden/>
            <w:lang w:val="en-AU"/>
          </w:rPr>
        </w:r>
        <w:r w:rsidRPr="007C2B95">
          <w:rPr>
            <w:noProof/>
            <w:webHidden/>
            <w:lang w:val="en-AU"/>
          </w:rPr>
          <w:fldChar w:fldCharType="separate"/>
        </w:r>
        <w:r w:rsidR="001217F7" w:rsidRPr="007C2B95">
          <w:rPr>
            <w:noProof/>
            <w:webHidden/>
            <w:lang w:val="en-AU"/>
          </w:rPr>
          <w:t>5</w:t>
        </w:r>
        <w:r w:rsidRPr="007C2B95">
          <w:rPr>
            <w:noProof/>
            <w:webHidden/>
            <w:lang w:val="en-AU"/>
          </w:rPr>
          <w:fldChar w:fldCharType="end"/>
        </w:r>
      </w:hyperlink>
    </w:p>
    <w:p w14:paraId="5DCE119F" w14:textId="1F160E61" w:rsidR="009305B6" w:rsidRPr="007C2B95" w:rsidRDefault="009305B6">
      <w:pPr>
        <w:pStyle w:val="TOC2"/>
        <w:tabs>
          <w:tab w:val="left" w:pos="960"/>
          <w:tab w:val="right" w:leader="dot" w:pos="9016"/>
        </w:tabs>
        <w:rPr>
          <w:rFonts w:eastAsiaTheme="minorEastAsia"/>
          <w:noProof/>
          <w:lang w:val="en-AU" w:eastAsia="es-CL"/>
        </w:rPr>
      </w:pPr>
      <w:hyperlink w:anchor="_Toc219707230" w:history="1">
        <w:r w:rsidRPr="007C2B95">
          <w:rPr>
            <w:rStyle w:val="Hyperlink"/>
            <w:noProof/>
            <w:lang w:val="en-AU"/>
          </w:rPr>
          <w:t>2.3.</w:t>
        </w:r>
        <w:r w:rsidRPr="007C2B95">
          <w:rPr>
            <w:rFonts w:eastAsiaTheme="minorEastAsia"/>
            <w:noProof/>
            <w:lang w:val="en-AU" w:eastAsia="es-CL"/>
          </w:rPr>
          <w:tab/>
        </w:r>
        <w:r w:rsidRPr="007C2B95">
          <w:rPr>
            <w:rStyle w:val="Hyperlink"/>
            <w:noProof/>
            <w:lang w:val="en-AU"/>
          </w:rPr>
          <w:t>Yoked comparison method</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_Toc219707230 \h </w:instrText>
        </w:r>
        <w:r w:rsidRPr="007C2B95">
          <w:rPr>
            <w:noProof/>
            <w:webHidden/>
            <w:lang w:val="en-AU"/>
          </w:rPr>
        </w:r>
        <w:r w:rsidRPr="007C2B95">
          <w:rPr>
            <w:noProof/>
            <w:webHidden/>
            <w:lang w:val="en-AU"/>
          </w:rPr>
          <w:fldChar w:fldCharType="separate"/>
        </w:r>
        <w:r w:rsidR="001217F7" w:rsidRPr="007C2B95">
          <w:rPr>
            <w:noProof/>
            <w:webHidden/>
            <w:lang w:val="en-AU"/>
          </w:rPr>
          <w:t>6</w:t>
        </w:r>
        <w:r w:rsidRPr="007C2B95">
          <w:rPr>
            <w:noProof/>
            <w:webHidden/>
            <w:lang w:val="en-AU"/>
          </w:rPr>
          <w:fldChar w:fldCharType="end"/>
        </w:r>
      </w:hyperlink>
    </w:p>
    <w:p w14:paraId="4586E58A" w14:textId="0C350C67" w:rsidR="009305B6" w:rsidRPr="007C2B95" w:rsidRDefault="009305B6">
      <w:pPr>
        <w:pStyle w:val="TOC2"/>
        <w:tabs>
          <w:tab w:val="left" w:pos="960"/>
          <w:tab w:val="right" w:leader="dot" w:pos="9016"/>
        </w:tabs>
        <w:rPr>
          <w:rFonts w:eastAsiaTheme="minorEastAsia"/>
          <w:noProof/>
          <w:lang w:val="en-AU" w:eastAsia="es-CL"/>
        </w:rPr>
      </w:pPr>
      <w:hyperlink w:anchor="_Toc219707231" w:history="1">
        <w:r w:rsidRPr="007C2B95">
          <w:rPr>
            <w:rStyle w:val="Hyperlink"/>
            <w:noProof/>
            <w:lang w:val="en-AU"/>
          </w:rPr>
          <w:t>2.4.</w:t>
        </w:r>
        <w:r w:rsidRPr="007C2B95">
          <w:rPr>
            <w:rFonts w:eastAsiaTheme="minorEastAsia"/>
            <w:noProof/>
            <w:lang w:val="en-AU" w:eastAsia="es-CL"/>
          </w:rPr>
          <w:tab/>
        </w:r>
        <w:r w:rsidRPr="007C2B95">
          <w:rPr>
            <w:rStyle w:val="Hyperlink"/>
            <w:noProof/>
            <w:lang w:val="en-AU"/>
          </w:rPr>
          <w:t>Naïve approach</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_Toc219707231 \h </w:instrText>
        </w:r>
        <w:r w:rsidRPr="007C2B95">
          <w:rPr>
            <w:noProof/>
            <w:webHidden/>
            <w:lang w:val="en-AU"/>
          </w:rPr>
        </w:r>
        <w:r w:rsidRPr="007C2B95">
          <w:rPr>
            <w:noProof/>
            <w:webHidden/>
            <w:lang w:val="en-AU"/>
          </w:rPr>
          <w:fldChar w:fldCharType="separate"/>
        </w:r>
        <w:r w:rsidR="001217F7" w:rsidRPr="007C2B95">
          <w:rPr>
            <w:noProof/>
            <w:webHidden/>
            <w:lang w:val="en-AU"/>
          </w:rPr>
          <w:t>6</w:t>
        </w:r>
        <w:r w:rsidRPr="007C2B95">
          <w:rPr>
            <w:noProof/>
            <w:webHidden/>
            <w:lang w:val="en-AU"/>
          </w:rPr>
          <w:fldChar w:fldCharType="end"/>
        </w:r>
      </w:hyperlink>
    </w:p>
    <w:p w14:paraId="6320C4BC" w14:textId="73CF09E3" w:rsidR="009305B6" w:rsidRPr="007C2B95" w:rsidRDefault="009305B6">
      <w:pPr>
        <w:pStyle w:val="TOC2"/>
        <w:tabs>
          <w:tab w:val="left" w:pos="960"/>
          <w:tab w:val="right" w:leader="dot" w:pos="9016"/>
        </w:tabs>
        <w:rPr>
          <w:rFonts w:eastAsiaTheme="minorEastAsia"/>
          <w:noProof/>
          <w:lang w:val="en-AU" w:eastAsia="es-CL"/>
        </w:rPr>
      </w:pPr>
      <w:hyperlink w:anchor="_Toc219707232" w:history="1">
        <w:r w:rsidRPr="007C2B95">
          <w:rPr>
            <w:rStyle w:val="Hyperlink"/>
            <w:noProof/>
            <w:lang w:val="en-AU"/>
          </w:rPr>
          <w:t>2.5.</w:t>
        </w:r>
        <w:r w:rsidRPr="007C2B95">
          <w:rPr>
            <w:rFonts w:eastAsiaTheme="minorEastAsia"/>
            <w:noProof/>
            <w:lang w:val="en-AU" w:eastAsia="es-CL"/>
          </w:rPr>
          <w:tab/>
        </w:r>
        <w:r w:rsidRPr="007C2B95">
          <w:rPr>
            <w:rStyle w:val="Hyperlink"/>
            <w:noProof/>
            <w:lang w:val="en-AU"/>
          </w:rPr>
          <w:t>Empirical bayes method</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_Toc219707232 \h </w:instrText>
        </w:r>
        <w:r w:rsidRPr="007C2B95">
          <w:rPr>
            <w:noProof/>
            <w:webHidden/>
            <w:lang w:val="en-AU"/>
          </w:rPr>
        </w:r>
        <w:r w:rsidRPr="007C2B95">
          <w:rPr>
            <w:noProof/>
            <w:webHidden/>
            <w:lang w:val="en-AU"/>
          </w:rPr>
          <w:fldChar w:fldCharType="separate"/>
        </w:r>
        <w:r w:rsidR="001217F7" w:rsidRPr="007C2B95">
          <w:rPr>
            <w:noProof/>
            <w:webHidden/>
            <w:lang w:val="en-AU"/>
          </w:rPr>
          <w:t>6</w:t>
        </w:r>
        <w:r w:rsidRPr="007C2B95">
          <w:rPr>
            <w:noProof/>
            <w:webHidden/>
            <w:lang w:val="en-AU"/>
          </w:rPr>
          <w:fldChar w:fldCharType="end"/>
        </w:r>
      </w:hyperlink>
    </w:p>
    <w:p w14:paraId="7B2845D2" w14:textId="589D5970" w:rsidR="009305B6" w:rsidRPr="007C2B95" w:rsidRDefault="009305B6">
      <w:pPr>
        <w:pStyle w:val="TOC2"/>
        <w:tabs>
          <w:tab w:val="left" w:pos="960"/>
          <w:tab w:val="right" w:leader="dot" w:pos="9016"/>
        </w:tabs>
        <w:rPr>
          <w:rFonts w:eastAsiaTheme="minorEastAsia"/>
          <w:noProof/>
          <w:lang w:val="en-AU" w:eastAsia="es-CL"/>
        </w:rPr>
      </w:pPr>
      <w:hyperlink w:anchor="_Toc219707233" w:history="1">
        <w:r w:rsidRPr="007C2B95">
          <w:rPr>
            <w:rStyle w:val="Hyperlink"/>
            <w:noProof/>
            <w:lang w:val="en-AU"/>
          </w:rPr>
          <w:t>2.6.</w:t>
        </w:r>
        <w:r w:rsidRPr="007C2B95">
          <w:rPr>
            <w:rFonts w:eastAsiaTheme="minorEastAsia"/>
            <w:noProof/>
            <w:lang w:val="en-AU" w:eastAsia="es-CL"/>
          </w:rPr>
          <w:tab/>
        </w:r>
        <w:r w:rsidRPr="007C2B95">
          <w:rPr>
            <w:rStyle w:val="Hyperlink"/>
            <w:noProof/>
            <w:lang w:val="en-AU"/>
          </w:rPr>
          <w:t>Full Bayes method</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_Toc219707233 \h </w:instrText>
        </w:r>
        <w:r w:rsidRPr="007C2B95">
          <w:rPr>
            <w:noProof/>
            <w:webHidden/>
            <w:lang w:val="en-AU"/>
          </w:rPr>
        </w:r>
        <w:r w:rsidRPr="007C2B95">
          <w:rPr>
            <w:noProof/>
            <w:webHidden/>
            <w:lang w:val="en-AU"/>
          </w:rPr>
          <w:fldChar w:fldCharType="separate"/>
        </w:r>
        <w:r w:rsidR="001217F7" w:rsidRPr="007C2B95">
          <w:rPr>
            <w:noProof/>
            <w:webHidden/>
            <w:lang w:val="en-AU"/>
          </w:rPr>
          <w:t>7</w:t>
        </w:r>
        <w:r w:rsidRPr="007C2B95">
          <w:rPr>
            <w:noProof/>
            <w:webHidden/>
            <w:lang w:val="en-AU"/>
          </w:rPr>
          <w:fldChar w:fldCharType="end"/>
        </w:r>
      </w:hyperlink>
    </w:p>
    <w:p w14:paraId="530B8E36" w14:textId="573ACD4B" w:rsidR="009305B6" w:rsidRPr="007C2B95" w:rsidRDefault="009305B6">
      <w:pPr>
        <w:pStyle w:val="TOC2"/>
        <w:tabs>
          <w:tab w:val="left" w:pos="960"/>
          <w:tab w:val="right" w:leader="dot" w:pos="9016"/>
        </w:tabs>
        <w:rPr>
          <w:rFonts w:eastAsiaTheme="minorEastAsia"/>
          <w:noProof/>
          <w:lang w:val="en-AU" w:eastAsia="es-CL"/>
        </w:rPr>
      </w:pPr>
      <w:hyperlink w:anchor="_Toc219707234" w:history="1">
        <w:r w:rsidRPr="007C2B95">
          <w:rPr>
            <w:rStyle w:val="Hyperlink"/>
            <w:noProof/>
            <w:lang w:val="en-AU"/>
          </w:rPr>
          <w:t>2.7.</w:t>
        </w:r>
        <w:r w:rsidRPr="007C2B95">
          <w:rPr>
            <w:rFonts w:eastAsiaTheme="minorEastAsia"/>
            <w:noProof/>
            <w:lang w:val="en-AU" w:eastAsia="es-CL"/>
          </w:rPr>
          <w:tab/>
        </w:r>
        <w:r w:rsidRPr="007C2B95">
          <w:rPr>
            <w:rStyle w:val="Hyperlink"/>
            <w:noProof/>
            <w:lang w:val="en-AU"/>
          </w:rPr>
          <w:t>Cross-sectional studies</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_Toc219707234 \h </w:instrText>
        </w:r>
        <w:r w:rsidRPr="007C2B95">
          <w:rPr>
            <w:noProof/>
            <w:webHidden/>
            <w:lang w:val="en-AU"/>
          </w:rPr>
        </w:r>
        <w:r w:rsidRPr="007C2B95">
          <w:rPr>
            <w:noProof/>
            <w:webHidden/>
            <w:lang w:val="en-AU"/>
          </w:rPr>
          <w:fldChar w:fldCharType="separate"/>
        </w:r>
        <w:r w:rsidR="001217F7" w:rsidRPr="007C2B95">
          <w:rPr>
            <w:noProof/>
            <w:webHidden/>
            <w:lang w:val="en-AU"/>
          </w:rPr>
          <w:t>7</w:t>
        </w:r>
        <w:r w:rsidRPr="007C2B95">
          <w:rPr>
            <w:noProof/>
            <w:webHidden/>
            <w:lang w:val="en-AU"/>
          </w:rPr>
          <w:fldChar w:fldCharType="end"/>
        </w:r>
      </w:hyperlink>
    </w:p>
    <w:p w14:paraId="7D5B9072" w14:textId="58B1F303" w:rsidR="009305B6" w:rsidRPr="007C2B95" w:rsidRDefault="009305B6">
      <w:pPr>
        <w:pStyle w:val="TOC1"/>
        <w:tabs>
          <w:tab w:val="left" w:pos="480"/>
          <w:tab w:val="right" w:leader="dot" w:pos="9016"/>
        </w:tabs>
        <w:rPr>
          <w:rFonts w:eastAsiaTheme="minorEastAsia"/>
          <w:noProof/>
          <w:lang w:val="en-AU" w:eastAsia="es-CL"/>
        </w:rPr>
      </w:pPr>
      <w:hyperlink w:anchor="_Toc219707235" w:history="1">
        <w:r w:rsidRPr="007C2B95">
          <w:rPr>
            <w:rStyle w:val="Hyperlink"/>
            <w:noProof/>
            <w:lang w:val="en-AU"/>
          </w:rPr>
          <w:t>3.</w:t>
        </w:r>
        <w:r w:rsidRPr="007C2B95">
          <w:rPr>
            <w:rFonts w:eastAsiaTheme="minorEastAsia"/>
            <w:noProof/>
            <w:lang w:val="en-AU" w:eastAsia="es-CL"/>
          </w:rPr>
          <w:tab/>
        </w:r>
        <w:r w:rsidRPr="007C2B95">
          <w:rPr>
            <w:rStyle w:val="Hyperlink"/>
            <w:noProof/>
            <w:lang w:val="en-AU"/>
          </w:rPr>
          <w:t>Analysis and modelling methods</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_Toc219707235 \h </w:instrText>
        </w:r>
        <w:r w:rsidRPr="007C2B95">
          <w:rPr>
            <w:noProof/>
            <w:webHidden/>
            <w:lang w:val="en-AU"/>
          </w:rPr>
        </w:r>
        <w:r w:rsidRPr="007C2B95">
          <w:rPr>
            <w:noProof/>
            <w:webHidden/>
            <w:lang w:val="en-AU"/>
          </w:rPr>
          <w:fldChar w:fldCharType="separate"/>
        </w:r>
        <w:r w:rsidR="001217F7" w:rsidRPr="007C2B95">
          <w:rPr>
            <w:noProof/>
            <w:webHidden/>
            <w:lang w:val="en-AU"/>
          </w:rPr>
          <w:t>8</w:t>
        </w:r>
        <w:r w:rsidRPr="007C2B95">
          <w:rPr>
            <w:noProof/>
            <w:webHidden/>
            <w:lang w:val="en-AU"/>
          </w:rPr>
          <w:fldChar w:fldCharType="end"/>
        </w:r>
      </w:hyperlink>
    </w:p>
    <w:p w14:paraId="3CC155A8" w14:textId="520F18FB" w:rsidR="009305B6" w:rsidRPr="007C2B95" w:rsidRDefault="009305B6">
      <w:pPr>
        <w:pStyle w:val="TOC2"/>
        <w:tabs>
          <w:tab w:val="left" w:pos="960"/>
          <w:tab w:val="right" w:leader="dot" w:pos="9016"/>
        </w:tabs>
        <w:rPr>
          <w:rFonts w:eastAsiaTheme="minorEastAsia"/>
          <w:noProof/>
          <w:lang w:val="en-AU" w:eastAsia="es-CL"/>
        </w:rPr>
      </w:pPr>
      <w:hyperlink w:anchor="_Toc219707236" w:history="1">
        <w:r w:rsidRPr="007C2B95">
          <w:rPr>
            <w:rStyle w:val="Hyperlink"/>
            <w:noProof/>
            <w:lang w:val="en-AU"/>
          </w:rPr>
          <w:t>3.1.</w:t>
        </w:r>
        <w:r w:rsidRPr="007C2B95">
          <w:rPr>
            <w:rFonts w:eastAsiaTheme="minorEastAsia"/>
            <w:noProof/>
            <w:lang w:val="en-AU" w:eastAsia="es-CL"/>
          </w:rPr>
          <w:tab/>
        </w:r>
        <w:r w:rsidRPr="007C2B95">
          <w:rPr>
            <w:rStyle w:val="Hyperlink"/>
            <w:noProof/>
            <w:lang w:val="en-AU"/>
          </w:rPr>
          <w:t>SPFs, CMFs and CMFunctions</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_Toc219707236 \h </w:instrText>
        </w:r>
        <w:r w:rsidRPr="007C2B95">
          <w:rPr>
            <w:noProof/>
            <w:webHidden/>
            <w:lang w:val="en-AU"/>
          </w:rPr>
        </w:r>
        <w:r w:rsidRPr="007C2B95">
          <w:rPr>
            <w:noProof/>
            <w:webHidden/>
            <w:lang w:val="en-AU"/>
          </w:rPr>
          <w:fldChar w:fldCharType="separate"/>
        </w:r>
        <w:r w:rsidR="001217F7" w:rsidRPr="007C2B95">
          <w:rPr>
            <w:noProof/>
            <w:webHidden/>
            <w:lang w:val="en-AU"/>
          </w:rPr>
          <w:t>8</w:t>
        </w:r>
        <w:r w:rsidRPr="007C2B95">
          <w:rPr>
            <w:noProof/>
            <w:webHidden/>
            <w:lang w:val="en-AU"/>
          </w:rPr>
          <w:fldChar w:fldCharType="end"/>
        </w:r>
      </w:hyperlink>
    </w:p>
    <w:p w14:paraId="5FFFEBC4" w14:textId="3CA72E50" w:rsidR="009305B6" w:rsidRPr="007C2B95" w:rsidRDefault="009305B6">
      <w:pPr>
        <w:pStyle w:val="TOC3"/>
        <w:tabs>
          <w:tab w:val="left" w:pos="1440"/>
          <w:tab w:val="right" w:leader="dot" w:pos="9016"/>
        </w:tabs>
        <w:rPr>
          <w:rFonts w:eastAsiaTheme="minorEastAsia"/>
          <w:noProof/>
          <w:lang w:val="en-AU" w:eastAsia="es-CL"/>
        </w:rPr>
      </w:pPr>
      <w:hyperlink w:anchor="_Toc219707237" w:history="1">
        <w:r w:rsidRPr="007C2B95">
          <w:rPr>
            <w:rStyle w:val="Hyperlink"/>
            <w:noProof/>
            <w:lang w:val="en-AU"/>
          </w:rPr>
          <w:t>3.1.1.</w:t>
        </w:r>
        <w:r w:rsidRPr="007C2B95">
          <w:rPr>
            <w:rFonts w:eastAsiaTheme="minorEastAsia"/>
            <w:noProof/>
            <w:lang w:val="en-AU" w:eastAsia="es-CL"/>
          </w:rPr>
          <w:tab/>
        </w:r>
        <w:r w:rsidRPr="007C2B95">
          <w:rPr>
            <w:rStyle w:val="Hyperlink"/>
            <w:noProof/>
            <w:lang w:val="en-AU"/>
          </w:rPr>
          <w:t>CMFs in Australia</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_Toc219707237 \h </w:instrText>
        </w:r>
        <w:r w:rsidRPr="007C2B95">
          <w:rPr>
            <w:noProof/>
            <w:webHidden/>
            <w:lang w:val="en-AU"/>
          </w:rPr>
        </w:r>
        <w:r w:rsidRPr="007C2B95">
          <w:rPr>
            <w:noProof/>
            <w:webHidden/>
            <w:lang w:val="en-AU"/>
          </w:rPr>
          <w:fldChar w:fldCharType="separate"/>
        </w:r>
        <w:r w:rsidR="001217F7" w:rsidRPr="007C2B95">
          <w:rPr>
            <w:noProof/>
            <w:webHidden/>
            <w:lang w:val="en-AU"/>
          </w:rPr>
          <w:t>10</w:t>
        </w:r>
        <w:r w:rsidRPr="007C2B95">
          <w:rPr>
            <w:noProof/>
            <w:webHidden/>
            <w:lang w:val="en-AU"/>
          </w:rPr>
          <w:fldChar w:fldCharType="end"/>
        </w:r>
      </w:hyperlink>
    </w:p>
    <w:p w14:paraId="7804A0F5" w14:textId="18BED187" w:rsidR="009305B6" w:rsidRPr="007C2B95" w:rsidRDefault="009305B6">
      <w:pPr>
        <w:pStyle w:val="TOC3"/>
        <w:tabs>
          <w:tab w:val="left" w:pos="1440"/>
          <w:tab w:val="right" w:leader="dot" w:pos="9016"/>
        </w:tabs>
        <w:rPr>
          <w:rFonts w:eastAsiaTheme="minorEastAsia"/>
          <w:noProof/>
          <w:lang w:val="en-AU" w:eastAsia="es-CL"/>
        </w:rPr>
      </w:pPr>
      <w:hyperlink w:anchor="_Toc219707238" w:history="1">
        <w:r w:rsidRPr="007C2B95">
          <w:rPr>
            <w:rStyle w:val="Hyperlink"/>
            <w:noProof/>
            <w:lang w:val="en-AU"/>
          </w:rPr>
          <w:t>3.1.2.</w:t>
        </w:r>
        <w:r w:rsidRPr="007C2B95">
          <w:rPr>
            <w:rFonts w:eastAsiaTheme="minorEastAsia"/>
            <w:noProof/>
            <w:lang w:val="en-AU" w:eastAsia="es-CL"/>
          </w:rPr>
          <w:tab/>
        </w:r>
        <w:r w:rsidRPr="007C2B95">
          <w:rPr>
            <w:rStyle w:val="Hyperlink"/>
            <w:noProof/>
            <w:lang w:val="en-AU"/>
          </w:rPr>
          <w:t>Other relevant studies from Australia</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_Toc219707238 \h </w:instrText>
        </w:r>
        <w:r w:rsidRPr="007C2B95">
          <w:rPr>
            <w:noProof/>
            <w:webHidden/>
            <w:lang w:val="en-AU"/>
          </w:rPr>
        </w:r>
        <w:r w:rsidRPr="007C2B95">
          <w:rPr>
            <w:noProof/>
            <w:webHidden/>
            <w:lang w:val="en-AU"/>
          </w:rPr>
          <w:fldChar w:fldCharType="separate"/>
        </w:r>
        <w:r w:rsidR="001217F7" w:rsidRPr="007C2B95">
          <w:rPr>
            <w:noProof/>
            <w:webHidden/>
            <w:lang w:val="en-AU"/>
          </w:rPr>
          <w:t>12</w:t>
        </w:r>
        <w:r w:rsidRPr="007C2B95">
          <w:rPr>
            <w:noProof/>
            <w:webHidden/>
            <w:lang w:val="en-AU"/>
          </w:rPr>
          <w:fldChar w:fldCharType="end"/>
        </w:r>
      </w:hyperlink>
    </w:p>
    <w:p w14:paraId="649FC047" w14:textId="6D29732B" w:rsidR="009305B6" w:rsidRPr="007C2B95" w:rsidRDefault="009305B6">
      <w:pPr>
        <w:pStyle w:val="TOC2"/>
        <w:tabs>
          <w:tab w:val="left" w:pos="960"/>
          <w:tab w:val="right" w:leader="dot" w:pos="9016"/>
        </w:tabs>
        <w:rPr>
          <w:rFonts w:eastAsiaTheme="minorEastAsia"/>
          <w:noProof/>
          <w:lang w:val="en-AU" w:eastAsia="es-CL"/>
        </w:rPr>
      </w:pPr>
      <w:hyperlink w:anchor="_Toc219707239" w:history="1">
        <w:r w:rsidRPr="007C2B95">
          <w:rPr>
            <w:rStyle w:val="Hyperlink"/>
            <w:noProof/>
            <w:lang w:val="en-AU"/>
          </w:rPr>
          <w:t>3.2.</w:t>
        </w:r>
        <w:r w:rsidRPr="007C2B95">
          <w:rPr>
            <w:rFonts w:eastAsiaTheme="minorEastAsia"/>
            <w:noProof/>
            <w:lang w:val="en-AU" w:eastAsia="es-CL"/>
          </w:rPr>
          <w:tab/>
        </w:r>
        <w:r w:rsidRPr="007C2B95">
          <w:rPr>
            <w:rStyle w:val="Hyperlink"/>
            <w:noProof/>
            <w:lang w:val="en-AU"/>
          </w:rPr>
          <w:t>Fully specified models</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_Toc219707239 \h </w:instrText>
        </w:r>
        <w:r w:rsidRPr="007C2B95">
          <w:rPr>
            <w:noProof/>
            <w:webHidden/>
            <w:lang w:val="en-AU"/>
          </w:rPr>
        </w:r>
        <w:r w:rsidRPr="007C2B95">
          <w:rPr>
            <w:noProof/>
            <w:webHidden/>
            <w:lang w:val="en-AU"/>
          </w:rPr>
          <w:fldChar w:fldCharType="separate"/>
        </w:r>
        <w:r w:rsidR="001217F7" w:rsidRPr="007C2B95">
          <w:rPr>
            <w:noProof/>
            <w:webHidden/>
            <w:lang w:val="en-AU"/>
          </w:rPr>
          <w:t>12</w:t>
        </w:r>
        <w:r w:rsidRPr="007C2B95">
          <w:rPr>
            <w:noProof/>
            <w:webHidden/>
            <w:lang w:val="en-AU"/>
          </w:rPr>
          <w:fldChar w:fldCharType="end"/>
        </w:r>
      </w:hyperlink>
    </w:p>
    <w:p w14:paraId="5FA04593" w14:textId="327187BC" w:rsidR="009305B6" w:rsidRPr="007C2B95" w:rsidRDefault="009305B6">
      <w:pPr>
        <w:pStyle w:val="TOC2"/>
        <w:tabs>
          <w:tab w:val="left" w:pos="960"/>
          <w:tab w:val="right" w:leader="dot" w:pos="9016"/>
        </w:tabs>
        <w:rPr>
          <w:rFonts w:eastAsiaTheme="minorEastAsia"/>
          <w:noProof/>
          <w:lang w:val="en-AU" w:eastAsia="es-CL"/>
        </w:rPr>
      </w:pPr>
      <w:hyperlink w:anchor="_Toc219707240" w:history="1">
        <w:r w:rsidRPr="007C2B95">
          <w:rPr>
            <w:rStyle w:val="Hyperlink"/>
            <w:noProof/>
            <w:lang w:val="en-AU"/>
          </w:rPr>
          <w:t>3.3.</w:t>
        </w:r>
        <w:r w:rsidRPr="007C2B95">
          <w:rPr>
            <w:rFonts w:eastAsiaTheme="minorEastAsia"/>
            <w:noProof/>
            <w:lang w:val="en-AU" w:eastAsia="es-CL"/>
          </w:rPr>
          <w:tab/>
        </w:r>
        <w:r w:rsidRPr="007C2B95">
          <w:rPr>
            <w:rStyle w:val="Hyperlink"/>
            <w:noProof/>
            <w:lang w:val="en-AU"/>
          </w:rPr>
          <w:t>CMFunctions developed through a hierarchical model</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_Toc219707240 \h </w:instrText>
        </w:r>
        <w:r w:rsidRPr="007C2B95">
          <w:rPr>
            <w:noProof/>
            <w:webHidden/>
            <w:lang w:val="en-AU"/>
          </w:rPr>
        </w:r>
        <w:r w:rsidRPr="007C2B95">
          <w:rPr>
            <w:noProof/>
            <w:webHidden/>
            <w:lang w:val="en-AU"/>
          </w:rPr>
          <w:fldChar w:fldCharType="separate"/>
        </w:r>
        <w:r w:rsidR="001217F7" w:rsidRPr="007C2B95">
          <w:rPr>
            <w:noProof/>
            <w:webHidden/>
            <w:lang w:val="en-AU"/>
          </w:rPr>
          <w:t>13</w:t>
        </w:r>
        <w:r w:rsidRPr="007C2B95">
          <w:rPr>
            <w:noProof/>
            <w:webHidden/>
            <w:lang w:val="en-AU"/>
          </w:rPr>
          <w:fldChar w:fldCharType="end"/>
        </w:r>
      </w:hyperlink>
    </w:p>
    <w:p w14:paraId="2299F3D1" w14:textId="3C4688C9" w:rsidR="009305B6" w:rsidRPr="007C2B95" w:rsidRDefault="009305B6">
      <w:pPr>
        <w:pStyle w:val="TOC2"/>
        <w:tabs>
          <w:tab w:val="left" w:pos="720"/>
          <w:tab w:val="right" w:leader="dot" w:pos="9016"/>
        </w:tabs>
        <w:rPr>
          <w:rFonts w:eastAsiaTheme="minorEastAsia"/>
          <w:noProof/>
          <w:lang w:val="en-AU" w:eastAsia="es-CL"/>
        </w:rPr>
      </w:pPr>
      <w:hyperlink w:anchor="_Toc219707241" w:history="1">
        <w:r w:rsidRPr="007C2B95">
          <w:rPr>
            <w:rStyle w:val="Hyperlink"/>
            <w:noProof/>
            <w:lang w:val="en-AU"/>
          </w:rPr>
          <w:t>4.</w:t>
        </w:r>
        <w:r w:rsidRPr="007C2B95">
          <w:rPr>
            <w:rFonts w:eastAsiaTheme="minorEastAsia"/>
            <w:noProof/>
            <w:lang w:val="en-AU" w:eastAsia="es-CL"/>
          </w:rPr>
          <w:tab/>
        </w:r>
        <w:r w:rsidRPr="007C2B95">
          <w:rPr>
            <w:rStyle w:val="Hyperlink"/>
            <w:noProof/>
            <w:lang w:val="en-AU"/>
          </w:rPr>
          <w:t>Empirical findings from literature</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_Toc219707241 \h </w:instrText>
        </w:r>
        <w:r w:rsidRPr="007C2B95">
          <w:rPr>
            <w:noProof/>
            <w:webHidden/>
            <w:lang w:val="en-AU"/>
          </w:rPr>
        </w:r>
        <w:r w:rsidRPr="007C2B95">
          <w:rPr>
            <w:noProof/>
            <w:webHidden/>
            <w:lang w:val="en-AU"/>
          </w:rPr>
          <w:fldChar w:fldCharType="separate"/>
        </w:r>
        <w:r w:rsidR="001217F7" w:rsidRPr="007C2B95">
          <w:rPr>
            <w:noProof/>
            <w:webHidden/>
            <w:lang w:val="en-AU"/>
          </w:rPr>
          <w:t>14</w:t>
        </w:r>
        <w:r w:rsidRPr="007C2B95">
          <w:rPr>
            <w:noProof/>
            <w:webHidden/>
            <w:lang w:val="en-AU"/>
          </w:rPr>
          <w:fldChar w:fldCharType="end"/>
        </w:r>
      </w:hyperlink>
    </w:p>
    <w:p w14:paraId="072B637C" w14:textId="74B417AC" w:rsidR="009305B6" w:rsidRPr="007C2B95" w:rsidRDefault="009305B6">
      <w:pPr>
        <w:pStyle w:val="TOC1"/>
        <w:tabs>
          <w:tab w:val="left" w:pos="480"/>
          <w:tab w:val="right" w:leader="dot" w:pos="9016"/>
        </w:tabs>
        <w:rPr>
          <w:rFonts w:eastAsiaTheme="minorEastAsia"/>
          <w:noProof/>
          <w:lang w:val="en-AU" w:eastAsia="es-CL"/>
        </w:rPr>
      </w:pPr>
      <w:hyperlink w:anchor="_Toc219707242" w:history="1">
        <w:r w:rsidRPr="007C2B95">
          <w:rPr>
            <w:rStyle w:val="Hyperlink"/>
            <w:noProof/>
            <w:lang w:val="en-AU"/>
          </w:rPr>
          <w:t>5.</w:t>
        </w:r>
        <w:r w:rsidRPr="007C2B95">
          <w:rPr>
            <w:rFonts w:eastAsiaTheme="minorEastAsia"/>
            <w:noProof/>
            <w:lang w:val="en-AU" w:eastAsia="es-CL"/>
          </w:rPr>
          <w:tab/>
        </w:r>
        <w:r w:rsidRPr="007C2B95">
          <w:rPr>
            <w:rStyle w:val="Hyperlink"/>
            <w:noProof/>
            <w:lang w:val="en-AU"/>
          </w:rPr>
          <w:t>Development and implementation roadmap</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_Toc219707242 \h </w:instrText>
        </w:r>
        <w:r w:rsidRPr="007C2B95">
          <w:rPr>
            <w:noProof/>
            <w:webHidden/>
            <w:lang w:val="en-AU"/>
          </w:rPr>
        </w:r>
        <w:r w:rsidRPr="007C2B95">
          <w:rPr>
            <w:noProof/>
            <w:webHidden/>
            <w:lang w:val="en-AU"/>
          </w:rPr>
          <w:fldChar w:fldCharType="separate"/>
        </w:r>
        <w:r w:rsidR="001217F7" w:rsidRPr="007C2B95">
          <w:rPr>
            <w:noProof/>
            <w:webHidden/>
            <w:lang w:val="en-AU"/>
          </w:rPr>
          <w:t>15</w:t>
        </w:r>
        <w:r w:rsidRPr="007C2B95">
          <w:rPr>
            <w:noProof/>
            <w:webHidden/>
            <w:lang w:val="en-AU"/>
          </w:rPr>
          <w:fldChar w:fldCharType="end"/>
        </w:r>
      </w:hyperlink>
    </w:p>
    <w:p w14:paraId="26943542" w14:textId="5A6E0866" w:rsidR="009305B6" w:rsidRPr="007C2B95" w:rsidRDefault="009305B6">
      <w:pPr>
        <w:pStyle w:val="TOC2"/>
        <w:tabs>
          <w:tab w:val="left" w:pos="960"/>
          <w:tab w:val="right" w:leader="dot" w:pos="9016"/>
        </w:tabs>
        <w:rPr>
          <w:rFonts w:eastAsiaTheme="minorEastAsia"/>
          <w:noProof/>
          <w:lang w:val="en-AU" w:eastAsia="es-CL"/>
        </w:rPr>
      </w:pPr>
      <w:hyperlink w:anchor="_Toc219707243" w:history="1">
        <w:r w:rsidRPr="007C2B95">
          <w:rPr>
            <w:rStyle w:val="Hyperlink"/>
            <w:noProof/>
            <w:lang w:val="en-AU"/>
          </w:rPr>
          <w:t>5.1.</w:t>
        </w:r>
        <w:r w:rsidRPr="007C2B95">
          <w:rPr>
            <w:rFonts w:eastAsiaTheme="minorEastAsia"/>
            <w:noProof/>
            <w:lang w:val="en-AU" w:eastAsia="es-CL"/>
          </w:rPr>
          <w:tab/>
        </w:r>
        <w:r w:rsidRPr="007C2B95">
          <w:rPr>
            <w:rStyle w:val="Hyperlink"/>
            <w:noProof/>
            <w:lang w:val="en-AU"/>
          </w:rPr>
          <w:t>Network definition and scope</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_Toc219707243 \h </w:instrText>
        </w:r>
        <w:r w:rsidRPr="007C2B95">
          <w:rPr>
            <w:noProof/>
            <w:webHidden/>
            <w:lang w:val="en-AU"/>
          </w:rPr>
        </w:r>
        <w:r w:rsidRPr="007C2B95">
          <w:rPr>
            <w:noProof/>
            <w:webHidden/>
            <w:lang w:val="en-AU"/>
          </w:rPr>
          <w:fldChar w:fldCharType="separate"/>
        </w:r>
        <w:r w:rsidR="001217F7" w:rsidRPr="007C2B95">
          <w:rPr>
            <w:noProof/>
            <w:webHidden/>
            <w:lang w:val="en-AU"/>
          </w:rPr>
          <w:t>16</w:t>
        </w:r>
        <w:r w:rsidRPr="007C2B95">
          <w:rPr>
            <w:noProof/>
            <w:webHidden/>
            <w:lang w:val="en-AU"/>
          </w:rPr>
          <w:fldChar w:fldCharType="end"/>
        </w:r>
      </w:hyperlink>
    </w:p>
    <w:p w14:paraId="1ECBFB12" w14:textId="3DB8C5E4" w:rsidR="009305B6" w:rsidRPr="007C2B95" w:rsidRDefault="009305B6">
      <w:pPr>
        <w:pStyle w:val="TOC2"/>
        <w:tabs>
          <w:tab w:val="left" w:pos="960"/>
          <w:tab w:val="right" w:leader="dot" w:pos="9016"/>
        </w:tabs>
        <w:rPr>
          <w:rFonts w:eastAsiaTheme="minorEastAsia"/>
          <w:noProof/>
          <w:lang w:val="en-AU" w:eastAsia="es-CL"/>
        </w:rPr>
      </w:pPr>
      <w:hyperlink w:anchor="_Toc219707244" w:history="1">
        <w:r w:rsidRPr="007C2B95">
          <w:rPr>
            <w:rStyle w:val="Hyperlink"/>
            <w:noProof/>
            <w:lang w:val="en-AU"/>
          </w:rPr>
          <w:t>5.2.</w:t>
        </w:r>
        <w:r w:rsidRPr="007C2B95">
          <w:rPr>
            <w:rFonts w:eastAsiaTheme="minorEastAsia"/>
            <w:noProof/>
            <w:lang w:val="en-AU" w:eastAsia="es-CL"/>
          </w:rPr>
          <w:tab/>
        </w:r>
        <w:r w:rsidRPr="007C2B95">
          <w:rPr>
            <w:rStyle w:val="Hyperlink"/>
            <w:noProof/>
            <w:lang w:val="en-AU"/>
          </w:rPr>
          <w:t>Segmentation analyses</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_Toc219707244 \h </w:instrText>
        </w:r>
        <w:r w:rsidRPr="007C2B95">
          <w:rPr>
            <w:noProof/>
            <w:webHidden/>
            <w:lang w:val="en-AU"/>
          </w:rPr>
        </w:r>
        <w:r w:rsidRPr="007C2B95">
          <w:rPr>
            <w:noProof/>
            <w:webHidden/>
            <w:lang w:val="en-AU"/>
          </w:rPr>
          <w:fldChar w:fldCharType="separate"/>
        </w:r>
        <w:r w:rsidR="001217F7" w:rsidRPr="007C2B95">
          <w:rPr>
            <w:noProof/>
            <w:webHidden/>
            <w:lang w:val="en-AU"/>
          </w:rPr>
          <w:t>16</w:t>
        </w:r>
        <w:r w:rsidRPr="007C2B95">
          <w:rPr>
            <w:noProof/>
            <w:webHidden/>
            <w:lang w:val="en-AU"/>
          </w:rPr>
          <w:fldChar w:fldCharType="end"/>
        </w:r>
      </w:hyperlink>
    </w:p>
    <w:p w14:paraId="126BB011" w14:textId="5E89E160" w:rsidR="009305B6" w:rsidRPr="007C2B95" w:rsidRDefault="009305B6">
      <w:pPr>
        <w:pStyle w:val="TOC2"/>
        <w:tabs>
          <w:tab w:val="left" w:pos="960"/>
          <w:tab w:val="right" w:leader="dot" w:pos="9016"/>
        </w:tabs>
        <w:rPr>
          <w:rFonts w:eastAsiaTheme="minorEastAsia"/>
          <w:noProof/>
          <w:lang w:val="en-AU" w:eastAsia="es-CL"/>
        </w:rPr>
      </w:pPr>
      <w:hyperlink w:anchor="_Toc219707245" w:history="1">
        <w:r w:rsidRPr="007C2B95">
          <w:rPr>
            <w:rStyle w:val="Hyperlink"/>
            <w:noProof/>
            <w:lang w:val="en-AU"/>
          </w:rPr>
          <w:t>5.3.</w:t>
        </w:r>
        <w:r w:rsidRPr="007C2B95">
          <w:rPr>
            <w:rFonts w:eastAsiaTheme="minorEastAsia"/>
            <w:noProof/>
            <w:lang w:val="en-AU" w:eastAsia="es-CL"/>
          </w:rPr>
          <w:tab/>
        </w:r>
        <w:r w:rsidRPr="007C2B95">
          <w:rPr>
            <w:rStyle w:val="Hyperlink"/>
            <w:noProof/>
            <w:lang w:val="en-AU"/>
          </w:rPr>
          <w:t>Model specification and SPF estimation</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_Toc219707245 \h </w:instrText>
        </w:r>
        <w:r w:rsidRPr="007C2B95">
          <w:rPr>
            <w:noProof/>
            <w:webHidden/>
            <w:lang w:val="en-AU"/>
          </w:rPr>
        </w:r>
        <w:r w:rsidRPr="007C2B95">
          <w:rPr>
            <w:noProof/>
            <w:webHidden/>
            <w:lang w:val="en-AU"/>
          </w:rPr>
          <w:fldChar w:fldCharType="separate"/>
        </w:r>
        <w:r w:rsidR="001217F7" w:rsidRPr="007C2B95">
          <w:rPr>
            <w:noProof/>
            <w:webHidden/>
            <w:lang w:val="en-AU"/>
          </w:rPr>
          <w:t>17</w:t>
        </w:r>
        <w:r w:rsidRPr="007C2B95">
          <w:rPr>
            <w:noProof/>
            <w:webHidden/>
            <w:lang w:val="en-AU"/>
          </w:rPr>
          <w:fldChar w:fldCharType="end"/>
        </w:r>
      </w:hyperlink>
    </w:p>
    <w:p w14:paraId="484E3D70" w14:textId="2788CCF3" w:rsidR="009305B6" w:rsidRPr="007C2B95" w:rsidRDefault="009305B6">
      <w:pPr>
        <w:pStyle w:val="TOC2"/>
        <w:tabs>
          <w:tab w:val="left" w:pos="960"/>
          <w:tab w:val="right" w:leader="dot" w:pos="9016"/>
        </w:tabs>
        <w:rPr>
          <w:rFonts w:eastAsiaTheme="minorEastAsia"/>
          <w:noProof/>
          <w:lang w:val="en-AU" w:eastAsia="es-CL"/>
        </w:rPr>
      </w:pPr>
      <w:hyperlink w:anchor="_Toc219707246" w:history="1">
        <w:r w:rsidRPr="007C2B95">
          <w:rPr>
            <w:rStyle w:val="Hyperlink"/>
            <w:noProof/>
            <w:lang w:val="en-AU"/>
          </w:rPr>
          <w:t>5.4.</w:t>
        </w:r>
        <w:r w:rsidRPr="007C2B95">
          <w:rPr>
            <w:rFonts w:eastAsiaTheme="minorEastAsia"/>
            <w:noProof/>
            <w:lang w:val="en-AU" w:eastAsia="es-CL"/>
          </w:rPr>
          <w:tab/>
        </w:r>
        <w:r w:rsidRPr="007C2B95">
          <w:rPr>
            <w:rStyle w:val="Hyperlink"/>
            <w:noProof/>
            <w:lang w:val="en-AU"/>
          </w:rPr>
          <w:t>Calibration and transferability assessments</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_Toc219707246 \h </w:instrText>
        </w:r>
        <w:r w:rsidRPr="007C2B95">
          <w:rPr>
            <w:noProof/>
            <w:webHidden/>
            <w:lang w:val="en-AU"/>
          </w:rPr>
        </w:r>
        <w:r w:rsidRPr="007C2B95">
          <w:rPr>
            <w:noProof/>
            <w:webHidden/>
            <w:lang w:val="en-AU"/>
          </w:rPr>
          <w:fldChar w:fldCharType="separate"/>
        </w:r>
        <w:r w:rsidR="001217F7" w:rsidRPr="007C2B95">
          <w:rPr>
            <w:noProof/>
            <w:webHidden/>
            <w:lang w:val="en-AU"/>
          </w:rPr>
          <w:t>18</w:t>
        </w:r>
        <w:r w:rsidRPr="007C2B95">
          <w:rPr>
            <w:noProof/>
            <w:webHidden/>
            <w:lang w:val="en-AU"/>
          </w:rPr>
          <w:fldChar w:fldCharType="end"/>
        </w:r>
      </w:hyperlink>
    </w:p>
    <w:p w14:paraId="7C97D38A" w14:textId="421C44E3" w:rsidR="009305B6" w:rsidRPr="007C2B95" w:rsidRDefault="009305B6">
      <w:pPr>
        <w:pStyle w:val="TOC2"/>
        <w:tabs>
          <w:tab w:val="left" w:pos="960"/>
          <w:tab w:val="right" w:leader="dot" w:pos="9016"/>
        </w:tabs>
        <w:rPr>
          <w:rFonts w:eastAsiaTheme="minorEastAsia"/>
          <w:noProof/>
          <w:lang w:val="en-AU" w:eastAsia="es-CL"/>
        </w:rPr>
      </w:pPr>
      <w:hyperlink w:anchor="_Toc219707247" w:history="1">
        <w:r w:rsidRPr="007C2B95">
          <w:rPr>
            <w:rStyle w:val="Hyperlink"/>
            <w:noProof/>
            <w:lang w:val="en-AU"/>
          </w:rPr>
          <w:t>5.5.</w:t>
        </w:r>
        <w:r w:rsidRPr="007C2B95">
          <w:rPr>
            <w:rFonts w:eastAsiaTheme="minorEastAsia"/>
            <w:noProof/>
            <w:lang w:val="en-AU" w:eastAsia="es-CL"/>
          </w:rPr>
          <w:tab/>
        </w:r>
        <w:r w:rsidRPr="007C2B95">
          <w:rPr>
            <w:rStyle w:val="Hyperlink"/>
            <w:noProof/>
            <w:lang w:val="en-AU"/>
          </w:rPr>
          <w:t>Sample size and number of sites</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_Toc219707247 \h </w:instrText>
        </w:r>
        <w:r w:rsidRPr="007C2B95">
          <w:rPr>
            <w:noProof/>
            <w:webHidden/>
            <w:lang w:val="en-AU"/>
          </w:rPr>
        </w:r>
        <w:r w:rsidRPr="007C2B95">
          <w:rPr>
            <w:noProof/>
            <w:webHidden/>
            <w:lang w:val="en-AU"/>
          </w:rPr>
          <w:fldChar w:fldCharType="separate"/>
        </w:r>
        <w:r w:rsidR="001217F7" w:rsidRPr="007C2B95">
          <w:rPr>
            <w:noProof/>
            <w:webHidden/>
            <w:lang w:val="en-AU"/>
          </w:rPr>
          <w:t>18</w:t>
        </w:r>
        <w:r w:rsidRPr="007C2B95">
          <w:rPr>
            <w:noProof/>
            <w:webHidden/>
            <w:lang w:val="en-AU"/>
          </w:rPr>
          <w:fldChar w:fldCharType="end"/>
        </w:r>
      </w:hyperlink>
    </w:p>
    <w:p w14:paraId="679B5DE0" w14:textId="4CF400B6" w:rsidR="009305B6" w:rsidRPr="007C2B95" w:rsidRDefault="009305B6">
      <w:pPr>
        <w:pStyle w:val="TOC1"/>
        <w:tabs>
          <w:tab w:val="left" w:pos="480"/>
          <w:tab w:val="right" w:leader="dot" w:pos="9016"/>
        </w:tabs>
        <w:rPr>
          <w:rFonts w:eastAsiaTheme="minorEastAsia"/>
          <w:noProof/>
          <w:lang w:val="en-AU" w:eastAsia="es-CL"/>
        </w:rPr>
      </w:pPr>
      <w:hyperlink w:anchor="_Toc219707248" w:history="1">
        <w:r w:rsidRPr="007C2B95">
          <w:rPr>
            <w:rStyle w:val="Hyperlink"/>
            <w:noProof/>
            <w:lang w:val="en-AU"/>
          </w:rPr>
          <w:t>6.</w:t>
        </w:r>
        <w:r w:rsidRPr="007C2B95">
          <w:rPr>
            <w:rFonts w:eastAsiaTheme="minorEastAsia"/>
            <w:noProof/>
            <w:lang w:val="en-AU" w:eastAsia="es-CL"/>
          </w:rPr>
          <w:tab/>
        </w:r>
        <w:r w:rsidRPr="007C2B95">
          <w:rPr>
            <w:rStyle w:val="Hyperlink"/>
            <w:noProof/>
            <w:lang w:val="en-AU"/>
          </w:rPr>
          <w:t>Experimental and illustrative design of SPF and CMFs</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_Toc219707248 \h </w:instrText>
        </w:r>
        <w:r w:rsidRPr="007C2B95">
          <w:rPr>
            <w:noProof/>
            <w:webHidden/>
            <w:lang w:val="en-AU"/>
          </w:rPr>
        </w:r>
        <w:r w:rsidRPr="007C2B95">
          <w:rPr>
            <w:noProof/>
            <w:webHidden/>
            <w:lang w:val="en-AU"/>
          </w:rPr>
          <w:fldChar w:fldCharType="separate"/>
        </w:r>
        <w:r w:rsidR="001217F7" w:rsidRPr="007C2B95">
          <w:rPr>
            <w:noProof/>
            <w:webHidden/>
            <w:lang w:val="en-AU"/>
          </w:rPr>
          <w:t>19</w:t>
        </w:r>
        <w:r w:rsidRPr="007C2B95">
          <w:rPr>
            <w:noProof/>
            <w:webHidden/>
            <w:lang w:val="en-AU"/>
          </w:rPr>
          <w:fldChar w:fldCharType="end"/>
        </w:r>
      </w:hyperlink>
    </w:p>
    <w:p w14:paraId="4E6D473F" w14:textId="663479C8" w:rsidR="009305B6" w:rsidRPr="007C2B95" w:rsidRDefault="009305B6">
      <w:pPr>
        <w:pStyle w:val="TOC2"/>
        <w:tabs>
          <w:tab w:val="left" w:pos="960"/>
          <w:tab w:val="right" w:leader="dot" w:pos="9016"/>
        </w:tabs>
        <w:rPr>
          <w:rFonts w:eastAsiaTheme="minorEastAsia"/>
          <w:noProof/>
          <w:lang w:val="en-AU" w:eastAsia="es-CL"/>
        </w:rPr>
      </w:pPr>
      <w:hyperlink w:anchor="_Toc219707249" w:history="1">
        <w:r w:rsidRPr="007C2B95">
          <w:rPr>
            <w:rStyle w:val="Hyperlink"/>
            <w:noProof/>
            <w:lang w:val="en-AU"/>
          </w:rPr>
          <w:t>6.1.</w:t>
        </w:r>
        <w:r w:rsidRPr="007C2B95">
          <w:rPr>
            <w:rFonts w:eastAsiaTheme="minorEastAsia"/>
            <w:noProof/>
            <w:lang w:val="en-AU" w:eastAsia="es-CL"/>
          </w:rPr>
          <w:tab/>
        </w:r>
        <w:r w:rsidRPr="007C2B95">
          <w:rPr>
            <w:rStyle w:val="Hyperlink"/>
            <w:noProof/>
            <w:lang w:val="en-AU"/>
          </w:rPr>
          <w:t>Washington dataset</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_Toc219707249 \h </w:instrText>
        </w:r>
        <w:r w:rsidRPr="007C2B95">
          <w:rPr>
            <w:noProof/>
            <w:webHidden/>
            <w:lang w:val="en-AU"/>
          </w:rPr>
        </w:r>
        <w:r w:rsidRPr="007C2B95">
          <w:rPr>
            <w:noProof/>
            <w:webHidden/>
            <w:lang w:val="en-AU"/>
          </w:rPr>
          <w:fldChar w:fldCharType="separate"/>
        </w:r>
        <w:r w:rsidR="001217F7" w:rsidRPr="007C2B95">
          <w:rPr>
            <w:noProof/>
            <w:webHidden/>
            <w:lang w:val="en-AU"/>
          </w:rPr>
          <w:t>19</w:t>
        </w:r>
        <w:r w:rsidRPr="007C2B95">
          <w:rPr>
            <w:noProof/>
            <w:webHidden/>
            <w:lang w:val="en-AU"/>
          </w:rPr>
          <w:fldChar w:fldCharType="end"/>
        </w:r>
      </w:hyperlink>
    </w:p>
    <w:p w14:paraId="515312CE" w14:textId="43864D02" w:rsidR="009305B6" w:rsidRPr="007C2B95" w:rsidRDefault="009305B6">
      <w:pPr>
        <w:pStyle w:val="TOC1"/>
        <w:tabs>
          <w:tab w:val="left" w:pos="480"/>
          <w:tab w:val="right" w:leader="dot" w:pos="9016"/>
        </w:tabs>
        <w:rPr>
          <w:rFonts w:eastAsiaTheme="minorEastAsia"/>
          <w:noProof/>
          <w:lang w:val="en-AU" w:eastAsia="es-CL"/>
        </w:rPr>
      </w:pPr>
      <w:hyperlink w:anchor="_Toc219707250" w:history="1">
        <w:r w:rsidRPr="007C2B95">
          <w:rPr>
            <w:rStyle w:val="Hyperlink"/>
            <w:noProof/>
            <w:lang w:val="en-AU"/>
          </w:rPr>
          <w:t>7.</w:t>
        </w:r>
        <w:r w:rsidRPr="007C2B95">
          <w:rPr>
            <w:rFonts w:eastAsiaTheme="minorEastAsia"/>
            <w:noProof/>
            <w:lang w:val="en-AU" w:eastAsia="es-CL"/>
          </w:rPr>
          <w:tab/>
        </w:r>
        <w:r w:rsidRPr="007C2B95">
          <w:rPr>
            <w:rStyle w:val="Hyperlink"/>
            <w:noProof/>
            <w:lang w:val="en-AU"/>
          </w:rPr>
          <w:t>Discussions</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_Toc219707250 \h </w:instrText>
        </w:r>
        <w:r w:rsidRPr="007C2B95">
          <w:rPr>
            <w:noProof/>
            <w:webHidden/>
            <w:lang w:val="en-AU"/>
          </w:rPr>
        </w:r>
        <w:r w:rsidRPr="007C2B95">
          <w:rPr>
            <w:noProof/>
            <w:webHidden/>
            <w:lang w:val="en-AU"/>
          </w:rPr>
          <w:fldChar w:fldCharType="separate"/>
        </w:r>
        <w:r w:rsidR="001217F7" w:rsidRPr="007C2B95">
          <w:rPr>
            <w:noProof/>
            <w:webHidden/>
            <w:lang w:val="en-AU"/>
          </w:rPr>
          <w:t>22</w:t>
        </w:r>
        <w:r w:rsidRPr="007C2B95">
          <w:rPr>
            <w:noProof/>
            <w:webHidden/>
            <w:lang w:val="en-AU"/>
          </w:rPr>
          <w:fldChar w:fldCharType="end"/>
        </w:r>
      </w:hyperlink>
    </w:p>
    <w:p w14:paraId="7B053748" w14:textId="39840511" w:rsidR="009305B6" w:rsidRPr="007C2B95" w:rsidRDefault="009305B6">
      <w:pPr>
        <w:pStyle w:val="TOC2"/>
        <w:tabs>
          <w:tab w:val="left" w:pos="960"/>
          <w:tab w:val="right" w:leader="dot" w:pos="9016"/>
        </w:tabs>
        <w:rPr>
          <w:rFonts w:eastAsiaTheme="minorEastAsia"/>
          <w:noProof/>
          <w:lang w:val="en-AU" w:eastAsia="es-CL"/>
        </w:rPr>
      </w:pPr>
      <w:hyperlink w:anchor="_Toc219707251" w:history="1">
        <w:r w:rsidRPr="007C2B95">
          <w:rPr>
            <w:rStyle w:val="Hyperlink"/>
            <w:noProof/>
            <w:lang w:val="en-AU"/>
          </w:rPr>
          <w:t>7.1.</w:t>
        </w:r>
        <w:r w:rsidRPr="007C2B95">
          <w:rPr>
            <w:rFonts w:eastAsiaTheme="minorEastAsia"/>
            <w:noProof/>
            <w:lang w:val="en-AU" w:eastAsia="es-CL"/>
          </w:rPr>
          <w:tab/>
        </w:r>
        <w:r w:rsidRPr="007C2B95">
          <w:rPr>
            <w:rStyle w:val="Hyperlink"/>
            <w:noProof/>
            <w:lang w:val="en-AU"/>
          </w:rPr>
          <w:t>Alignment with HSM guidelines and current practice</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_Toc219707251 \h </w:instrText>
        </w:r>
        <w:r w:rsidRPr="007C2B95">
          <w:rPr>
            <w:noProof/>
            <w:webHidden/>
            <w:lang w:val="en-AU"/>
          </w:rPr>
        </w:r>
        <w:r w:rsidRPr="007C2B95">
          <w:rPr>
            <w:noProof/>
            <w:webHidden/>
            <w:lang w:val="en-AU"/>
          </w:rPr>
          <w:fldChar w:fldCharType="separate"/>
        </w:r>
        <w:r w:rsidR="001217F7" w:rsidRPr="007C2B95">
          <w:rPr>
            <w:noProof/>
            <w:webHidden/>
            <w:lang w:val="en-AU"/>
          </w:rPr>
          <w:t>22</w:t>
        </w:r>
        <w:r w:rsidRPr="007C2B95">
          <w:rPr>
            <w:noProof/>
            <w:webHidden/>
            <w:lang w:val="en-AU"/>
          </w:rPr>
          <w:fldChar w:fldCharType="end"/>
        </w:r>
      </w:hyperlink>
    </w:p>
    <w:p w14:paraId="1226CC2E" w14:textId="465975EC" w:rsidR="009305B6" w:rsidRPr="007C2B95" w:rsidRDefault="009305B6">
      <w:pPr>
        <w:pStyle w:val="TOC2"/>
        <w:tabs>
          <w:tab w:val="left" w:pos="960"/>
          <w:tab w:val="right" w:leader="dot" w:pos="9016"/>
        </w:tabs>
        <w:rPr>
          <w:rFonts w:eastAsiaTheme="minorEastAsia"/>
          <w:noProof/>
          <w:lang w:val="en-AU" w:eastAsia="es-CL"/>
        </w:rPr>
      </w:pPr>
      <w:hyperlink w:anchor="_Toc219707252" w:history="1">
        <w:r w:rsidRPr="007C2B95">
          <w:rPr>
            <w:rStyle w:val="Hyperlink"/>
            <w:noProof/>
            <w:lang w:val="en-AU"/>
          </w:rPr>
          <w:t>7.2.</w:t>
        </w:r>
        <w:r w:rsidRPr="007C2B95">
          <w:rPr>
            <w:rFonts w:eastAsiaTheme="minorEastAsia"/>
            <w:noProof/>
            <w:lang w:val="en-AU" w:eastAsia="es-CL"/>
          </w:rPr>
          <w:tab/>
        </w:r>
        <w:r w:rsidRPr="007C2B95">
          <w:rPr>
            <w:rStyle w:val="Hyperlink"/>
            <w:noProof/>
            <w:lang w:val="en-AU"/>
          </w:rPr>
          <w:t>Implications for future research and policy development</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_Toc219707252 \h </w:instrText>
        </w:r>
        <w:r w:rsidRPr="007C2B95">
          <w:rPr>
            <w:noProof/>
            <w:webHidden/>
            <w:lang w:val="en-AU"/>
          </w:rPr>
        </w:r>
        <w:r w:rsidRPr="007C2B95">
          <w:rPr>
            <w:noProof/>
            <w:webHidden/>
            <w:lang w:val="en-AU"/>
          </w:rPr>
          <w:fldChar w:fldCharType="separate"/>
        </w:r>
        <w:r w:rsidR="001217F7" w:rsidRPr="007C2B95">
          <w:rPr>
            <w:noProof/>
            <w:webHidden/>
            <w:lang w:val="en-AU"/>
          </w:rPr>
          <w:t>23</w:t>
        </w:r>
        <w:r w:rsidRPr="007C2B95">
          <w:rPr>
            <w:noProof/>
            <w:webHidden/>
            <w:lang w:val="en-AU"/>
          </w:rPr>
          <w:fldChar w:fldCharType="end"/>
        </w:r>
      </w:hyperlink>
    </w:p>
    <w:p w14:paraId="7573C079" w14:textId="59F13722" w:rsidR="009305B6" w:rsidRPr="007C2B95" w:rsidRDefault="009305B6">
      <w:pPr>
        <w:pStyle w:val="TOC1"/>
        <w:tabs>
          <w:tab w:val="left" w:pos="480"/>
          <w:tab w:val="right" w:leader="dot" w:pos="9016"/>
        </w:tabs>
        <w:rPr>
          <w:rFonts w:eastAsiaTheme="minorEastAsia"/>
          <w:noProof/>
          <w:lang w:val="en-AU" w:eastAsia="es-CL"/>
        </w:rPr>
      </w:pPr>
      <w:hyperlink w:anchor="_Toc219707253" w:history="1">
        <w:r w:rsidRPr="007C2B95">
          <w:rPr>
            <w:rStyle w:val="Hyperlink"/>
            <w:noProof/>
            <w:lang w:val="en-AU"/>
          </w:rPr>
          <w:t>8.</w:t>
        </w:r>
        <w:r w:rsidRPr="007C2B95">
          <w:rPr>
            <w:rFonts w:eastAsiaTheme="minorEastAsia"/>
            <w:noProof/>
            <w:lang w:val="en-AU" w:eastAsia="es-CL"/>
          </w:rPr>
          <w:tab/>
        </w:r>
        <w:r w:rsidRPr="007C2B95">
          <w:rPr>
            <w:rStyle w:val="Hyperlink"/>
            <w:noProof/>
            <w:lang w:val="en-AU"/>
          </w:rPr>
          <w:t>Conclusions</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_Toc219707253 \h </w:instrText>
        </w:r>
        <w:r w:rsidRPr="007C2B95">
          <w:rPr>
            <w:noProof/>
            <w:webHidden/>
            <w:lang w:val="en-AU"/>
          </w:rPr>
        </w:r>
        <w:r w:rsidRPr="007C2B95">
          <w:rPr>
            <w:noProof/>
            <w:webHidden/>
            <w:lang w:val="en-AU"/>
          </w:rPr>
          <w:fldChar w:fldCharType="separate"/>
        </w:r>
        <w:r w:rsidR="001217F7" w:rsidRPr="007C2B95">
          <w:rPr>
            <w:noProof/>
            <w:webHidden/>
            <w:lang w:val="en-AU"/>
          </w:rPr>
          <w:t>24</w:t>
        </w:r>
        <w:r w:rsidRPr="007C2B95">
          <w:rPr>
            <w:noProof/>
            <w:webHidden/>
            <w:lang w:val="en-AU"/>
          </w:rPr>
          <w:fldChar w:fldCharType="end"/>
        </w:r>
      </w:hyperlink>
    </w:p>
    <w:p w14:paraId="74ABD1E6" w14:textId="2803ECE5" w:rsidR="009305B6" w:rsidRPr="007C2B95" w:rsidRDefault="009305B6">
      <w:pPr>
        <w:pStyle w:val="TOC1"/>
        <w:tabs>
          <w:tab w:val="right" w:leader="dot" w:pos="9016"/>
        </w:tabs>
        <w:rPr>
          <w:rFonts w:eastAsiaTheme="minorEastAsia"/>
          <w:noProof/>
          <w:lang w:val="en-AU" w:eastAsia="es-CL"/>
        </w:rPr>
      </w:pPr>
      <w:hyperlink w:anchor="_Toc219707254" w:history="1">
        <w:r w:rsidRPr="007C2B95">
          <w:rPr>
            <w:rStyle w:val="Hyperlink"/>
            <w:noProof/>
            <w:lang w:val="en-AU"/>
          </w:rPr>
          <w:t>References</w:t>
        </w:r>
        <w:r w:rsidRPr="007C2B95">
          <w:rPr>
            <w:noProof/>
            <w:webHidden/>
            <w:lang w:val="en-AU"/>
          </w:rPr>
          <w:tab/>
        </w:r>
        <w:r w:rsidRPr="007C2B95">
          <w:rPr>
            <w:noProof/>
            <w:webHidden/>
            <w:lang w:val="en-AU"/>
          </w:rPr>
          <w:fldChar w:fldCharType="begin"/>
        </w:r>
        <w:r w:rsidRPr="007C2B95">
          <w:rPr>
            <w:noProof/>
            <w:webHidden/>
            <w:lang w:val="en-AU"/>
          </w:rPr>
          <w:instrText xml:space="preserve"> PAGEREF _Toc219707254 \h </w:instrText>
        </w:r>
        <w:r w:rsidRPr="007C2B95">
          <w:rPr>
            <w:noProof/>
            <w:webHidden/>
            <w:lang w:val="en-AU"/>
          </w:rPr>
        </w:r>
        <w:r w:rsidRPr="007C2B95">
          <w:rPr>
            <w:noProof/>
            <w:webHidden/>
            <w:lang w:val="en-AU"/>
          </w:rPr>
          <w:fldChar w:fldCharType="separate"/>
        </w:r>
        <w:r w:rsidR="001217F7" w:rsidRPr="007C2B95">
          <w:rPr>
            <w:noProof/>
            <w:webHidden/>
            <w:lang w:val="en-AU"/>
          </w:rPr>
          <w:t>24</w:t>
        </w:r>
        <w:r w:rsidRPr="007C2B95">
          <w:rPr>
            <w:noProof/>
            <w:webHidden/>
            <w:lang w:val="en-AU"/>
          </w:rPr>
          <w:fldChar w:fldCharType="end"/>
        </w:r>
      </w:hyperlink>
    </w:p>
    <w:p w14:paraId="156BEFAD" w14:textId="7EA04CC7" w:rsidR="00C97E54" w:rsidRPr="007C2B95" w:rsidRDefault="00C97E54" w:rsidP="00C97E54">
      <w:pPr>
        <w:pStyle w:val="Heading1"/>
        <w:ind w:left="360"/>
        <w:rPr>
          <w:lang w:val="en-AU"/>
        </w:rPr>
        <w:sectPr w:rsidR="00C97E54" w:rsidRPr="007C2B95" w:rsidSect="00453502">
          <w:pgSz w:w="11906" w:h="16838"/>
          <w:pgMar w:top="1440" w:right="1440" w:bottom="1440" w:left="1440" w:header="709" w:footer="709" w:gutter="0"/>
          <w:cols w:space="708"/>
          <w:docGrid w:linePitch="360"/>
        </w:sectPr>
      </w:pPr>
      <w:r w:rsidRPr="007C2B95">
        <w:rPr>
          <w:lang w:val="en-AU"/>
        </w:rPr>
        <w:fldChar w:fldCharType="end"/>
      </w:r>
    </w:p>
    <w:p w14:paraId="285EACBF" w14:textId="0615951F" w:rsidR="00C16E1C" w:rsidRPr="007C2B95" w:rsidRDefault="00C16E1C" w:rsidP="00FC3105">
      <w:pPr>
        <w:pStyle w:val="Heading1"/>
        <w:numPr>
          <w:ilvl w:val="0"/>
          <w:numId w:val="15"/>
        </w:numPr>
        <w:rPr>
          <w:color w:val="002060"/>
          <w:sz w:val="28"/>
          <w:szCs w:val="28"/>
          <w:lang w:val="en-AU"/>
        </w:rPr>
      </w:pPr>
      <w:bookmarkStart w:id="0" w:name="_Toc219707226"/>
      <w:r w:rsidRPr="007C2B95">
        <w:rPr>
          <w:color w:val="002060"/>
          <w:sz w:val="28"/>
          <w:szCs w:val="28"/>
          <w:lang w:val="en-AU"/>
        </w:rPr>
        <w:lastRenderedPageBreak/>
        <w:t>Introduction</w:t>
      </w:r>
      <w:bookmarkEnd w:id="0"/>
    </w:p>
    <w:p w14:paraId="6B705D1D" w14:textId="738E9BBB" w:rsidR="007556BB" w:rsidRPr="007C2B95" w:rsidRDefault="00C16E1C" w:rsidP="00387880">
      <w:pPr>
        <w:jc w:val="both"/>
        <w:rPr>
          <w:rFonts w:ascii="Times New Roman" w:hAnsi="Times New Roman" w:cs="Times New Roman"/>
          <w:lang w:val="en-AU"/>
        </w:rPr>
      </w:pPr>
      <w:r w:rsidRPr="007C2B95">
        <w:rPr>
          <w:rFonts w:ascii="Times New Roman" w:hAnsi="Times New Roman" w:cs="Times New Roman"/>
          <w:lang w:val="en-AU"/>
        </w:rPr>
        <w:t xml:space="preserve">The Queensland Department of Transport and Main Roads </w:t>
      </w:r>
      <w:r w:rsidR="002C07EA" w:rsidRPr="007C2B95">
        <w:rPr>
          <w:rFonts w:ascii="Times New Roman" w:hAnsi="Times New Roman" w:cs="Times New Roman"/>
          <w:lang w:val="en-AU"/>
        </w:rPr>
        <w:t xml:space="preserve">(TMR) </w:t>
      </w:r>
      <w:r w:rsidRPr="007C2B95">
        <w:rPr>
          <w:rFonts w:ascii="Times New Roman" w:hAnsi="Times New Roman" w:cs="Times New Roman"/>
          <w:lang w:val="en-AU"/>
        </w:rPr>
        <w:t xml:space="preserve">is interested in methods available for predicting the effect of geometric characteristics on crash rates and the potential cost of developing them. </w:t>
      </w:r>
      <w:r w:rsidR="00B11892" w:rsidRPr="007C2B95">
        <w:rPr>
          <w:rFonts w:ascii="Times New Roman" w:hAnsi="Times New Roman" w:cs="Times New Roman"/>
          <w:lang w:val="en-AU"/>
        </w:rPr>
        <w:t xml:space="preserve">This is particularly motivated by the need to </w:t>
      </w:r>
      <w:r w:rsidR="00BC6CF7" w:rsidRPr="007C2B95">
        <w:rPr>
          <w:rFonts w:ascii="Times New Roman" w:hAnsi="Times New Roman" w:cs="Times New Roman"/>
          <w:lang w:val="en-AU"/>
        </w:rPr>
        <w:t>analyse the effect of Design Exceptions</w:t>
      </w:r>
      <w:r w:rsidR="00C411B7" w:rsidRPr="007C2B95">
        <w:rPr>
          <w:rFonts w:ascii="Times New Roman" w:hAnsi="Times New Roman" w:cs="Times New Roman"/>
          <w:lang w:val="en-AU"/>
        </w:rPr>
        <w:t xml:space="preserve"> (DEs)</w:t>
      </w:r>
      <w:r w:rsidR="0088059D" w:rsidRPr="007C2B95">
        <w:rPr>
          <w:rFonts w:ascii="Times New Roman" w:hAnsi="Times New Roman" w:cs="Times New Roman"/>
          <w:lang w:val="en-AU"/>
        </w:rPr>
        <w:t>, which are defined as v</w:t>
      </w:r>
      <w:r w:rsidRPr="007C2B95">
        <w:rPr>
          <w:rFonts w:ascii="Times New Roman" w:hAnsi="Times New Roman" w:cs="Times New Roman"/>
          <w:lang w:val="en-AU"/>
        </w:rPr>
        <w:t xml:space="preserve">alues of geometric </w:t>
      </w:r>
      <w:r w:rsidR="0088059D" w:rsidRPr="007C2B95">
        <w:rPr>
          <w:rFonts w:ascii="Times New Roman" w:hAnsi="Times New Roman" w:cs="Times New Roman"/>
          <w:lang w:val="en-AU"/>
        </w:rPr>
        <w:t>characteristics (</w:t>
      </w:r>
      <w:r w:rsidRPr="007C2B95">
        <w:rPr>
          <w:rFonts w:ascii="Times New Roman" w:hAnsi="Times New Roman" w:cs="Times New Roman"/>
          <w:lang w:val="en-AU"/>
        </w:rPr>
        <w:t>parameters</w:t>
      </w:r>
      <w:r w:rsidR="0088059D" w:rsidRPr="007C2B95">
        <w:rPr>
          <w:rFonts w:ascii="Times New Roman" w:hAnsi="Times New Roman" w:cs="Times New Roman"/>
          <w:lang w:val="en-AU"/>
        </w:rPr>
        <w:t>)</w:t>
      </w:r>
      <w:r w:rsidR="0022548E" w:rsidRPr="007C2B95">
        <w:rPr>
          <w:rFonts w:ascii="Times New Roman" w:hAnsi="Times New Roman" w:cs="Times New Roman"/>
          <w:lang w:val="en-AU"/>
        </w:rPr>
        <w:t xml:space="preserve"> that fall</w:t>
      </w:r>
      <w:r w:rsidRPr="007C2B95">
        <w:rPr>
          <w:rFonts w:ascii="Times New Roman" w:hAnsi="Times New Roman" w:cs="Times New Roman"/>
          <w:lang w:val="en-AU"/>
        </w:rPr>
        <w:t xml:space="preserve"> outside</w:t>
      </w:r>
      <w:r w:rsidR="00AE5915" w:rsidRPr="007C2B95">
        <w:rPr>
          <w:rFonts w:ascii="Times New Roman" w:hAnsi="Times New Roman" w:cs="Times New Roman"/>
          <w:lang w:val="en-AU"/>
        </w:rPr>
        <w:t xml:space="preserve"> </w:t>
      </w:r>
      <w:r w:rsidRPr="007C2B95">
        <w:rPr>
          <w:rFonts w:ascii="Times New Roman" w:hAnsi="Times New Roman" w:cs="Times New Roman"/>
          <w:lang w:val="en-AU"/>
        </w:rPr>
        <w:t xml:space="preserve">the range specified in the </w:t>
      </w:r>
      <w:r w:rsidRPr="007C2B95">
        <w:rPr>
          <w:rFonts w:ascii="Times New Roman" w:hAnsi="Times New Roman" w:cs="Times New Roman"/>
          <w:i/>
          <w:iCs/>
          <w:lang w:val="en-AU"/>
        </w:rPr>
        <w:t>Austroads Guide to Road Design</w:t>
      </w:r>
      <w:r w:rsidRPr="007C2B95">
        <w:rPr>
          <w:rFonts w:ascii="Times New Roman" w:hAnsi="Times New Roman" w:cs="Times New Roman"/>
          <w:lang w:val="en-AU"/>
        </w:rPr>
        <w:t xml:space="preserve"> and </w:t>
      </w:r>
      <w:r w:rsidRPr="007C2B95">
        <w:rPr>
          <w:rFonts w:ascii="Times New Roman" w:hAnsi="Times New Roman" w:cs="Times New Roman"/>
          <w:i/>
          <w:iCs/>
          <w:lang w:val="en-AU"/>
        </w:rPr>
        <w:t>Road Planning and Design Manual</w:t>
      </w:r>
      <w:r w:rsidR="002E1055" w:rsidRPr="007C2B95">
        <w:rPr>
          <w:rFonts w:ascii="Times New Roman" w:hAnsi="Times New Roman" w:cs="Times New Roman"/>
          <w:i/>
          <w:iCs/>
          <w:lang w:val="en-AU"/>
        </w:rPr>
        <w:t xml:space="preserve"> </w:t>
      </w:r>
      <w:r w:rsidR="002E1055" w:rsidRPr="007C2B95">
        <w:rPr>
          <w:rFonts w:ascii="Times New Roman" w:hAnsi="Times New Roman" w:cs="Times New Roman"/>
          <w:lang w:val="en-AU"/>
        </w:rPr>
        <w:t>(Austroads 2025)</w:t>
      </w:r>
      <w:r w:rsidR="00040677" w:rsidRPr="007C2B95">
        <w:rPr>
          <w:rFonts w:ascii="Times New Roman" w:hAnsi="Times New Roman" w:cs="Times New Roman"/>
          <w:lang w:val="en-AU"/>
        </w:rPr>
        <w:t xml:space="preserve">. These </w:t>
      </w:r>
      <w:r w:rsidR="00C411B7" w:rsidRPr="007C2B95">
        <w:rPr>
          <w:rFonts w:ascii="Times New Roman" w:hAnsi="Times New Roman" w:cs="Times New Roman"/>
          <w:lang w:val="en-AU"/>
        </w:rPr>
        <w:t>DEs</w:t>
      </w:r>
      <w:r w:rsidR="00040677" w:rsidRPr="007C2B95">
        <w:rPr>
          <w:rFonts w:ascii="Times New Roman" w:hAnsi="Times New Roman" w:cs="Times New Roman"/>
          <w:lang w:val="en-AU"/>
        </w:rPr>
        <w:t xml:space="preserve"> require a risk assessment for</w:t>
      </w:r>
      <w:r w:rsidR="00BA486F" w:rsidRPr="007C2B95">
        <w:rPr>
          <w:rFonts w:ascii="Times New Roman" w:hAnsi="Times New Roman" w:cs="Times New Roman"/>
          <w:lang w:val="en-AU"/>
        </w:rPr>
        <w:t xml:space="preserve"> approval</w:t>
      </w:r>
      <w:r w:rsidR="0088059D" w:rsidRPr="007C2B95">
        <w:rPr>
          <w:rFonts w:ascii="Times New Roman" w:hAnsi="Times New Roman" w:cs="Times New Roman"/>
          <w:lang w:val="en-AU"/>
        </w:rPr>
        <w:t xml:space="preserve">. </w:t>
      </w:r>
      <w:r w:rsidRPr="007C2B95">
        <w:rPr>
          <w:rFonts w:ascii="Times New Roman" w:hAnsi="Times New Roman" w:cs="Times New Roman"/>
          <w:lang w:val="en-AU"/>
        </w:rPr>
        <w:t xml:space="preserve"> When upgrading existing roads, it is often unaffordable to upgrade all </w:t>
      </w:r>
      <w:r w:rsidR="00C411B7" w:rsidRPr="007C2B95">
        <w:rPr>
          <w:rFonts w:ascii="Times New Roman" w:hAnsi="Times New Roman" w:cs="Times New Roman"/>
          <w:lang w:val="en-AU"/>
        </w:rPr>
        <w:t>DEs</w:t>
      </w:r>
      <w:r w:rsidRPr="007C2B95">
        <w:rPr>
          <w:rFonts w:ascii="Times New Roman" w:hAnsi="Times New Roman" w:cs="Times New Roman"/>
          <w:lang w:val="en-AU"/>
        </w:rPr>
        <w:t xml:space="preserve"> to </w:t>
      </w:r>
      <w:r w:rsidR="00C411B7" w:rsidRPr="007C2B95">
        <w:rPr>
          <w:rFonts w:ascii="Times New Roman" w:hAnsi="Times New Roman" w:cs="Times New Roman"/>
          <w:lang w:val="en-AU"/>
        </w:rPr>
        <w:t>values by</w:t>
      </w:r>
      <w:r w:rsidRPr="007C2B95">
        <w:rPr>
          <w:rFonts w:ascii="Times New Roman" w:hAnsi="Times New Roman" w:cs="Times New Roman"/>
          <w:lang w:val="en-AU"/>
        </w:rPr>
        <w:t xml:space="preserve"> meeting these guidelines.</w:t>
      </w:r>
      <w:r w:rsidR="0088059D" w:rsidRPr="007C2B95">
        <w:rPr>
          <w:rFonts w:ascii="Times New Roman" w:hAnsi="Times New Roman" w:cs="Times New Roman"/>
          <w:lang w:val="en-AU"/>
        </w:rPr>
        <w:t xml:space="preserve"> </w:t>
      </w:r>
      <w:r w:rsidR="004430E2" w:rsidRPr="007C2B95">
        <w:rPr>
          <w:rFonts w:ascii="Times New Roman" w:hAnsi="Times New Roman" w:cs="Times New Roman"/>
          <w:lang w:val="en-AU"/>
        </w:rPr>
        <w:t>At the same time, r</w:t>
      </w:r>
      <w:r w:rsidRPr="007C2B95">
        <w:rPr>
          <w:rFonts w:ascii="Times New Roman" w:hAnsi="Times New Roman" w:cs="Times New Roman"/>
          <w:lang w:val="en-AU"/>
        </w:rPr>
        <w:t xml:space="preserve">oad designers are responsible for ensuring </w:t>
      </w:r>
      <w:r w:rsidR="00C411B7" w:rsidRPr="007C2B95">
        <w:rPr>
          <w:rFonts w:ascii="Times New Roman" w:hAnsi="Times New Roman" w:cs="Times New Roman"/>
          <w:lang w:val="en-AU"/>
        </w:rPr>
        <w:t>DEs</w:t>
      </w:r>
      <w:r w:rsidRPr="007C2B95">
        <w:rPr>
          <w:rFonts w:ascii="Times New Roman" w:hAnsi="Times New Roman" w:cs="Times New Roman"/>
          <w:lang w:val="en-AU"/>
        </w:rPr>
        <w:t xml:space="preserve"> that are retained provide </w:t>
      </w:r>
      <w:r w:rsidR="001C0D60" w:rsidRPr="007C2B95">
        <w:rPr>
          <w:rFonts w:ascii="Times New Roman" w:hAnsi="Times New Roman" w:cs="Times New Roman"/>
          <w:lang w:val="en-AU"/>
        </w:rPr>
        <w:t>an acceptable level of safety</w:t>
      </w:r>
      <w:r w:rsidRPr="007C2B95">
        <w:rPr>
          <w:rFonts w:ascii="Times New Roman" w:hAnsi="Times New Roman" w:cs="Times New Roman"/>
          <w:lang w:val="en-AU"/>
        </w:rPr>
        <w:t xml:space="preserve">. </w:t>
      </w:r>
      <w:r w:rsidR="004430E2" w:rsidRPr="007C2B95">
        <w:rPr>
          <w:rFonts w:ascii="Times New Roman" w:hAnsi="Times New Roman" w:cs="Times New Roman"/>
          <w:lang w:val="en-AU"/>
        </w:rPr>
        <w:t>Without a qu</w:t>
      </w:r>
      <w:r w:rsidR="00E17E64" w:rsidRPr="007C2B95">
        <w:rPr>
          <w:rFonts w:ascii="Times New Roman" w:hAnsi="Times New Roman" w:cs="Times New Roman"/>
          <w:lang w:val="en-AU"/>
        </w:rPr>
        <w:t xml:space="preserve">antitative method and data-driven insights, </w:t>
      </w:r>
      <w:r w:rsidR="00A965AD" w:rsidRPr="007C2B95">
        <w:rPr>
          <w:rFonts w:ascii="Times New Roman" w:hAnsi="Times New Roman" w:cs="Times New Roman"/>
          <w:lang w:val="en-AU"/>
        </w:rPr>
        <w:t>engineers often rely on subjective assessments based on risk management frameworks or professional experience</w:t>
      </w:r>
      <w:r w:rsidRPr="007C2B95">
        <w:rPr>
          <w:rFonts w:ascii="Times New Roman" w:hAnsi="Times New Roman" w:cs="Times New Roman"/>
          <w:lang w:val="en-AU"/>
        </w:rPr>
        <w:t>.</w:t>
      </w:r>
    </w:p>
    <w:p w14:paraId="42CBF99E" w14:textId="6CAF6270" w:rsidR="007556BB" w:rsidRPr="007C2B95" w:rsidRDefault="00853A6C" w:rsidP="00387880">
      <w:pPr>
        <w:jc w:val="both"/>
        <w:rPr>
          <w:rFonts w:ascii="Times New Roman" w:hAnsi="Times New Roman" w:cs="Times New Roman"/>
          <w:lang w:val="en-AU"/>
        </w:rPr>
      </w:pPr>
      <w:r w:rsidRPr="007C2B95">
        <w:rPr>
          <w:rFonts w:ascii="Times New Roman" w:hAnsi="Times New Roman" w:cs="Times New Roman"/>
          <w:lang w:val="en-AU"/>
        </w:rPr>
        <w:t>T</w:t>
      </w:r>
      <w:r w:rsidR="007556BB" w:rsidRPr="007C2B95">
        <w:rPr>
          <w:rFonts w:ascii="Times New Roman" w:hAnsi="Times New Roman" w:cs="Times New Roman"/>
          <w:lang w:val="en-AU"/>
        </w:rPr>
        <w:t>here is increasing interest in analy</w:t>
      </w:r>
      <w:r w:rsidRPr="007C2B95">
        <w:rPr>
          <w:rFonts w:ascii="Times New Roman" w:hAnsi="Times New Roman" w:cs="Times New Roman"/>
          <w:lang w:val="en-AU"/>
        </w:rPr>
        <w:t>sis methods involving</w:t>
      </w:r>
      <w:r w:rsidR="007556BB" w:rsidRPr="007C2B95">
        <w:rPr>
          <w:rFonts w:ascii="Times New Roman" w:hAnsi="Times New Roman" w:cs="Times New Roman"/>
          <w:lang w:val="en-AU"/>
        </w:rPr>
        <w:t xml:space="preserve"> statistically rigorous </w:t>
      </w:r>
      <w:r w:rsidRPr="007C2B95">
        <w:rPr>
          <w:rFonts w:ascii="Times New Roman" w:hAnsi="Times New Roman" w:cs="Times New Roman"/>
          <w:lang w:val="en-AU"/>
        </w:rPr>
        <w:t>models that facilitate</w:t>
      </w:r>
      <w:r w:rsidR="007556BB" w:rsidRPr="007C2B95">
        <w:rPr>
          <w:rFonts w:ascii="Times New Roman" w:hAnsi="Times New Roman" w:cs="Times New Roman"/>
          <w:lang w:val="en-AU"/>
        </w:rPr>
        <w:t xml:space="preserve"> reproducibility</w:t>
      </w:r>
      <w:r w:rsidRPr="007C2B95">
        <w:rPr>
          <w:rFonts w:ascii="Times New Roman" w:hAnsi="Times New Roman" w:cs="Times New Roman"/>
          <w:lang w:val="en-AU"/>
        </w:rPr>
        <w:t>,</w:t>
      </w:r>
      <w:r w:rsidR="007556BB" w:rsidRPr="007C2B95">
        <w:rPr>
          <w:rFonts w:ascii="Times New Roman" w:hAnsi="Times New Roman" w:cs="Times New Roman"/>
          <w:lang w:val="en-AU"/>
        </w:rPr>
        <w:t xml:space="preserve"> and causal interpretation</w:t>
      </w:r>
      <w:r w:rsidRPr="007C2B95">
        <w:rPr>
          <w:rFonts w:ascii="Times New Roman" w:hAnsi="Times New Roman" w:cs="Times New Roman"/>
          <w:lang w:val="en-AU"/>
        </w:rPr>
        <w:t xml:space="preserve">. In addition, these methods should </w:t>
      </w:r>
      <w:r w:rsidR="004D0337" w:rsidRPr="007C2B95">
        <w:rPr>
          <w:rFonts w:ascii="Times New Roman" w:hAnsi="Times New Roman" w:cs="Times New Roman"/>
          <w:lang w:val="en-AU"/>
        </w:rPr>
        <w:t>provide</w:t>
      </w:r>
      <w:r w:rsidRPr="007C2B95">
        <w:rPr>
          <w:rFonts w:ascii="Times New Roman" w:hAnsi="Times New Roman" w:cs="Times New Roman"/>
          <w:lang w:val="en-AU"/>
        </w:rPr>
        <w:t xml:space="preserve"> </w:t>
      </w:r>
      <w:r w:rsidR="007556BB" w:rsidRPr="007C2B95">
        <w:rPr>
          <w:rFonts w:ascii="Times New Roman" w:hAnsi="Times New Roman" w:cs="Times New Roman"/>
          <w:lang w:val="en-AU"/>
        </w:rPr>
        <w:t xml:space="preserve">the ability to </w:t>
      </w:r>
      <w:r w:rsidRPr="007C2B95">
        <w:rPr>
          <w:rFonts w:ascii="Times New Roman" w:hAnsi="Times New Roman" w:cs="Times New Roman"/>
          <w:lang w:val="en-AU"/>
        </w:rPr>
        <w:t xml:space="preserve">capture </w:t>
      </w:r>
      <w:r w:rsidR="007556BB" w:rsidRPr="007C2B95">
        <w:rPr>
          <w:rFonts w:ascii="Times New Roman" w:hAnsi="Times New Roman" w:cs="Times New Roman"/>
          <w:lang w:val="en-AU"/>
        </w:rPr>
        <w:t xml:space="preserve">the marginal safety effects of individual geometric design elements while </w:t>
      </w:r>
      <w:r w:rsidR="00C411B7" w:rsidRPr="007C2B95">
        <w:rPr>
          <w:rFonts w:ascii="Times New Roman" w:hAnsi="Times New Roman" w:cs="Times New Roman"/>
          <w:lang w:val="en-AU"/>
        </w:rPr>
        <w:t>controlling</w:t>
      </w:r>
      <w:r w:rsidR="007556BB" w:rsidRPr="007C2B95">
        <w:rPr>
          <w:rFonts w:ascii="Times New Roman" w:hAnsi="Times New Roman" w:cs="Times New Roman"/>
          <w:lang w:val="en-AU"/>
        </w:rPr>
        <w:t xml:space="preserve"> traffic exposure, unobserved heterogeneity, and spatial and temporal dependence. Contemporary road-safety research has predominantly relied on Safety Performance Functions (SPFs), typically specified within count-data modelling frameworks such as Poisson, Negative Binomial, and hierarchical extensions, to estimate expected crash frequencies under varying geometric and operational conditions. However, the suitability and inferential validity of these methods vary substantially across applications, particularly when assessing isolated </w:t>
      </w:r>
      <w:r w:rsidR="00645EFE" w:rsidRPr="007C2B95">
        <w:rPr>
          <w:rFonts w:ascii="Times New Roman" w:hAnsi="Times New Roman" w:cs="Times New Roman"/>
          <w:lang w:val="en-AU"/>
        </w:rPr>
        <w:t xml:space="preserve">DEs </w:t>
      </w:r>
      <w:r w:rsidR="007556BB" w:rsidRPr="007C2B95">
        <w:rPr>
          <w:rFonts w:ascii="Times New Roman" w:hAnsi="Times New Roman" w:cs="Times New Roman"/>
          <w:lang w:val="en-AU"/>
        </w:rPr>
        <w:t>on existing roadway networks, where limited variation, selection bias, and confounding pose significant econometric challenges.</w:t>
      </w:r>
    </w:p>
    <w:p w14:paraId="2004485E" w14:textId="60F7D77B" w:rsidR="007556BB" w:rsidRPr="007C2B95" w:rsidRDefault="007556BB" w:rsidP="00387880">
      <w:pPr>
        <w:jc w:val="both"/>
        <w:rPr>
          <w:rFonts w:ascii="Times New Roman" w:hAnsi="Times New Roman" w:cs="Times New Roman"/>
          <w:lang w:val="en-AU"/>
        </w:rPr>
      </w:pPr>
      <w:r w:rsidRPr="007C2B95">
        <w:rPr>
          <w:rFonts w:ascii="Times New Roman" w:hAnsi="Times New Roman" w:cs="Times New Roman"/>
          <w:lang w:val="en-AU"/>
        </w:rPr>
        <w:t xml:space="preserve">Consequently, a systematic and methodologically grounded assessment of these modelling </w:t>
      </w:r>
      <w:r w:rsidR="00645EFE" w:rsidRPr="007C2B95">
        <w:rPr>
          <w:rFonts w:ascii="Times New Roman" w:hAnsi="Times New Roman" w:cs="Times New Roman"/>
          <w:lang w:val="en-AU"/>
        </w:rPr>
        <w:t xml:space="preserve">frameworks </w:t>
      </w:r>
      <w:r w:rsidRPr="007C2B95">
        <w:rPr>
          <w:rFonts w:ascii="Times New Roman" w:hAnsi="Times New Roman" w:cs="Times New Roman"/>
          <w:lang w:val="en-AU"/>
        </w:rPr>
        <w:t>is required to support evidence-based decision-making</w:t>
      </w:r>
      <w:r w:rsidR="005A7EF5" w:rsidRPr="007C2B95">
        <w:rPr>
          <w:rFonts w:ascii="Times New Roman" w:hAnsi="Times New Roman" w:cs="Times New Roman"/>
          <w:lang w:val="en-AU"/>
        </w:rPr>
        <w:t>, allowing practitioners to explicitly trade off expected safety outcomes against economic, operational, and geometric design constraints. Such assessments provide guidance on when simplified predictive formulations (e.g., calibrated base SPFs or aggregate CMFs) are statistically adequate, when more advanced modelling frameworks are empirically justified, and how estimation and prediction uncertainty should be formally quantified and communicated within DE risk assessment processes.</w:t>
      </w:r>
    </w:p>
    <w:p w14:paraId="08D88D00" w14:textId="0A62305C" w:rsidR="00C16E1C" w:rsidRPr="007C2B95" w:rsidRDefault="00B24B98" w:rsidP="00387880">
      <w:pPr>
        <w:jc w:val="both"/>
        <w:rPr>
          <w:rFonts w:ascii="Times New Roman" w:hAnsi="Times New Roman" w:cs="Times New Roman"/>
          <w:b/>
          <w:bCs/>
          <w:lang w:val="en-AU"/>
        </w:rPr>
      </w:pPr>
      <w:r w:rsidRPr="007C2B95">
        <w:rPr>
          <w:rFonts w:ascii="Times New Roman" w:hAnsi="Times New Roman" w:cs="Times New Roman"/>
          <w:lang w:val="en-AU"/>
        </w:rPr>
        <w:t xml:space="preserve">Hence, the </w:t>
      </w:r>
      <w:r w:rsidR="00C16E1C" w:rsidRPr="007C2B95">
        <w:rPr>
          <w:rFonts w:ascii="Times New Roman" w:hAnsi="Times New Roman" w:cs="Times New Roman"/>
          <w:lang w:val="en-AU"/>
        </w:rPr>
        <w:t xml:space="preserve">aim of this project is to </w:t>
      </w:r>
      <w:r w:rsidR="00933490" w:rsidRPr="007C2B95">
        <w:rPr>
          <w:rFonts w:ascii="Times New Roman" w:hAnsi="Times New Roman" w:cs="Times New Roman"/>
          <w:lang w:val="en-AU"/>
        </w:rPr>
        <w:t>review and assess</w:t>
      </w:r>
      <w:r w:rsidR="00C16E1C" w:rsidRPr="007C2B95">
        <w:rPr>
          <w:rFonts w:ascii="Times New Roman" w:hAnsi="Times New Roman" w:cs="Times New Roman"/>
          <w:lang w:val="en-AU"/>
        </w:rPr>
        <w:t xml:space="preserve"> </w:t>
      </w:r>
      <w:r w:rsidR="00F73FA7" w:rsidRPr="007C2B95">
        <w:rPr>
          <w:rFonts w:ascii="Times New Roman" w:hAnsi="Times New Roman" w:cs="Times New Roman"/>
          <w:lang w:val="en-AU"/>
        </w:rPr>
        <w:t xml:space="preserve">quantitative </w:t>
      </w:r>
      <w:r w:rsidR="00C16E1C" w:rsidRPr="007C2B95">
        <w:rPr>
          <w:rFonts w:ascii="Times New Roman" w:hAnsi="Times New Roman" w:cs="Times New Roman"/>
          <w:lang w:val="en-AU"/>
        </w:rPr>
        <w:t>methods available for predicting the effect of</w:t>
      </w:r>
      <w:r w:rsidR="00C16E1C" w:rsidRPr="007C2B95">
        <w:rPr>
          <w:rFonts w:ascii="Times New Roman" w:hAnsi="Times New Roman" w:cs="Times New Roman"/>
          <w:b/>
          <w:bCs/>
          <w:lang w:val="en-AU"/>
        </w:rPr>
        <w:t xml:space="preserve"> </w:t>
      </w:r>
      <w:r w:rsidR="00C16E1C" w:rsidRPr="007C2B95">
        <w:rPr>
          <w:rFonts w:ascii="Times New Roman" w:hAnsi="Times New Roman" w:cs="Times New Roman"/>
          <w:lang w:val="en-AU"/>
        </w:rPr>
        <w:t xml:space="preserve">geometric </w:t>
      </w:r>
      <w:r w:rsidRPr="007C2B95">
        <w:rPr>
          <w:rFonts w:ascii="Times New Roman" w:hAnsi="Times New Roman" w:cs="Times New Roman"/>
          <w:lang w:val="en-AU"/>
        </w:rPr>
        <w:t>characteristics</w:t>
      </w:r>
      <w:r w:rsidR="00C16E1C" w:rsidRPr="007C2B95">
        <w:rPr>
          <w:rFonts w:ascii="Times New Roman" w:hAnsi="Times New Roman" w:cs="Times New Roman"/>
          <w:lang w:val="en-AU"/>
        </w:rPr>
        <w:t xml:space="preserve"> on crash rates.</w:t>
      </w:r>
      <w:r w:rsidR="00933490" w:rsidRPr="007C2B95">
        <w:rPr>
          <w:rFonts w:ascii="Times New Roman" w:hAnsi="Times New Roman" w:cs="Times New Roman"/>
          <w:lang w:val="en-AU"/>
        </w:rPr>
        <w:t xml:space="preserve"> </w:t>
      </w:r>
      <w:r w:rsidR="000F7115" w:rsidRPr="007C2B95">
        <w:rPr>
          <w:rFonts w:ascii="Times New Roman" w:hAnsi="Times New Roman" w:cs="Times New Roman"/>
          <w:lang w:val="en-AU"/>
        </w:rPr>
        <w:t>The following sections discuss the most common and sound methods</w:t>
      </w:r>
      <w:r w:rsidR="00B62A8D" w:rsidRPr="007C2B95">
        <w:rPr>
          <w:rFonts w:ascii="Times New Roman" w:hAnsi="Times New Roman" w:cs="Times New Roman"/>
          <w:lang w:val="en-AU"/>
        </w:rPr>
        <w:t xml:space="preserve"> use</w:t>
      </w:r>
      <w:r w:rsidR="00066B5C" w:rsidRPr="007C2B95">
        <w:rPr>
          <w:rFonts w:ascii="Times New Roman" w:hAnsi="Times New Roman" w:cs="Times New Roman"/>
          <w:lang w:val="en-AU"/>
        </w:rPr>
        <w:t>d</w:t>
      </w:r>
      <w:r w:rsidR="00B62A8D" w:rsidRPr="007C2B95">
        <w:rPr>
          <w:rFonts w:ascii="Times New Roman" w:hAnsi="Times New Roman" w:cs="Times New Roman"/>
          <w:lang w:val="en-AU"/>
        </w:rPr>
        <w:t xml:space="preserve"> in practice for the estimation of the effects of </w:t>
      </w:r>
      <w:r w:rsidR="00D35066" w:rsidRPr="007C2B95">
        <w:rPr>
          <w:rFonts w:ascii="Times New Roman" w:hAnsi="Times New Roman" w:cs="Times New Roman"/>
          <w:lang w:val="en-AU"/>
        </w:rPr>
        <w:t>changes to geometric</w:t>
      </w:r>
      <w:r w:rsidR="00F81676" w:rsidRPr="007C2B95">
        <w:rPr>
          <w:rFonts w:ascii="Times New Roman" w:hAnsi="Times New Roman" w:cs="Times New Roman"/>
          <w:lang w:val="en-AU"/>
        </w:rPr>
        <w:t xml:space="preserve"> characteristics,</w:t>
      </w:r>
      <w:r w:rsidR="00D35066" w:rsidRPr="007C2B95">
        <w:rPr>
          <w:rFonts w:ascii="Times New Roman" w:hAnsi="Times New Roman" w:cs="Times New Roman"/>
          <w:lang w:val="en-AU"/>
        </w:rPr>
        <w:t xml:space="preserve"> and other relevant</w:t>
      </w:r>
      <w:r w:rsidR="00F81676" w:rsidRPr="007C2B95">
        <w:rPr>
          <w:rFonts w:ascii="Times New Roman" w:hAnsi="Times New Roman" w:cs="Times New Roman"/>
          <w:lang w:val="en-AU"/>
        </w:rPr>
        <w:t xml:space="preserve"> countermeasures,</w:t>
      </w:r>
      <w:r w:rsidR="00D35066" w:rsidRPr="007C2B95">
        <w:rPr>
          <w:rFonts w:ascii="Times New Roman" w:hAnsi="Times New Roman" w:cs="Times New Roman"/>
          <w:lang w:val="en-AU"/>
        </w:rPr>
        <w:t xml:space="preserve"> on road safety.</w:t>
      </w:r>
    </w:p>
    <w:p w14:paraId="034B6525" w14:textId="7E616681" w:rsidR="00E8233A" w:rsidRPr="007C2B95" w:rsidRDefault="004D4445" w:rsidP="00FC3105">
      <w:pPr>
        <w:pStyle w:val="Heading1"/>
        <w:numPr>
          <w:ilvl w:val="0"/>
          <w:numId w:val="14"/>
        </w:numPr>
        <w:rPr>
          <w:color w:val="002060"/>
          <w:sz w:val="28"/>
          <w:szCs w:val="28"/>
          <w:lang w:val="en-AU"/>
        </w:rPr>
      </w:pPr>
      <w:bookmarkStart w:id="1" w:name="_Toc219707227"/>
      <w:r w:rsidRPr="007C2B95">
        <w:rPr>
          <w:color w:val="002060"/>
          <w:sz w:val="28"/>
          <w:szCs w:val="28"/>
          <w:lang w:val="en-AU"/>
        </w:rPr>
        <w:t xml:space="preserve">Study design and mechanism to </w:t>
      </w:r>
      <w:r w:rsidR="00DF370B" w:rsidRPr="007C2B95">
        <w:rPr>
          <w:color w:val="002060"/>
          <w:sz w:val="28"/>
          <w:szCs w:val="28"/>
          <w:lang w:val="en-AU"/>
        </w:rPr>
        <w:t>control</w:t>
      </w:r>
      <w:r w:rsidRPr="007C2B95">
        <w:rPr>
          <w:color w:val="002060"/>
          <w:sz w:val="28"/>
          <w:szCs w:val="28"/>
          <w:lang w:val="en-AU"/>
        </w:rPr>
        <w:t xml:space="preserve"> confounding factors</w:t>
      </w:r>
      <w:bookmarkEnd w:id="1"/>
    </w:p>
    <w:p w14:paraId="44CFE8BE" w14:textId="7E7B5D32" w:rsidR="00DC7E1E" w:rsidRPr="007C2B95" w:rsidRDefault="00E8233A" w:rsidP="00387880">
      <w:pPr>
        <w:jc w:val="both"/>
        <w:rPr>
          <w:rFonts w:ascii="Times New Roman" w:hAnsi="Times New Roman" w:cs="Times New Roman"/>
          <w:lang w:val="en-AU"/>
        </w:rPr>
      </w:pPr>
      <w:r w:rsidRPr="007C2B95">
        <w:rPr>
          <w:rFonts w:ascii="Times New Roman" w:hAnsi="Times New Roman" w:cs="Times New Roman"/>
          <w:lang w:val="en-AU"/>
        </w:rPr>
        <w:t xml:space="preserve">The </w:t>
      </w:r>
      <w:r w:rsidR="00E75CB2" w:rsidRPr="007C2B95">
        <w:rPr>
          <w:rFonts w:ascii="Times New Roman" w:hAnsi="Times New Roman" w:cs="Times New Roman"/>
          <w:lang w:val="en-AU"/>
        </w:rPr>
        <w:t xml:space="preserve">estimation of </w:t>
      </w:r>
      <w:r w:rsidR="00436FBD" w:rsidRPr="007C2B95">
        <w:rPr>
          <w:rFonts w:ascii="Times New Roman" w:hAnsi="Times New Roman" w:cs="Times New Roman"/>
          <w:lang w:val="en-AU"/>
        </w:rPr>
        <w:t xml:space="preserve">the </w:t>
      </w:r>
      <w:r w:rsidR="00E75CB2" w:rsidRPr="007C2B95">
        <w:rPr>
          <w:rFonts w:ascii="Times New Roman" w:hAnsi="Times New Roman" w:cs="Times New Roman"/>
          <w:lang w:val="en-AU"/>
        </w:rPr>
        <w:t xml:space="preserve">safety effects of </w:t>
      </w:r>
      <w:r w:rsidR="00EE65FA" w:rsidRPr="007C2B95">
        <w:rPr>
          <w:rFonts w:ascii="Times New Roman" w:hAnsi="Times New Roman" w:cs="Times New Roman"/>
          <w:lang w:val="en-AU"/>
        </w:rPr>
        <w:t xml:space="preserve">roadway characteristics, treatments, </w:t>
      </w:r>
      <w:r w:rsidR="006C2BAB" w:rsidRPr="007C2B95">
        <w:rPr>
          <w:rFonts w:ascii="Times New Roman" w:hAnsi="Times New Roman" w:cs="Times New Roman"/>
          <w:lang w:val="en-AU"/>
        </w:rPr>
        <w:t xml:space="preserve">weather and </w:t>
      </w:r>
      <w:r w:rsidR="003F7990" w:rsidRPr="007C2B95">
        <w:rPr>
          <w:rFonts w:ascii="Times New Roman" w:hAnsi="Times New Roman" w:cs="Times New Roman"/>
          <w:lang w:val="en-AU"/>
        </w:rPr>
        <w:t>environmental</w:t>
      </w:r>
      <w:r w:rsidR="006C2BAB" w:rsidRPr="007C2B95">
        <w:rPr>
          <w:rFonts w:ascii="Times New Roman" w:hAnsi="Times New Roman" w:cs="Times New Roman"/>
          <w:lang w:val="en-AU"/>
        </w:rPr>
        <w:t xml:space="preserve"> conditions</w:t>
      </w:r>
      <w:r w:rsidR="008706EE" w:rsidRPr="007C2B95">
        <w:rPr>
          <w:rFonts w:ascii="Times New Roman" w:hAnsi="Times New Roman" w:cs="Times New Roman"/>
          <w:lang w:val="en-AU"/>
        </w:rPr>
        <w:t xml:space="preserve">, and </w:t>
      </w:r>
      <w:r w:rsidR="00EE65FA" w:rsidRPr="007C2B95">
        <w:rPr>
          <w:rFonts w:ascii="Times New Roman" w:hAnsi="Times New Roman" w:cs="Times New Roman"/>
          <w:lang w:val="en-AU"/>
        </w:rPr>
        <w:t xml:space="preserve">volumes </w:t>
      </w:r>
      <w:r w:rsidR="005D2B8C" w:rsidRPr="007C2B95">
        <w:rPr>
          <w:rFonts w:ascii="Times New Roman" w:hAnsi="Times New Roman" w:cs="Times New Roman"/>
          <w:lang w:val="en-AU"/>
        </w:rPr>
        <w:t xml:space="preserve">requires statistical </w:t>
      </w:r>
      <w:r w:rsidR="00C56255" w:rsidRPr="007C2B95">
        <w:rPr>
          <w:rFonts w:ascii="Times New Roman" w:hAnsi="Times New Roman" w:cs="Times New Roman"/>
          <w:lang w:val="en-AU"/>
        </w:rPr>
        <w:t>and ev</w:t>
      </w:r>
      <w:r w:rsidR="006E5C77" w:rsidRPr="007C2B95">
        <w:rPr>
          <w:rFonts w:ascii="Times New Roman" w:hAnsi="Times New Roman" w:cs="Times New Roman"/>
          <w:lang w:val="en-AU"/>
        </w:rPr>
        <w:t xml:space="preserve">idence-based analyses to </w:t>
      </w:r>
      <w:r w:rsidR="006E528A" w:rsidRPr="007C2B95">
        <w:rPr>
          <w:rFonts w:ascii="Times New Roman" w:hAnsi="Times New Roman" w:cs="Times New Roman"/>
          <w:lang w:val="en-AU"/>
        </w:rPr>
        <w:t xml:space="preserve">disentangle </w:t>
      </w:r>
      <w:r w:rsidR="004F732C" w:rsidRPr="007C2B95">
        <w:rPr>
          <w:rFonts w:ascii="Times New Roman" w:hAnsi="Times New Roman" w:cs="Times New Roman"/>
          <w:lang w:val="en-AU"/>
        </w:rPr>
        <w:t xml:space="preserve">the </w:t>
      </w:r>
      <w:r w:rsidR="006E528A" w:rsidRPr="007C2B95">
        <w:rPr>
          <w:rFonts w:ascii="Times New Roman" w:hAnsi="Times New Roman" w:cs="Times New Roman"/>
          <w:lang w:val="en-AU"/>
        </w:rPr>
        <w:t xml:space="preserve">intricate interactions </w:t>
      </w:r>
      <w:r w:rsidR="00BA0363" w:rsidRPr="007C2B95">
        <w:rPr>
          <w:rFonts w:ascii="Times New Roman" w:hAnsi="Times New Roman" w:cs="Times New Roman"/>
          <w:lang w:val="en-AU"/>
        </w:rPr>
        <w:t>involving</w:t>
      </w:r>
      <w:r w:rsidR="00865FD4" w:rsidRPr="007C2B95">
        <w:rPr>
          <w:rFonts w:ascii="Times New Roman" w:hAnsi="Times New Roman" w:cs="Times New Roman"/>
          <w:lang w:val="en-AU"/>
        </w:rPr>
        <w:t xml:space="preserve"> </w:t>
      </w:r>
      <w:r w:rsidR="007D0027" w:rsidRPr="007C2B95">
        <w:rPr>
          <w:rFonts w:ascii="Times New Roman" w:hAnsi="Times New Roman" w:cs="Times New Roman"/>
          <w:lang w:val="en-AU"/>
        </w:rPr>
        <w:t xml:space="preserve">the </w:t>
      </w:r>
      <w:r w:rsidR="008706EE" w:rsidRPr="007C2B95">
        <w:rPr>
          <w:rFonts w:ascii="Times New Roman" w:hAnsi="Times New Roman" w:cs="Times New Roman"/>
          <w:lang w:val="en-AU"/>
        </w:rPr>
        <w:t xml:space="preserve">various </w:t>
      </w:r>
      <w:r w:rsidR="00865FD4" w:rsidRPr="007C2B95">
        <w:rPr>
          <w:rFonts w:ascii="Times New Roman" w:hAnsi="Times New Roman" w:cs="Times New Roman"/>
          <w:lang w:val="en-AU"/>
        </w:rPr>
        <w:t xml:space="preserve">factors </w:t>
      </w:r>
      <w:r w:rsidR="00051367" w:rsidRPr="007C2B95">
        <w:rPr>
          <w:rFonts w:ascii="Times New Roman" w:hAnsi="Times New Roman" w:cs="Times New Roman"/>
          <w:lang w:val="en-AU"/>
        </w:rPr>
        <w:t>contributing to crashes</w:t>
      </w:r>
      <w:r w:rsidR="00CE38CE" w:rsidRPr="007C2B95">
        <w:rPr>
          <w:rFonts w:ascii="Times New Roman" w:hAnsi="Times New Roman" w:cs="Times New Roman"/>
          <w:lang w:val="en-AU"/>
        </w:rPr>
        <w:t>.</w:t>
      </w:r>
      <w:r w:rsidR="00AC0A01" w:rsidRPr="007C2B95">
        <w:rPr>
          <w:rFonts w:ascii="Times New Roman" w:hAnsi="Times New Roman" w:cs="Times New Roman"/>
          <w:lang w:val="en-AU"/>
        </w:rPr>
        <w:t xml:space="preserve"> </w:t>
      </w:r>
      <w:r w:rsidR="00AC0A01" w:rsidRPr="007C2B95">
        <w:rPr>
          <w:rFonts w:ascii="Times New Roman" w:hAnsi="Times New Roman" w:cs="Times New Roman"/>
          <w:lang w:val="en-AU"/>
        </w:rPr>
        <w:lastRenderedPageBreak/>
        <w:t xml:space="preserve">There are several methods proposed in literature and practice </w:t>
      </w:r>
      <w:r w:rsidR="004614E4" w:rsidRPr="007C2B95">
        <w:rPr>
          <w:rFonts w:ascii="Times New Roman" w:hAnsi="Times New Roman" w:cs="Times New Roman"/>
          <w:lang w:val="en-AU"/>
        </w:rPr>
        <w:t xml:space="preserve">to predict the safety </w:t>
      </w:r>
      <w:r w:rsidR="00F406C2" w:rsidRPr="007C2B95">
        <w:rPr>
          <w:rFonts w:ascii="Times New Roman" w:hAnsi="Times New Roman" w:cs="Times New Roman"/>
          <w:lang w:val="en-AU"/>
        </w:rPr>
        <w:t>effects</w:t>
      </w:r>
      <w:r w:rsidR="004614E4" w:rsidRPr="007C2B95">
        <w:rPr>
          <w:rFonts w:ascii="Times New Roman" w:hAnsi="Times New Roman" w:cs="Times New Roman"/>
          <w:lang w:val="en-AU"/>
        </w:rPr>
        <w:t xml:space="preserve"> of </w:t>
      </w:r>
      <w:r w:rsidR="00B92A15" w:rsidRPr="007C2B95">
        <w:rPr>
          <w:rFonts w:ascii="Times New Roman" w:hAnsi="Times New Roman" w:cs="Times New Roman"/>
          <w:lang w:val="en-AU"/>
        </w:rPr>
        <w:t xml:space="preserve">specific </w:t>
      </w:r>
      <w:r w:rsidR="00640973" w:rsidRPr="007C2B95">
        <w:rPr>
          <w:rFonts w:ascii="Times New Roman" w:hAnsi="Times New Roman" w:cs="Times New Roman"/>
          <w:lang w:val="en-AU"/>
        </w:rPr>
        <w:t>roadway</w:t>
      </w:r>
      <w:r w:rsidR="004614E4" w:rsidRPr="007C2B95">
        <w:rPr>
          <w:rFonts w:ascii="Times New Roman" w:hAnsi="Times New Roman" w:cs="Times New Roman"/>
          <w:lang w:val="en-AU"/>
        </w:rPr>
        <w:t xml:space="preserve"> </w:t>
      </w:r>
      <w:r w:rsidR="00F406C2" w:rsidRPr="007C2B95">
        <w:rPr>
          <w:rFonts w:ascii="Times New Roman" w:hAnsi="Times New Roman" w:cs="Times New Roman"/>
          <w:lang w:val="en-AU"/>
        </w:rPr>
        <w:t>characteristic</w:t>
      </w:r>
      <w:r w:rsidR="004614E4" w:rsidRPr="007C2B95">
        <w:rPr>
          <w:rFonts w:ascii="Times New Roman" w:hAnsi="Times New Roman" w:cs="Times New Roman"/>
          <w:lang w:val="en-AU"/>
        </w:rPr>
        <w:t xml:space="preserve">s </w:t>
      </w:r>
      <w:r w:rsidR="00B92A15" w:rsidRPr="007C2B95">
        <w:rPr>
          <w:rFonts w:ascii="Times New Roman" w:hAnsi="Times New Roman" w:cs="Times New Roman"/>
          <w:lang w:val="en-AU"/>
        </w:rPr>
        <w:t>and</w:t>
      </w:r>
      <w:r w:rsidR="004614E4" w:rsidRPr="007C2B95">
        <w:rPr>
          <w:rFonts w:ascii="Times New Roman" w:hAnsi="Times New Roman" w:cs="Times New Roman"/>
          <w:lang w:val="en-AU"/>
        </w:rPr>
        <w:t xml:space="preserve"> treatments</w:t>
      </w:r>
      <w:r w:rsidR="00B92A15" w:rsidRPr="007C2B95">
        <w:rPr>
          <w:rFonts w:ascii="Times New Roman" w:hAnsi="Times New Roman" w:cs="Times New Roman"/>
          <w:lang w:val="en-AU"/>
        </w:rPr>
        <w:t xml:space="preserve">. Considering the </w:t>
      </w:r>
      <w:r w:rsidR="00880D3A" w:rsidRPr="007C2B95">
        <w:rPr>
          <w:rFonts w:ascii="Times New Roman" w:hAnsi="Times New Roman" w:cs="Times New Roman"/>
          <w:lang w:val="en-AU"/>
        </w:rPr>
        <w:t xml:space="preserve">study </w:t>
      </w:r>
      <w:r w:rsidR="00C128EE" w:rsidRPr="007C2B95">
        <w:rPr>
          <w:rFonts w:ascii="Times New Roman" w:hAnsi="Times New Roman" w:cs="Times New Roman"/>
          <w:lang w:val="en-AU"/>
        </w:rPr>
        <w:t xml:space="preserve">design and </w:t>
      </w:r>
      <w:r w:rsidR="003E295B" w:rsidRPr="007C2B95">
        <w:rPr>
          <w:rFonts w:ascii="Times New Roman" w:hAnsi="Times New Roman" w:cs="Times New Roman"/>
          <w:lang w:val="en-AU"/>
        </w:rPr>
        <w:t xml:space="preserve">mechanism to </w:t>
      </w:r>
      <w:r w:rsidR="00C128EE" w:rsidRPr="007C2B95">
        <w:rPr>
          <w:rFonts w:ascii="Times New Roman" w:hAnsi="Times New Roman" w:cs="Times New Roman"/>
          <w:lang w:val="en-AU"/>
        </w:rPr>
        <w:t>control for confounding factors</w:t>
      </w:r>
      <w:r w:rsidR="009502C5" w:rsidRPr="007C2B95">
        <w:rPr>
          <w:rFonts w:ascii="Times New Roman" w:hAnsi="Times New Roman" w:cs="Times New Roman"/>
          <w:lang w:val="en-AU"/>
        </w:rPr>
        <w:t>,</w:t>
      </w:r>
      <w:r w:rsidR="00B92A15" w:rsidRPr="007C2B95">
        <w:rPr>
          <w:rFonts w:ascii="Times New Roman" w:hAnsi="Times New Roman" w:cs="Times New Roman"/>
          <w:lang w:val="en-AU"/>
        </w:rPr>
        <w:t xml:space="preserve"> </w:t>
      </w:r>
      <w:r w:rsidR="002520DD" w:rsidRPr="007C2B95">
        <w:rPr>
          <w:rFonts w:ascii="Times New Roman" w:hAnsi="Times New Roman" w:cs="Times New Roman"/>
          <w:lang w:val="en-AU"/>
        </w:rPr>
        <w:t>the most common methods are observational</w:t>
      </w:r>
      <w:r w:rsidR="00B92A15" w:rsidRPr="007C2B95">
        <w:rPr>
          <w:rFonts w:ascii="Times New Roman" w:hAnsi="Times New Roman" w:cs="Times New Roman"/>
          <w:lang w:val="en-AU"/>
        </w:rPr>
        <w:t xml:space="preserve"> Before and After </w:t>
      </w:r>
      <w:r w:rsidR="002520DD" w:rsidRPr="007C2B95">
        <w:rPr>
          <w:rFonts w:ascii="Times New Roman" w:hAnsi="Times New Roman" w:cs="Times New Roman"/>
          <w:lang w:val="en-AU"/>
        </w:rPr>
        <w:t>(B</w:t>
      </w:r>
      <w:r w:rsidR="00FE527C" w:rsidRPr="007C2B95">
        <w:rPr>
          <w:rFonts w:ascii="Times New Roman" w:hAnsi="Times New Roman" w:cs="Times New Roman"/>
          <w:lang w:val="en-AU"/>
        </w:rPr>
        <w:t>A</w:t>
      </w:r>
      <w:r w:rsidR="002520DD" w:rsidRPr="007C2B95">
        <w:rPr>
          <w:rFonts w:ascii="Times New Roman" w:hAnsi="Times New Roman" w:cs="Times New Roman"/>
          <w:lang w:val="en-AU"/>
        </w:rPr>
        <w:t>)</w:t>
      </w:r>
      <w:r w:rsidR="00DC7E1E" w:rsidRPr="007C2B95">
        <w:rPr>
          <w:rFonts w:ascii="Times New Roman" w:hAnsi="Times New Roman" w:cs="Times New Roman"/>
          <w:lang w:val="en-AU"/>
        </w:rPr>
        <w:t xml:space="preserve"> and</w:t>
      </w:r>
      <w:r w:rsidR="000A0C0A" w:rsidRPr="007C2B95">
        <w:rPr>
          <w:rFonts w:ascii="Times New Roman" w:hAnsi="Times New Roman" w:cs="Times New Roman"/>
          <w:lang w:val="en-AU"/>
        </w:rPr>
        <w:t xml:space="preserve"> </w:t>
      </w:r>
      <w:r w:rsidR="00B92A15" w:rsidRPr="007C2B95">
        <w:rPr>
          <w:rFonts w:ascii="Times New Roman" w:hAnsi="Times New Roman" w:cs="Times New Roman"/>
          <w:lang w:val="en-AU"/>
        </w:rPr>
        <w:t xml:space="preserve">cross-sectional </w:t>
      </w:r>
      <w:r w:rsidR="002520DD" w:rsidRPr="007C2B95">
        <w:rPr>
          <w:rFonts w:ascii="Times New Roman" w:hAnsi="Times New Roman" w:cs="Times New Roman"/>
          <w:lang w:val="en-AU"/>
        </w:rPr>
        <w:t>studies</w:t>
      </w:r>
      <w:r w:rsidR="00DC7E1E" w:rsidRPr="007C2B95">
        <w:rPr>
          <w:rFonts w:ascii="Times New Roman" w:hAnsi="Times New Roman" w:cs="Times New Roman"/>
          <w:lang w:val="en-AU"/>
        </w:rPr>
        <w:t>. Other less common methods include</w:t>
      </w:r>
      <w:r w:rsidR="000A0C0A" w:rsidRPr="007C2B95">
        <w:rPr>
          <w:rFonts w:ascii="Times New Roman" w:hAnsi="Times New Roman" w:cs="Times New Roman"/>
          <w:lang w:val="en-AU"/>
        </w:rPr>
        <w:t xml:space="preserve"> </w:t>
      </w:r>
      <w:r w:rsidR="00DF370B" w:rsidRPr="007C2B95">
        <w:rPr>
          <w:rFonts w:ascii="Times New Roman" w:hAnsi="Times New Roman" w:cs="Times New Roman"/>
          <w:lang w:val="en-AU"/>
        </w:rPr>
        <w:t>randomized</w:t>
      </w:r>
      <w:r w:rsidR="00525D9E" w:rsidRPr="007C2B95">
        <w:rPr>
          <w:rFonts w:ascii="Times New Roman" w:hAnsi="Times New Roman" w:cs="Times New Roman"/>
          <w:lang w:val="en-AU"/>
        </w:rPr>
        <w:t xml:space="preserve"> controlled trials, case–control studies</w:t>
      </w:r>
      <w:r w:rsidR="00012162" w:rsidRPr="007C2B95">
        <w:rPr>
          <w:rFonts w:ascii="Times New Roman" w:hAnsi="Times New Roman" w:cs="Times New Roman"/>
          <w:lang w:val="en-AU"/>
        </w:rPr>
        <w:t xml:space="preserve">, cohort studies (e.g., </w:t>
      </w:r>
      <w:r w:rsidR="002913FC" w:rsidRPr="007C2B95">
        <w:rPr>
          <w:rFonts w:ascii="Times New Roman" w:hAnsi="Times New Roman" w:cs="Times New Roman"/>
          <w:lang w:val="en-AU"/>
        </w:rPr>
        <w:t>monitor</w:t>
      </w:r>
      <w:r w:rsidR="00012162" w:rsidRPr="007C2B95">
        <w:rPr>
          <w:rFonts w:ascii="Times New Roman" w:hAnsi="Times New Roman" w:cs="Times New Roman"/>
          <w:lang w:val="en-AU"/>
        </w:rPr>
        <w:t>ing drivers over time)</w:t>
      </w:r>
      <w:r w:rsidR="00D65757" w:rsidRPr="007C2B95">
        <w:rPr>
          <w:rFonts w:ascii="Times New Roman" w:hAnsi="Times New Roman" w:cs="Times New Roman"/>
          <w:lang w:val="en-AU"/>
        </w:rPr>
        <w:t>,</w:t>
      </w:r>
      <w:r w:rsidR="00012162" w:rsidRPr="007C2B95">
        <w:rPr>
          <w:rFonts w:ascii="Times New Roman" w:hAnsi="Times New Roman" w:cs="Times New Roman"/>
          <w:lang w:val="en-AU"/>
        </w:rPr>
        <w:t xml:space="preserve"> and </w:t>
      </w:r>
      <w:r w:rsidR="002913FC" w:rsidRPr="007C2B95">
        <w:rPr>
          <w:rFonts w:ascii="Times New Roman" w:hAnsi="Times New Roman" w:cs="Times New Roman"/>
          <w:lang w:val="en-AU"/>
        </w:rPr>
        <w:t>naturalistic experiments (e.g., introduction of random breath testing in one state v</w:t>
      </w:r>
      <w:r w:rsidR="004F111B" w:rsidRPr="007C2B95">
        <w:rPr>
          <w:rFonts w:ascii="Times New Roman" w:hAnsi="Times New Roman" w:cs="Times New Roman"/>
          <w:lang w:val="en-AU"/>
        </w:rPr>
        <w:t>ersu</w:t>
      </w:r>
      <w:r w:rsidR="002913FC" w:rsidRPr="007C2B95">
        <w:rPr>
          <w:rFonts w:ascii="Times New Roman" w:hAnsi="Times New Roman" w:cs="Times New Roman"/>
          <w:lang w:val="en-AU"/>
        </w:rPr>
        <w:t>s another)</w:t>
      </w:r>
      <w:r w:rsidR="00B92A15" w:rsidRPr="007C2B95">
        <w:rPr>
          <w:rFonts w:ascii="Times New Roman" w:hAnsi="Times New Roman" w:cs="Times New Roman"/>
          <w:lang w:val="en-AU"/>
        </w:rPr>
        <w:t>.</w:t>
      </w:r>
      <w:r w:rsidR="004614E4" w:rsidRPr="007C2B95">
        <w:rPr>
          <w:rFonts w:ascii="Times New Roman" w:hAnsi="Times New Roman" w:cs="Times New Roman"/>
          <w:lang w:val="en-AU"/>
        </w:rPr>
        <w:t xml:space="preserve"> </w:t>
      </w:r>
    </w:p>
    <w:p w14:paraId="696C0D68" w14:textId="37CD703C" w:rsidR="00717D02" w:rsidRPr="007C2B95" w:rsidRDefault="00717D02" w:rsidP="00CE58AB">
      <w:pPr>
        <w:pStyle w:val="Heading2"/>
        <w:numPr>
          <w:ilvl w:val="1"/>
          <w:numId w:val="14"/>
        </w:numPr>
        <w:rPr>
          <w:lang w:val="en-AU"/>
        </w:rPr>
      </w:pPr>
      <w:bookmarkStart w:id="2" w:name="_Toc219707228"/>
      <w:r w:rsidRPr="007C2B95">
        <w:rPr>
          <w:lang w:val="en-AU"/>
        </w:rPr>
        <w:t>Observational before and after studies</w:t>
      </w:r>
      <w:bookmarkEnd w:id="2"/>
    </w:p>
    <w:p w14:paraId="607E6E10" w14:textId="57A63823" w:rsidR="005A7EF5" w:rsidRPr="007C2B95" w:rsidRDefault="00FE527C" w:rsidP="00B351A6">
      <w:pPr>
        <w:jc w:val="both"/>
        <w:rPr>
          <w:rFonts w:ascii="Times New Roman" w:hAnsi="Times New Roman" w:cs="Times New Roman"/>
          <w:lang w:val="en-AU"/>
        </w:rPr>
      </w:pPr>
      <w:r w:rsidRPr="007C2B95">
        <w:rPr>
          <w:rFonts w:ascii="Times New Roman" w:hAnsi="Times New Roman" w:cs="Times New Roman"/>
          <w:lang w:val="en-AU"/>
        </w:rPr>
        <w:t xml:space="preserve">BA </w:t>
      </w:r>
      <w:r w:rsidR="009F6627" w:rsidRPr="007C2B95">
        <w:rPr>
          <w:rFonts w:ascii="Times New Roman" w:hAnsi="Times New Roman" w:cs="Times New Roman"/>
          <w:lang w:val="en-AU"/>
        </w:rPr>
        <w:t xml:space="preserve">studies </w:t>
      </w:r>
      <w:r w:rsidRPr="007C2B95">
        <w:rPr>
          <w:rFonts w:ascii="Times New Roman" w:hAnsi="Times New Roman" w:cs="Times New Roman"/>
          <w:lang w:val="en-AU"/>
        </w:rPr>
        <w:t>are typically preferred over cross-sectional studies because they enable a</w:t>
      </w:r>
      <w:r w:rsidR="00793E4F" w:rsidRPr="007C2B95">
        <w:rPr>
          <w:rFonts w:ascii="Times New Roman" w:hAnsi="Times New Roman" w:cs="Times New Roman"/>
          <w:lang w:val="en-AU"/>
        </w:rPr>
        <w:t xml:space="preserve"> longitudinal analysis </w:t>
      </w:r>
      <w:r w:rsidRPr="007C2B95">
        <w:rPr>
          <w:rFonts w:ascii="Times New Roman" w:hAnsi="Times New Roman" w:cs="Times New Roman"/>
          <w:lang w:val="en-AU"/>
        </w:rPr>
        <w:t xml:space="preserve">considering </w:t>
      </w:r>
      <w:r w:rsidR="00793E4F" w:rsidRPr="007C2B95">
        <w:rPr>
          <w:rFonts w:ascii="Times New Roman" w:hAnsi="Times New Roman" w:cs="Times New Roman"/>
          <w:lang w:val="en-AU"/>
        </w:rPr>
        <w:t xml:space="preserve">actual changes </w:t>
      </w:r>
      <w:r w:rsidR="00237C3A" w:rsidRPr="007C2B95">
        <w:rPr>
          <w:rFonts w:ascii="Times New Roman" w:hAnsi="Times New Roman" w:cs="Times New Roman"/>
          <w:lang w:val="en-AU"/>
        </w:rPr>
        <w:t>within a si</w:t>
      </w:r>
      <w:r w:rsidR="00AC1B0A" w:rsidRPr="007C2B95">
        <w:rPr>
          <w:rFonts w:ascii="Times New Roman" w:hAnsi="Times New Roman" w:cs="Times New Roman"/>
          <w:lang w:val="en-AU"/>
        </w:rPr>
        <w:t>n</w:t>
      </w:r>
      <w:r w:rsidR="00237C3A" w:rsidRPr="007C2B95">
        <w:rPr>
          <w:rFonts w:ascii="Times New Roman" w:hAnsi="Times New Roman" w:cs="Times New Roman"/>
          <w:lang w:val="en-AU"/>
        </w:rPr>
        <w:t>gle dataset</w:t>
      </w:r>
      <w:r w:rsidR="00793E4F" w:rsidRPr="007C2B95">
        <w:rPr>
          <w:rFonts w:ascii="Times New Roman" w:hAnsi="Times New Roman" w:cs="Times New Roman"/>
          <w:lang w:val="en-AU"/>
        </w:rPr>
        <w:t xml:space="preserve"> over time</w:t>
      </w:r>
      <w:r w:rsidR="00AD7F60" w:rsidRPr="007C2B95">
        <w:rPr>
          <w:rFonts w:ascii="Times New Roman" w:hAnsi="Times New Roman" w:cs="Times New Roman"/>
          <w:lang w:val="en-AU"/>
        </w:rPr>
        <w:t xml:space="preserve"> </w:t>
      </w:r>
      <w:r w:rsidR="00793E4F" w:rsidRPr="007C2B95">
        <w:rPr>
          <w:rFonts w:ascii="Times New Roman" w:hAnsi="Times New Roman" w:cs="Times New Roman"/>
          <w:lang w:val="en-AU"/>
        </w:rPr>
        <w:t xml:space="preserve">from the </w:t>
      </w:r>
      <w:r w:rsidR="0049661D" w:rsidRPr="007C2B95">
        <w:rPr>
          <w:rFonts w:ascii="Times New Roman" w:hAnsi="Times New Roman" w:cs="Times New Roman"/>
          <w:lang w:val="en-AU"/>
        </w:rPr>
        <w:t>‘</w:t>
      </w:r>
      <w:r w:rsidR="00793E4F" w:rsidRPr="007C2B95">
        <w:rPr>
          <w:rFonts w:ascii="Times New Roman" w:hAnsi="Times New Roman" w:cs="Times New Roman"/>
          <w:lang w:val="en-AU"/>
        </w:rPr>
        <w:t>before</w:t>
      </w:r>
      <w:r w:rsidR="0049661D" w:rsidRPr="007C2B95">
        <w:rPr>
          <w:rFonts w:ascii="Times New Roman" w:hAnsi="Times New Roman" w:cs="Times New Roman"/>
          <w:lang w:val="en-AU"/>
        </w:rPr>
        <w:t>’</w:t>
      </w:r>
      <w:r w:rsidR="00793E4F" w:rsidRPr="007C2B95">
        <w:rPr>
          <w:rFonts w:ascii="Times New Roman" w:hAnsi="Times New Roman" w:cs="Times New Roman"/>
          <w:lang w:val="en-AU"/>
        </w:rPr>
        <w:t xml:space="preserve"> to the </w:t>
      </w:r>
      <w:r w:rsidR="0049661D" w:rsidRPr="007C2B95">
        <w:rPr>
          <w:rFonts w:ascii="Times New Roman" w:hAnsi="Times New Roman" w:cs="Times New Roman"/>
          <w:lang w:val="en-AU"/>
        </w:rPr>
        <w:t>‘</w:t>
      </w:r>
      <w:r w:rsidR="00793E4F" w:rsidRPr="007C2B95">
        <w:rPr>
          <w:rFonts w:ascii="Times New Roman" w:hAnsi="Times New Roman" w:cs="Times New Roman"/>
          <w:lang w:val="en-AU"/>
        </w:rPr>
        <w:t>after</w:t>
      </w:r>
      <w:r w:rsidR="0049661D" w:rsidRPr="007C2B95">
        <w:rPr>
          <w:rFonts w:ascii="Times New Roman" w:hAnsi="Times New Roman" w:cs="Times New Roman"/>
          <w:lang w:val="en-AU"/>
        </w:rPr>
        <w:t>’</w:t>
      </w:r>
      <w:r w:rsidR="00793E4F" w:rsidRPr="007C2B95">
        <w:rPr>
          <w:rFonts w:ascii="Times New Roman" w:hAnsi="Times New Roman" w:cs="Times New Roman"/>
          <w:lang w:val="en-AU"/>
        </w:rPr>
        <w:t xml:space="preserve"> condition</w:t>
      </w:r>
      <w:r w:rsidR="00613AE4" w:rsidRPr="007C2B95">
        <w:rPr>
          <w:rFonts w:ascii="Times New Roman" w:hAnsi="Times New Roman" w:cs="Times New Roman"/>
          <w:lang w:val="en-AU"/>
        </w:rPr>
        <w:t xml:space="preserve"> </w:t>
      </w:r>
      <w:r w:rsidR="00613AE4" w:rsidRPr="007C2B95">
        <w:rPr>
          <w:rFonts w:ascii="Times New Roman" w:hAnsi="Times New Roman" w:cs="Times New Roman"/>
          <w:lang w:val="en-AU"/>
        </w:rPr>
        <w:fldChar w:fldCharType="begin"/>
      </w:r>
      <w:r w:rsidR="00C643F0" w:rsidRPr="007C2B95">
        <w:rPr>
          <w:rFonts w:ascii="Times New Roman" w:hAnsi="Times New Roman" w:cs="Times New Roman"/>
          <w:lang w:val="en-AU"/>
        </w:rPr>
        <w:instrText xml:space="preserve"> ADDIN EN.CITE &lt;EndNote&gt;&lt;Cite&gt;&lt;Author&gt;Sawalha&lt;/Author&gt;&lt;Year&gt;2001&lt;/Year&gt;&lt;RecNum&gt;10&lt;/RecNum&gt;&lt;DisplayText&gt;(Sawalha and Sayed 2001)&lt;/DisplayText&gt;&lt;record&gt;&lt;rec-number&gt;10&lt;/rec-number&gt;&lt;foreign-keys&gt;&lt;key app="EN" db-id="etwef5dwv0pff7esdv5prfauv05da22ttftt" timestamp="1758175532"&gt;10&lt;/key&gt;&lt;/foreign-keys&gt;&lt;ref-type name="Journal Article"&gt;17&lt;/ref-type&gt;&lt;contributors&gt;&lt;authors&gt;&lt;author&gt;Sawalha, Ziad&lt;/author&gt;&lt;author&gt;Sayed, Tarek&lt;/author&gt;&lt;/authors&gt;&lt;/contributors&gt;&lt;titles&gt;&lt;title&gt;Evaluating safety of urban arterial roadways&lt;/title&gt;&lt;secondary-title&gt;Journal of Transportation Engineering&lt;/secondary-title&gt;&lt;/titles&gt;&lt;periodical&gt;&lt;full-title&gt;Journal of Transportation Engineering&lt;/full-title&gt;&lt;/periodical&gt;&lt;pages&gt;151-158&lt;/pages&gt;&lt;volume&gt;127&lt;/volume&gt;&lt;number&gt;2&lt;/number&gt;&lt;dates&gt;&lt;year&gt;2001&lt;/year&gt;&lt;/dates&gt;&lt;isbn&gt;0733-947X&lt;/isbn&gt;&lt;urls&gt;&lt;/urls&gt;&lt;/record&gt;&lt;/Cite&gt;&lt;/EndNote&gt;</w:instrText>
      </w:r>
      <w:r w:rsidR="00613AE4" w:rsidRPr="007C2B95">
        <w:rPr>
          <w:rFonts w:ascii="Times New Roman" w:hAnsi="Times New Roman" w:cs="Times New Roman"/>
          <w:lang w:val="en-AU"/>
        </w:rPr>
        <w:fldChar w:fldCharType="separate"/>
      </w:r>
      <w:r w:rsidR="00C643F0" w:rsidRPr="007C2B95">
        <w:rPr>
          <w:rFonts w:ascii="Times New Roman" w:hAnsi="Times New Roman" w:cs="Times New Roman"/>
          <w:lang w:val="en-AU"/>
        </w:rPr>
        <w:t>(</w:t>
      </w:r>
      <w:bookmarkStart w:id="3" w:name="_Hlk216210946"/>
      <w:r w:rsidR="00C643F0" w:rsidRPr="007C2B95">
        <w:rPr>
          <w:rFonts w:ascii="Times New Roman" w:hAnsi="Times New Roman" w:cs="Times New Roman"/>
          <w:lang w:val="en-AU"/>
        </w:rPr>
        <w:t>Sawalha and Sayed 2001</w:t>
      </w:r>
      <w:bookmarkEnd w:id="3"/>
      <w:r w:rsidR="00C643F0" w:rsidRPr="007C2B95">
        <w:rPr>
          <w:rFonts w:ascii="Times New Roman" w:hAnsi="Times New Roman" w:cs="Times New Roman"/>
          <w:lang w:val="en-AU"/>
        </w:rPr>
        <w:t>)</w:t>
      </w:r>
      <w:r w:rsidR="00613AE4" w:rsidRPr="007C2B95">
        <w:rPr>
          <w:rFonts w:ascii="Times New Roman" w:hAnsi="Times New Roman" w:cs="Times New Roman"/>
          <w:lang w:val="en-AU"/>
        </w:rPr>
        <w:fldChar w:fldCharType="end"/>
      </w:r>
      <w:r w:rsidR="00E12325" w:rsidRPr="007C2B95">
        <w:rPr>
          <w:rFonts w:ascii="Times New Roman" w:hAnsi="Times New Roman" w:cs="Times New Roman"/>
          <w:lang w:val="en-AU"/>
        </w:rPr>
        <w:t xml:space="preserve">. </w:t>
      </w:r>
      <w:r w:rsidR="00066B5C" w:rsidRPr="007C2B95">
        <w:rPr>
          <w:rFonts w:ascii="Times New Roman" w:hAnsi="Times New Roman" w:cs="Times New Roman"/>
          <w:lang w:val="en-AU"/>
        </w:rPr>
        <w:t>Therefore</w:t>
      </w:r>
      <w:r w:rsidR="00D6085F" w:rsidRPr="007C2B95">
        <w:rPr>
          <w:rFonts w:ascii="Times New Roman" w:hAnsi="Times New Roman" w:cs="Times New Roman"/>
          <w:lang w:val="en-AU"/>
        </w:rPr>
        <w:t xml:space="preserve">, BA studies directly </w:t>
      </w:r>
      <w:r w:rsidR="005F799D" w:rsidRPr="007C2B95">
        <w:rPr>
          <w:rFonts w:ascii="Times New Roman" w:hAnsi="Times New Roman" w:cs="Times New Roman"/>
          <w:lang w:val="en-AU"/>
        </w:rPr>
        <w:t xml:space="preserve">account </w:t>
      </w:r>
      <w:r w:rsidR="00D6085F" w:rsidRPr="007C2B95">
        <w:rPr>
          <w:rFonts w:ascii="Times New Roman" w:hAnsi="Times New Roman" w:cs="Times New Roman"/>
          <w:lang w:val="en-AU"/>
        </w:rPr>
        <w:t>for unobserved site</w:t>
      </w:r>
      <w:r w:rsidR="005F799D" w:rsidRPr="007C2B95">
        <w:rPr>
          <w:rFonts w:ascii="Times New Roman" w:hAnsi="Times New Roman" w:cs="Times New Roman"/>
          <w:lang w:val="en-AU"/>
        </w:rPr>
        <w:t>-specific</w:t>
      </w:r>
      <w:r w:rsidR="00D6085F" w:rsidRPr="007C2B95">
        <w:rPr>
          <w:rFonts w:ascii="Times New Roman" w:hAnsi="Times New Roman" w:cs="Times New Roman"/>
          <w:lang w:val="en-AU"/>
        </w:rPr>
        <w:t xml:space="preserve"> characteristics, because each site serves as its own control. BA studies provide a direct measure of treatment effect because they capture change</w:t>
      </w:r>
      <w:r w:rsidR="00D6534A" w:rsidRPr="007C2B95">
        <w:rPr>
          <w:rFonts w:ascii="Times New Roman" w:hAnsi="Times New Roman" w:cs="Times New Roman"/>
          <w:lang w:val="en-AU"/>
        </w:rPr>
        <w:t>s</w:t>
      </w:r>
      <w:r w:rsidR="00D6085F" w:rsidRPr="007C2B95">
        <w:rPr>
          <w:rFonts w:ascii="Times New Roman" w:hAnsi="Times New Roman" w:cs="Times New Roman"/>
          <w:lang w:val="en-AU"/>
        </w:rPr>
        <w:t xml:space="preserve"> in crashes after intervention. </w:t>
      </w:r>
      <w:r w:rsidR="00C77AD0" w:rsidRPr="007C2B95">
        <w:rPr>
          <w:rFonts w:ascii="Times New Roman" w:hAnsi="Times New Roman" w:cs="Times New Roman"/>
          <w:lang w:val="en-AU"/>
        </w:rPr>
        <w:t>Additionally</w:t>
      </w:r>
      <w:r w:rsidR="00FA2415" w:rsidRPr="007C2B95">
        <w:rPr>
          <w:rFonts w:ascii="Times New Roman" w:hAnsi="Times New Roman" w:cs="Times New Roman"/>
          <w:lang w:val="en-AU"/>
        </w:rPr>
        <w:t>, r</w:t>
      </w:r>
      <w:r w:rsidR="00D6085F" w:rsidRPr="007C2B95">
        <w:rPr>
          <w:rFonts w:ascii="Times New Roman" w:hAnsi="Times New Roman" w:cs="Times New Roman"/>
          <w:lang w:val="en-AU"/>
        </w:rPr>
        <w:t xml:space="preserve">esults are </w:t>
      </w:r>
      <w:r w:rsidR="00FA2415" w:rsidRPr="007C2B95">
        <w:rPr>
          <w:rFonts w:ascii="Times New Roman" w:hAnsi="Times New Roman" w:cs="Times New Roman"/>
          <w:lang w:val="en-AU"/>
        </w:rPr>
        <w:t xml:space="preserve">intuitive and policy-friendly </w:t>
      </w:r>
      <w:r w:rsidR="00936FDF" w:rsidRPr="007C2B95">
        <w:rPr>
          <w:rFonts w:ascii="Times New Roman" w:hAnsi="Times New Roman" w:cs="Times New Roman"/>
          <w:lang w:val="en-AU"/>
        </w:rPr>
        <w:t>making them straightforward</w:t>
      </w:r>
      <w:r w:rsidR="00D6085F" w:rsidRPr="007C2B95">
        <w:rPr>
          <w:rFonts w:ascii="Times New Roman" w:hAnsi="Times New Roman" w:cs="Times New Roman"/>
          <w:lang w:val="en-AU"/>
        </w:rPr>
        <w:t xml:space="preserve"> to </w:t>
      </w:r>
      <w:r w:rsidR="00936FDF" w:rsidRPr="007C2B95">
        <w:rPr>
          <w:rFonts w:ascii="Times New Roman" w:hAnsi="Times New Roman" w:cs="Times New Roman"/>
          <w:lang w:val="en-AU"/>
        </w:rPr>
        <w:t xml:space="preserve">communicate </w:t>
      </w:r>
      <w:r w:rsidR="00D6085F" w:rsidRPr="007C2B95">
        <w:rPr>
          <w:rFonts w:ascii="Times New Roman" w:hAnsi="Times New Roman" w:cs="Times New Roman"/>
          <w:lang w:val="en-AU"/>
        </w:rPr>
        <w:t xml:space="preserve">to stakeholders </w:t>
      </w:r>
      <w:bookmarkStart w:id="4" w:name="_Hlk216211043"/>
      <w:r w:rsidR="00D6085F" w:rsidRPr="007C2B95">
        <w:rPr>
          <w:rFonts w:ascii="Times New Roman" w:hAnsi="Times New Roman" w:cs="Times New Roman"/>
          <w:lang w:val="en-AU"/>
        </w:rPr>
        <w:t>(</w:t>
      </w:r>
      <w:r w:rsidR="00FA2415" w:rsidRPr="007C2B95">
        <w:rPr>
          <w:rFonts w:ascii="Times New Roman" w:hAnsi="Times New Roman" w:cs="Times New Roman"/>
          <w:lang w:val="en-AU"/>
        </w:rPr>
        <w:t xml:space="preserve">e.g., </w:t>
      </w:r>
      <w:r w:rsidR="00D6085F" w:rsidRPr="007C2B95">
        <w:rPr>
          <w:rFonts w:ascii="Times New Roman" w:hAnsi="Times New Roman" w:cs="Times New Roman"/>
          <w:lang w:val="en-AU"/>
        </w:rPr>
        <w:t>crashes fell by X% after treatment).</w:t>
      </w:r>
      <w:bookmarkEnd w:id="4"/>
      <w:r w:rsidR="004F5D89" w:rsidRPr="007C2B95">
        <w:rPr>
          <w:rFonts w:ascii="Times New Roman" w:hAnsi="Times New Roman" w:cs="Times New Roman"/>
          <w:lang w:val="en-AU"/>
        </w:rPr>
        <w:t xml:space="preserve"> </w:t>
      </w:r>
      <w:r w:rsidR="00DF4CB3" w:rsidRPr="007C2B95">
        <w:rPr>
          <w:rFonts w:ascii="Times New Roman" w:hAnsi="Times New Roman" w:cs="Times New Roman"/>
          <w:lang w:val="en-AU"/>
        </w:rPr>
        <w:t>However, special consideration should be given to other changes over the period of analysis</w:t>
      </w:r>
      <w:r w:rsidR="00A95FC8" w:rsidRPr="007C2B95">
        <w:rPr>
          <w:rFonts w:ascii="Times New Roman" w:hAnsi="Times New Roman" w:cs="Times New Roman"/>
          <w:lang w:val="en-AU"/>
        </w:rPr>
        <w:t>,</w:t>
      </w:r>
      <w:r w:rsidR="00DF4CB3" w:rsidRPr="007C2B95">
        <w:rPr>
          <w:rFonts w:ascii="Times New Roman" w:hAnsi="Times New Roman" w:cs="Times New Roman"/>
          <w:lang w:val="en-AU"/>
        </w:rPr>
        <w:t xml:space="preserve"> such as volumes and regulations. </w:t>
      </w:r>
      <w:r w:rsidR="00CF27E3" w:rsidRPr="007C2B95">
        <w:rPr>
          <w:rFonts w:ascii="Times New Roman" w:hAnsi="Times New Roman" w:cs="Times New Roman"/>
          <w:lang w:val="en-AU"/>
        </w:rPr>
        <w:t xml:space="preserve">In particular, it is important to control for </w:t>
      </w:r>
      <w:r w:rsidR="0032351D" w:rsidRPr="007C2B95">
        <w:rPr>
          <w:rFonts w:ascii="Times New Roman" w:hAnsi="Times New Roman" w:cs="Times New Roman"/>
          <w:lang w:val="en-AU"/>
        </w:rPr>
        <w:t>regression-to-the-mean</w:t>
      </w:r>
      <w:r w:rsidR="00CF27E3" w:rsidRPr="007C2B95">
        <w:rPr>
          <w:rFonts w:ascii="Times New Roman" w:hAnsi="Times New Roman" w:cs="Times New Roman"/>
          <w:lang w:val="en-AU"/>
        </w:rPr>
        <w:t xml:space="preserve"> bias using methods such as the </w:t>
      </w:r>
      <w:r w:rsidR="00197815" w:rsidRPr="007C2B95">
        <w:rPr>
          <w:rFonts w:ascii="Times New Roman" w:hAnsi="Times New Roman" w:cs="Times New Roman"/>
          <w:lang w:val="en-AU"/>
        </w:rPr>
        <w:t xml:space="preserve">Empirical </w:t>
      </w:r>
      <w:r w:rsidR="00A2407D" w:rsidRPr="007C2B95">
        <w:rPr>
          <w:rFonts w:ascii="Times New Roman" w:hAnsi="Times New Roman" w:cs="Times New Roman"/>
          <w:lang w:val="en-AU"/>
        </w:rPr>
        <w:t>Bayes</w:t>
      </w:r>
      <w:r w:rsidR="002D6812" w:rsidRPr="007C2B95">
        <w:rPr>
          <w:rFonts w:ascii="Times New Roman" w:hAnsi="Times New Roman" w:cs="Times New Roman"/>
          <w:lang w:val="en-AU"/>
        </w:rPr>
        <w:t>,</w:t>
      </w:r>
      <w:r w:rsidR="00A2407D" w:rsidRPr="007C2B95">
        <w:rPr>
          <w:rFonts w:ascii="Times New Roman" w:hAnsi="Times New Roman" w:cs="Times New Roman"/>
          <w:lang w:val="en-AU"/>
        </w:rPr>
        <w:t xml:space="preserve"> as recommended by the Highway Safety Manual </w:t>
      </w:r>
      <w:bookmarkStart w:id="5" w:name="_Hlk216211478"/>
      <w:r w:rsidR="00A2407D" w:rsidRPr="007C2B95">
        <w:rPr>
          <w:rFonts w:ascii="Times New Roman" w:hAnsi="Times New Roman" w:cs="Times New Roman"/>
          <w:lang w:val="en-AU"/>
        </w:rPr>
        <w:t>(AAS</w:t>
      </w:r>
      <w:r w:rsidR="001F3DCE" w:rsidRPr="007C2B95">
        <w:rPr>
          <w:rFonts w:ascii="Times New Roman" w:hAnsi="Times New Roman" w:cs="Times New Roman"/>
          <w:lang w:val="en-AU"/>
        </w:rPr>
        <w:t>H</w:t>
      </w:r>
      <w:r w:rsidR="00A2407D" w:rsidRPr="007C2B95">
        <w:rPr>
          <w:rFonts w:ascii="Times New Roman" w:hAnsi="Times New Roman" w:cs="Times New Roman"/>
          <w:lang w:val="en-AU"/>
        </w:rPr>
        <w:t xml:space="preserve">TO, 2010). </w:t>
      </w:r>
      <w:bookmarkEnd w:id="5"/>
      <w:r w:rsidR="00A540A6" w:rsidRPr="007C2B95">
        <w:rPr>
          <w:rFonts w:ascii="Times New Roman" w:hAnsi="Times New Roman" w:cs="Times New Roman"/>
          <w:lang w:val="en-AU"/>
        </w:rPr>
        <w:t>Furthermore</w:t>
      </w:r>
      <w:r w:rsidR="0078191E" w:rsidRPr="007C2B95">
        <w:rPr>
          <w:rFonts w:ascii="Times New Roman" w:hAnsi="Times New Roman" w:cs="Times New Roman"/>
          <w:lang w:val="en-AU"/>
        </w:rPr>
        <w:t xml:space="preserve">, BA </w:t>
      </w:r>
      <w:r w:rsidR="00F00C4B" w:rsidRPr="007C2B95">
        <w:rPr>
          <w:rFonts w:ascii="Times New Roman" w:hAnsi="Times New Roman" w:cs="Times New Roman"/>
          <w:lang w:val="en-AU"/>
        </w:rPr>
        <w:t xml:space="preserve">studies are not feasible for all types of roadway characteristics such as curves </w:t>
      </w:r>
      <w:r w:rsidR="000F0EB4" w:rsidRPr="007C2B95">
        <w:rPr>
          <w:rFonts w:ascii="Times New Roman" w:hAnsi="Times New Roman" w:cs="Times New Roman"/>
          <w:lang w:val="en-AU"/>
        </w:rPr>
        <w:t>because changing the alignment of curve</w:t>
      </w:r>
      <w:r w:rsidR="006D3A3E" w:rsidRPr="007C2B95">
        <w:rPr>
          <w:rFonts w:ascii="Times New Roman" w:hAnsi="Times New Roman" w:cs="Times New Roman"/>
          <w:lang w:val="en-AU"/>
        </w:rPr>
        <w:t>s</w:t>
      </w:r>
      <w:r w:rsidR="000F0EB4" w:rsidRPr="007C2B95">
        <w:rPr>
          <w:rFonts w:ascii="Times New Roman" w:hAnsi="Times New Roman" w:cs="Times New Roman"/>
          <w:lang w:val="en-AU"/>
        </w:rPr>
        <w:t xml:space="preserve"> is both costly and time-consuming. </w:t>
      </w:r>
      <w:r w:rsidR="00257359" w:rsidRPr="007C2B95">
        <w:rPr>
          <w:rFonts w:ascii="Times New Roman" w:hAnsi="Times New Roman" w:cs="Times New Roman"/>
          <w:lang w:val="en-AU"/>
        </w:rPr>
        <w:t>More importantly</w:t>
      </w:r>
      <w:r w:rsidR="001708A9" w:rsidRPr="007C2B95">
        <w:rPr>
          <w:rFonts w:ascii="Times New Roman" w:hAnsi="Times New Roman" w:cs="Times New Roman"/>
          <w:lang w:val="en-AU"/>
        </w:rPr>
        <w:t xml:space="preserve">, </w:t>
      </w:r>
      <w:r w:rsidR="00364E28" w:rsidRPr="007C2B95">
        <w:rPr>
          <w:rFonts w:ascii="Times New Roman" w:hAnsi="Times New Roman" w:cs="Times New Roman"/>
          <w:lang w:val="en-AU"/>
        </w:rPr>
        <w:t xml:space="preserve">typically </w:t>
      </w:r>
      <w:r w:rsidR="001708A9" w:rsidRPr="007C2B95">
        <w:rPr>
          <w:rFonts w:ascii="Times New Roman" w:hAnsi="Times New Roman" w:cs="Times New Roman"/>
          <w:lang w:val="en-AU"/>
        </w:rPr>
        <w:t xml:space="preserve">when </w:t>
      </w:r>
      <w:r w:rsidR="00085D25" w:rsidRPr="007C2B95">
        <w:rPr>
          <w:rFonts w:ascii="Times New Roman" w:hAnsi="Times New Roman" w:cs="Times New Roman"/>
          <w:lang w:val="en-AU"/>
        </w:rPr>
        <w:t>an</w:t>
      </w:r>
      <w:r w:rsidR="001708A9" w:rsidRPr="007C2B95">
        <w:rPr>
          <w:rFonts w:ascii="Times New Roman" w:hAnsi="Times New Roman" w:cs="Times New Roman"/>
          <w:lang w:val="en-AU"/>
        </w:rPr>
        <w:t xml:space="preserve"> alignment is improved, other </w:t>
      </w:r>
      <w:r w:rsidR="00085D25" w:rsidRPr="007C2B95">
        <w:rPr>
          <w:rFonts w:ascii="Times New Roman" w:hAnsi="Times New Roman" w:cs="Times New Roman"/>
          <w:lang w:val="en-AU"/>
        </w:rPr>
        <w:t>roadway characteristics</w:t>
      </w:r>
      <w:r w:rsidR="001708A9" w:rsidRPr="007C2B95">
        <w:rPr>
          <w:rFonts w:ascii="Times New Roman" w:hAnsi="Times New Roman" w:cs="Times New Roman"/>
          <w:lang w:val="en-AU"/>
        </w:rPr>
        <w:t xml:space="preserve"> </w:t>
      </w:r>
      <w:r w:rsidR="00085D25" w:rsidRPr="007C2B95">
        <w:rPr>
          <w:rFonts w:ascii="Times New Roman" w:hAnsi="Times New Roman" w:cs="Times New Roman"/>
          <w:lang w:val="en-AU"/>
        </w:rPr>
        <w:t>such as</w:t>
      </w:r>
      <w:r w:rsidR="001708A9" w:rsidRPr="007C2B95">
        <w:rPr>
          <w:rFonts w:ascii="Times New Roman" w:hAnsi="Times New Roman" w:cs="Times New Roman"/>
          <w:lang w:val="en-AU"/>
        </w:rPr>
        <w:t xml:space="preserve"> pavement type</w:t>
      </w:r>
      <w:r w:rsidR="002D6812" w:rsidRPr="007C2B95">
        <w:rPr>
          <w:rFonts w:ascii="Times New Roman" w:hAnsi="Times New Roman" w:cs="Times New Roman"/>
          <w:lang w:val="en-AU"/>
        </w:rPr>
        <w:t>,</w:t>
      </w:r>
      <w:r w:rsidR="001708A9" w:rsidRPr="007C2B95">
        <w:rPr>
          <w:rFonts w:ascii="Times New Roman" w:hAnsi="Times New Roman" w:cs="Times New Roman"/>
          <w:lang w:val="en-AU"/>
        </w:rPr>
        <w:t xml:space="preserve"> </w:t>
      </w:r>
      <w:r w:rsidR="00BF1417" w:rsidRPr="007C2B95">
        <w:rPr>
          <w:rFonts w:ascii="Times New Roman" w:hAnsi="Times New Roman" w:cs="Times New Roman"/>
          <w:lang w:val="en-AU"/>
        </w:rPr>
        <w:t xml:space="preserve">lane </w:t>
      </w:r>
      <w:r w:rsidR="001708A9" w:rsidRPr="007C2B95">
        <w:rPr>
          <w:rFonts w:ascii="Times New Roman" w:hAnsi="Times New Roman" w:cs="Times New Roman"/>
          <w:lang w:val="en-AU"/>
        </w:rPr>
        <w:t xml:space="preserve">width, side slope, and superelevation </w:t>
      </w:r>
      <w:r w:rsidR="00085D25" w:rsidRPr="007C2B95">
        <w:rPr>
          <w:rFonts w:ascii="Times New Roman" w:hAnsi="Times New Roman" w:cs="Times New Roman"/>
          <w:lang w:val="en-AU"/>
        </w:rPr>
        <w:t>are</w:t>
      </w:r>
      <w:r w:rsidR="001708A9" w:rsidRPr="007C2B95">
        <w:rPr>
          <w:rFonts w:ascii="Times New Roman" w:hAnsi="Times New Roman" w:cs="Times New Roman"/>
          <w:lang w:val="en-AU"/>
        </w:rPr>
        <w:t xml:space="preserve"> also change</w:t>
      </w:r>
      <w:r w:rsidR="00FC35C1" w:rsidRPr="007C2B95">
        <w:rPr>
          <w:rFonts w:ascii="Times New Roman" w:hAnsi="Times New Roman" w:cs="Times New Roman"/>
          <w:lang w:val="en-AU"/>
        </w:rPr>
        <w:t>d</w:t>
      </w:r>
      <w:r w:rsidR="001708A9" w:rsidRPr="007C2B95">
        <w:rPr>
          <w:rFonts w:ascii="Times New Roman" w:hAnsi="Times New Roman" w:cs="Times New Roman"/>
          <w:lang w:val="en-AU"/>
        </w:rPr>
        <w:t>.</w:t>
      </w:r>
    </w:p>
    <w:p w14:paraId="61B4A01F" w14:textId="7067CA1B" w:rsidR="005A7EF5" w:rsidRPr="007C2B95" w:rsidRDefault="005A7EF5" w:rsidP="00B351A6">
      <w:pPr>
        <w:jc w:val="both"/>
        <w:rPr>
          <w:rFonts w:ascii="Times New Roman" w:hAnsi="Times New Roman" w:cs="Times New Roman"/>
          <w:lang w:val="en-AU"/>
        </w:rPr>
      </w:pPr>
      <w:r w:rsidRPr="007C2B95">
        <w:rPr>
          <w:rFonts w:ascii="Times New Roman" w:hAnsi="Times New Roman" w:cs="Times New Roman"/>
          <w:lang w:val="en-AU"/>
        </w:rPr>
        <w:t xml:space="preserve">This limitation gives rise to confounding temporal effects that are not adequately addressed by BA study designs. Observed changes in crash frequency over time may be driven by factors exogenous to the treatment itself, including traffic growth or decline, land-use dynamics, shifts in travel </w:t>
      </w:r>
      <w:r w:rsidR="007A7356" w:rsidRPr="007C2B95">
        <w:rPr>
          <w:rFonts w:ascii="Times New Roman" w:hAnsi="Times New Roman" w:cs="Times New Roman"/>
          <w:lang w:val="en-AU"/>
        </w:rPr>
        <w:t>behaviour</w:t>
      </w:r>
      <w:r w:rsidRPr="007C2B95">
        <w:rPr>
          <w:rFonts w:ascii="Times New Roman" w:hAnsi="Times New Roman" w:cs="Times New Roman"/>
          <w:lang w:val="en-AU"/>
        </w:rPr>
        <w:t>, and secular improvements in vehicle safety technologies. Moreover, BA studies offer limited capacity to properly control for changes in traffic exposure. Because crash counts are highly sensitive to exposure levels, naïve BA comparisons that fail to adjust for variations in traffic volume or operating conditions across periods can lead to biased and inconsistent estimates of treatment-related safety effects</w:t>
      </w:r>
      <w:r w:rsidR="00E630E4" w:rsidRPr="007C2B95">
        <w:rPr>
          <w:rFonts w:ascii="Times New Roman" w:hAnsi="Times New Roman" w:cs="Times New Roman"/>
          <w:lang w:val="en-AU"/>
        </w:rPr>
        <w:t xml:space="preserve"> (Elvik, 2002)</w:t>
      </w:r>
      <w:r w:rsidRPr="007C2B95">
        <w:rPr>
          <w:rFonts w:ascii="Times New Roman" w:hAnsi="Times New Roman" w:cs="Times New Roman"/>
          <w:lang w:val="en-AU"/>
        </w:rPr>
        <w:t>.</w:t>
      </w:r>
    </w:p>
    <w:p w14:paraId="1B47CC8C" w14:textId="723D0623" w:rsidR="005A7EF5" w:rsidRPr="007C2B95" w:rsidRDefault="005A7EF5" w:rsidP="006D5B00">
      <w:pPr>
        <w:jc w:val="both"/>
        <w:rPr>
          <w:rFonts w:ascii="Times New Roman" w:hAnsi="Times New Roman" w:cs="Times New Roman"/>
          <w:lang w:val="en-AU"/>
        </w:rPr>
      </w:pPr>
      <w:r w:rsidRPr="007C2B95">
        <w:rPr>
          <w:rFonts w:ascii="Times New Roman" w:hAnsi="Times New Roman" w:cs="Times New Roman"/>
          <w:lang w:val="en-AU"/>
        </w:rPr>
        <w:t>Traditional analytical approaches used in observational BA safety studies include the naïve (or simple) BA approach, comparison group (CG) methods, yoked comparison (YC) designs, Empirical Bayes (EB) techniques, and fully Bayesian (FB) hierarchical modelling frameworks.</w:t>
      </w:r>
    </w:p>
    <w:p w14:paraId="6978A480" w14:textId="04C319D7" w:rsidR="00CE58AB" w:rsidRPr="007C2B95" w:rsidRDefault="00CE58AB" w:rsidP="00CE58AB">
      <w:pPr>
        <w:pStyle w:val="Heading2"/>
        <w:numPr>
          <w:ilvl w:val="1"/>
          <w:numId w:val="14"/>
        </w:numPr>
        <w:rPr>
          <w:lang w:val="en-AU"/>
        </w:rPr>
      </w:pPr>
      <w:bookmarkStart w:id="6" w:name="_Toc219707229"/>
      <w:r w:rsidRPr="007C2B95">
        <w:rPr>
          <w:lang w:val="en-AU"/>
        </w:rPr>
        <w:t>Comparison group method</w:t>
      </w:r>
      <w:bookmarkEnd w:id="6"/>
    </w:p>
    <w:p w14:paraId="1017A7D8" w14:textId="69FF01BA" w:rsidR="0000798C" w:rsidRPr="007C2B95" w:rsidRDefault="0000798C" w:rsidP="006D5B00">
      <w:pPr>
        <w:jc w:val="both"/>
        <w:rPr>
          <w:rFonts w:ascii="Times New Roman" w:hAnsi="Times New Roman" w:cs="Times New Roman"/>
          <w:lang w:val="en-AU"/>
        </w:rPr>
      </w:pPr>
      <w:r w:rsidRPr="007C2B95">
        <w:rPr>
          <w:rFonts w:ascii="Times New Roman" w:hAnsi="Times New Roman" w:cs="Times New Roman"/>
          <w:lang w:val="en-AU"/>
        </w:rPr>
        <w:t>The CG approach estimates the number of crashes that would have occurred at treated sites in the absence of the treatment. A set of comparison sites is selected to proxy external factors that may influence temporal changes in crash frequency, such as regional trends in traffic demand, land-use patterns, or vehicle safety</w:t>
      </w:r>
      <w:r w:rsidR="00E630E4" w:rsidRPr="007C2B95">
        <w:rPr>
          <w:rFonts w:ascii="Times New Roman" w:hAnsi="Times New Roman" w:cs="Times New Roman"/>
          <w:lang w:val="en-AU"/>
        </w:rPr>
        <w:t xml:space="preserve"> (Mountain, et al., 1992)</w:t>
      </w:r>
      <w:r w:rsidRPr="007C2B95">
        <w:rPr>
          <w:rFonts w:ascii="Times New Roman" w:hAnsi="Times New Roman" w:cs="Times New Roman"/>
          <w:lang w:val="en-AU"/>
        </w:rPr>
        <w:t xml:space="preserve">. The CG approach relies on two key assumptions: (i) unobserved factors affecting safety evolve similarly over time at both </w:t>
      </w:r>
      <w:r w:rsidRPr="007C2B95">
        <w:rPr>
          <w:rFonts w:ascii="Times New Roman" w:hAnsi="Times New Roman" w:cs="Times New Roman"/>
          <w:lang w:val="en-AU"/>
        </w:rPr>
        <w:lastRenderedPageBreak/>
        <w:t>treated and comparison sites, and (ii) any changes in observable and unobservable determinants of safety are identical across treated and comparison groups</w:t>
      </w:r>
      <w:r w:rsidR="00E630E4" w:rsidRPr="007C2B95">
        <w:rPr>
          <w:rFonts w:ascii="Times New Roman" w:hAnsi="Times New Roman" w:cs="Times New Roman"/>
          <w:lang w:val="en-AU"/>
        </w:rPr>
        <w:t xml:space="preserve"> (Shen, 2007)</w:t>
      </w:r>
      <w:r w:rsidRPr="007C2B95">
        <w:rPr>
          <w:rFonts w:ascii="Times New Roman" w:hAnsi="Times New Roman" w:cs="Times New Roman"/>
          <w:lang w:val="en-AU"/>
        </w:rPr>
        <w:t xml:space="preserve">. Under these assumptions, the expected crash frequency at a treated site in the after period, had the treatment not been implemented, denoted </w:t>
      </w:r>
      <m:oMath>
        <m:sSub>
          <m:sSubPr>
            <m:ctrlPr>
              <w:rPr>
                <w:rFonts w:ascii="Cambria Math" w:hAnsi="Cambria Math" w:cs="Times New Roman"/>
                <w:i/>
                <w:lang w:val="en-AU"/>
              </w:rPr>
            </m:ctrlPr>
          </m:sSubPr>
          <m:e>
            <m:acc>
              <m:accPr>
                <m:ctrlPr>
                  <w:rPr>
                    <w:rFonts w:ascii="Cambria Math" w:hAnsi="Cambria Math" w:cs="Times New Roman"/>
                    <w:i/>
                    <w:lang w:val="en-AU"/>
                  </w:rPr>
                </m:ctrlPr>
              </m:accPr>
              <m:e>
                <m:r>
                  <w:rPr>
                    <w:rFonts w:ascii="Cambria Math" w:hAnsi="Cambria Math" w:cs="Times New Roman"/>
                    <w:lang w:val="en-AU"/>
                  </w:rPr>
                  <m:t>N</m:t>
                </m:r>
              </m:e>
            </m:acc>
          </m:e>
          <m:sub>
            <m:r>
              <w:rPr>
                <w:rFonts w:ascii="Cambria Math" w:hAnsi="Cambria Math" w:cs="Times New Roman"/>
                <w:lang w:val="en-AU"/>
              </w:rPr>
              <m:t>site, after</m:t>
            </m:r>
          </m:sub>
        </m:sSub>
      </m:oMath>
      <w:r w:rsidRPr="007C2B95">
        <w:rPr>
          <w:rFonts w:ascii="Times New Roman" w:eastAsiaTheme="minorEastAsia" w:hAnsi="Times New Roman" w:cs="Times New Roman"/>
          <w:lang w:val="en-AU"/>
        </w:rPr>
        <w:t xml:space="preserve"> is estimated through </w:t>
      </w:r>
      <m:oMath>
        <m:sSub>
          <m:sSubPr>
            <m:ctrlPr>
              <w:rPr>
                <w:rFonts w:ascii="Cambria Math" w:hAnsi="Cambria Math" w:cs="Times New Roman"/>
                <w:i/>
                <w:lang w:val="en-AU"/>
              </w:rPr>
            </m:ctrlPr>
          </m:sSubPr>
          <m:e>
            <m:acc>
              <m:accPr>
                <m:ctrlPr>
                  <w:rPr>
                    <w:rFonts w:ascii="Cambria Math" w:hAnsi="Cambria Math" w:cs="Times New Roman"/>
                    <w:i/>
                    <w:lang w:val="en-AU"/>
                  </w:rPr>
                </m:ctrlPr>
              </m:accPr>
              <m:e>
                <m:r>
                  <w:rPr>
                    <w:rFonts w:ascii="Cambria Math" w:hAnsi="Cambria Math" w:cs="Times New Roman"/>
                    <w:lang w:val="en-AU"/>
                  </w:rPr>
                  <m:t>N</m:t>
                </m:r>
              </m:e>
            </m:acc>
          </m:e>
          <m:sub>
            <m:r>
              <w:rPr>
                <w:rFonts w:ascii="Cambria Math" w:hAnsi="Cambria Math" w:cs="Times New Roman"/>
                <w:lang w:val="en-AU"/>
              </w:rPr>
              <m:t>site, after</m:t>
            </m:r>
          </m:sub>
        </m:sSub>
        <m:r>
          <w:rPr>
            <w:rFonts w:ascii="Cambria Math" w:hAnsi="Cambria Math" w:cs="Times New Roman"/>
            <w:lang w:val="en-AU"/>
          </w:rPr>
          <m:t>=</m:t>
        </m:r>
        <m:sSub>
          <m:sSubPr>
            <m:ctrlPr>
              <w:rPr>
                <w:rFonts w:ascii="Cambria Math" w:hAnsi="Cambria Math" w:cs="Times New Roman"/>
                <w:i/>
                <w:lang w:val="en-AU"/>
              </w:rPr>
            </m:ctrlPr>
          </m:sSubPr>
          <m:e>
            <m:r>
              <w:rPr>
                <w:rFonts w:ascii="Cambria Math" w:hAnsi="Cambria Math" w:cs="Times New Roman"/>
                <w:lang w:val="en-AU"/>
              </w:rPr>
              <m:t>N</m:t>
            </m:r>
          </m:e>
          <m:sub>
            <m:r>
              <w:rPr>
                <w:rFonts w:ascii="Cambria Math" w:hAnsi="Cambria Math" w:cs="Times New Roman"/>
                <w:lang w:val="en-AU"/>
              </w:rPr>
              <m:t>site,before</m:t>
            </m:r>
          </m:sub>
        </m:sSub>
        <m:r>
          <w:rPr>
            <w:rFonts w:ascii="Cambria Math" w:hAnsi="Cambria Math" w:cs="Times New Roman"/>
            <w:lang w:val="en-AU"/>
          </w:rPr>
          <m:t>×</m:t>
        </m:r>
        <m:sSub>
          <m:sSubPr>
            <m:ctrlPr>
              <w:rPr>
                <w:rFonts w:ascii="Cambria Math" w:hAnsi="Cambria Math" w:cs="Times New Roman"/>
                <w:i/>
                <w:lang w:val="en-AU"/>
              </w:rPr>
            </m:ctrlPr>
          </m:sSubPr>
          <m:e>
            <m:r>
              <w:rPr>
                <w:rFonts w:ascii="Cambria Math" w:hAnsi="Cambria Math" w:cs="Times New Roman"/>
                <w:lang w:val="en-AU"/>
              </w:rPr>
              <m:t>r</m:t>
            </m:r>
          </m:e>
          <m:sub>
            <m:r>
              <w:rPr>
                <w:rFonts w:ascii="Cambria Math" w:hAnsi="Cambria Math" w:cs="Times New Roman"/>
                <w:lang w:val="en-AU"/>
              </w:rPr>
              <m:t>before,after</m:t>
            </m:r>
          </m:sub>
        </m:sSub>
      </m:oMath>
      <w:r w:rsidRPr="007C2B95">
        <w:rPr>
          <w:rFonts w:ascii="Times New Roman" w:eastAsiaTheme="minorEastAsia" w:hAnsi="Times New Roman" w:cs="Times New Roman"/>
          <w:lang w:val="en-AU"/>
        </w:rPr>
        <w:t xml:space="preserve">. Where </w:t>
      </w:r>
      <m:oMath>
        <m:sSub>
          <m:sSubPr>
            <m:ctrlPr>
              <w:rPr>
                <w:rFonts w:ascii="Cambria Math" w:hAnsi="Cambria Math" w:cs="Times New Roman"/>
                <w:i/>
                <w:lang w:val="en-AU"/>
              </w:rPr>
            </m:ctrlPr>
          </m:sSubPr>
          <m:e>
            <m:acc>
              <m:accPr>
                <m:ctrlPr>
                  <w:rPr>
                    <w:rFonts w:ascii="Cambria Math" w:hAnsi="Cambria Math" w:cs="Times New Roman"/>
                    <w:i/>
                    <w:lang w:val="en-AU"/>
                  </w:rPr>
                </m:ctrlPr>
              </m:accPr>
              <m:e>
                <m:r>
                  <w:rPr>
                    <w:rFonts w:ascii="Cambria Math" w:hAnsi="Cambria Math" w:cs="Times New Roman"/>
                    <w:lang w:val="en-AU"/>
                  </w:rPr>
                  <m:t>N</m:t>
                </m:r>
              </m:e>
            </m:acc>
          </m:e>
          <m:sub>
            <m:r>
              <w:rPr>
                <w:rFonts w:ascii="Cambria Math" w:hAnsi="Cambria Math" w:cs="Times New Roman"/>
                <w:lang w:val="en-AU"/>
              </w:rPr>
              <m:t>site, before</m:t>
            </m:r>
          </m:sub>
        </m:sSub>
      </m:oMath>
      <w:r w:rsidRPr="007C2B95">
        <w:rPr>
          <w:rFonts w:ascii="Times New Roman" w:eastAsiaTheme="minorEastAsia" w:hAnsi="Times New Roman" w:cs="Times New Roman"/>
          <w:lang w:val="en-AU"/>
        </w:rPr>
        <w:t xml:space="preserve"> is the observed crash frequency in the before period and </w:t>
      </w:r>
      <m:oMath>
        <m:sSub>
          <m:sSubPr>
            <m:ctrlPr>
              <w:rPr>
                <w:rFonts w:ascii="Cambria Math" w:hAnsi="Cambria Math" w:cs="Times New Roman"/>
                <w:i/>
                <w:lang w:val="en-AU"/>
              </w:rPr>
            </m:ctrlPr>
          </m:sSubPr>
          <m:e>
            <m:r>
              <w:rPr>
                <w:rFonts w:ascii="Cambria Math" w:hAnsi="Cambria Math" w:cs="Times New Roman"/>
                <w:lang w:val="en-AU"/>
              </w:rPr>
              <m:t>r</m:t>
            </m:r>
          </m:e>
          <m:sub>
            <m:r>
              <w:rPr>
                <w:rFonts w:ascii="Cambria Math" w:hAnsi="Cambria Math" w:cs="Times New Roman"/>
                <w:lang w:val="en-AU"/>
              </w:rPr>
              <m:t>before, after</m:t>
            </m:r>
          </m:sub>
        </m:sSub>
      </m:oMath>
      <w:r w:rsidRPr="007C2B95">
        <w:rPr>
          <w:rFonts w:ascii="Times New Roman" w:eastAsiaTheme="minorEastAsia" w:hAnsi="Times New Roman" w:cs="Times New Roman"/>
          <w:lang w:val="en-AU"/>
        </w:rPr>
        <w:t xml:space="preserve"> is the ratio of after-to-before crash frequencies observed at the comparison sites. The corresponding CMF is then computed as the ratio of the observed crash frequency in the after period at the treated sites to the counterfactual expected crash frequency </w:t>
      </w:r>
      <m:oMath>
        <m:sSub>
          <m:sSubPr>
            <m:ctrlPr>
              <w:rPr>
                <w:rFonts w:ascii="Cambria Math" w:hAnsi="Cambria Math" w:cs="Times New Roman"/>
                <w:i/>
                <w:lang w:val="en-AU"/>
              </w:rPr>
            </m:ctrlPr>
          </m:sSubPr>
          <m:e>
            <m:acc>
              <m:accPr>
                <m:ctrlPr>
                  <w:rPr>
                    <w:rFonts w:ascii="Cambria Math" w:hAnsi="Cambria Math" w:cs="Times New Roman"/>
                    <w:i/>
                    <w:lang w:val="en-AU"/>
                  </w:rPr>
                </m:ctrlPr>
              </m:accPr>
              <m:e>
                <m:r>
                  <w:rPr>
                    <w:rFonts w:ascii="Cambria Math" w:hAnsi="Cambria Math" w:cs="Times New Roman"/>
                    <w:lang w:val="en-AU"/>
                  </w:rPr>
                  <m:t>N</m:t>
                </m:r>
              </m:e>
            </m:acc>
          </m:e>
          <m:sub>
            <m:r>
              <w:rPr>
                <w:rFonts w:ascii="Cambria Math" w:hAnsi="Cambria Math" w:cs="Times New Roman"/>
                <w:lang w:val="en-AU"/>
              </w:rPr>
              <m:t>site, after</m:t>
            </m:r>
          </m:sub>
        </m:sSub>
      </m:oMath>
      <w:r w:rsidRPr="007C2B95">
        <w:rPr>
          <w:rFonts w:ascii="Times New Roman" w:eastAsiaTheme="minorEastAsia" w:hAnsi="Times New Roman" w:cs="Times New Roman"/>
          <w:lang w:val="en-AU"/>
        </w:rPr>
        <w:t>, representing the estimated safety effect attributable to the treatment.</w:t>
      </w:r>
    </w:p>
    <w:p w14:paraId="10A160D5" w14:textId="18A11610" w:rsidR="00CE58AB" w:rsidRPr="007C2B95" w:rsidRDefault="00CE58AB" w:rsidP="00CE58AB">
      <w:pPr>
        <w:pStyle w:val="Heading2"/>
        <w:numPr>
          <w:ilvl w:val="1"/>
          <w:numId w:val="14"/>
        </w:numPr>
        <w:rPr>
          <w:rFonts w:eastAsiaTheme="minorEastAsia"/>
          <w:lang w:val="en-AU"/>
        </w:rPr>
      </w:pPr>
      <w:bookmarkStart w:id="7" w:name="_Toc219707230"/>
      <w:r w:rsidRPr="007C2B95">
        <w:rPr>
          <w:rFonts w:eastAsiaTheme="minorEastAsia"/>
          <w:lang w:val="en-AU"/>
        </w:rPr>
        <w:t>Yoked comparison method</w:t>
      </w:r>
      <w:bookmarkEnd w:id="7"/>
    </w:p>
    <w:p w14:paraId="23561B5C" w14:textId="657AEE5A" w:rsidR="0000798C" w:rsidRPr="007C2B95" w:rsidRDefault="0000798C" w:rsidP="006D5B00">
      <w:pPr>
        <w:jc w:val="both"/>
        <w:rPr>
          <w:rFonts w:ascii="Times New Roman" w:eastAsiaTheme="minorEastAsia" w:hAnsi="Times New Roman" w:cs="Times New Roman"/>
          <w:lang w:val="en-AU"/>
        </w:rPr>
      </w:pPr>
      <w:r w:rsidRPr="007C2B95">
        <w:rPr>
          <w:rFonts w:ascii="Times New Roman" w:eastAsiaTheme="minorEastAsia" w:hAnsi="Times New Roman" w:cs="Times New Roman"/>
          <w:lang w:val="en-AU"/>
        </w:rPr>
        <w:t xml:space="preserve">The YC method can be viewed as a special case of the CG approach. In the YC framework, each treated site is paired with a single comparison site selected to closely match pre-treatment characteristics, typically in terms of traffic exposure, operational conditions, and geometric design features. A practical advantage of the YC method is its </w:t>
      </w:r>
      <w:r w:rsidR="00DF370B" w:rsidRPr="007C2B95">
        <w:rPr>
          <w:rFonts w:ascii="Times New Roman" w:eastAsiaTheme="minorEastAsia" w:hAnsi="Times New Roman" w:cs="Times New Roman"/>
          <w:lang w:val="en-AU"/>
        </w:rPr>
        <w:t>relatively</w:t>
      </w:r>
      <w:r w:rsidRPr="007C2B95">
        <w:rPr>
          <w:rFonts w:ascii="Times New Roman" w:eastAsiaTheme="minorEastAsia" w:hAnsi="Times New Roman" w:cs="Times New Roman"/>
          <w:lang w:val="en-AU"/>
        </w:rPr>
        <w:t xml:space="preserve"> low data requirement compared with CG designs. However, this parsimony also constitutes a potential limitation. When matching quality is inadequately assessed or when unobserved heterogeneity remains, the YC approach </w:t>
      </w:r>
      <w:r w:rsidR="00DF370B" w:rsidRPr="007C2B95">
        <w:rPr>
          <w:rFonts w:ascii="Times New Roman" w:eastAsiaTheme="minorEastAsia" w:hAnsi="Times New Roman" w:cs="Times New Roman"/>
          <w:lang w:val="en-AU"/>
        </w:rPr>
        <w:t>yields</w:t>
      </w:r>
      <w:r w:rsidRPr="007C2B95">
        <w:rPr>
          <w:rFonts w:ascii="Times New Roman" w:eastAsiaTheme="minorEastAsia" w:hAnsi="Times New Roman" w:cs="Times New Roman"/>
          <w:lang w:val="en-AU"/>
        </w:rPr>
        <w:t xml:space="preserve"> biased counterfactual estimates and lead to misleading inferences regarding treatment effects</w:t>
      </w:r>
      <w:r w:rsidR="00E630E4" w:rsidRPr="007C2B95">
        <w:rPr>
          <w:rFonts w:ascii="Times New Roman" w:eastAsiaTheme="minorEastAsia" w:hAnsi="Times New Roman" w:cs="Times New Roman"/>
          <w:lang w:val="en-AU"/>
        </w:rPr>
        <w:t xml:space="preserve"> (Gross et al., 2010)</w:t>
      </w:r>
      <w:r w:rsidRPr="007C2B95">
        <w:rPr>
          <w:rFonts w:ascii="Times New Roman" w:eastAsiaTheme="minorEastAsia" w:hAnsi="Times New Roman" w:cs="Times New Roman"/>
          <w:lang w:val="en-AU"/>
        </w:rPr>
        <w:t>.</w:t>
      </w:r>
    </w:p>
    <w:p w14:paraId="5C1ED6C0" w14:textId="679FB69D" w:rsidR="00CE58AB" w:rsidRPr="007C2B95" w:rsidRDefault="00CE58AB" w:rsidP="00CE58AB">
      <w:pPr>
        <w:pStyle w:val="Heading2"/>
        <w:numPr>
          <w:ilvl w:val="1"/>
          <w:numId w:val="14"/>
        </w:numPr>
        <w:rPr>
          <w:rFonts w:eastAsiaTheme="minorEastAsia"/>
          <w:lang w:val="en-AU"/>
        </w:rPr>
      </w:pPr>
      <w:bookmarkStart w:id="8" w:name="_Toc219707231"/>
      <w:r w:rsidRPr="007C2B95">
        <w:rPr>
          <w:rFonts w:eastAsiaTheme="minorEastAsia"/>
          <w:lang w:val="en-AU"/>
        </w:rPr>
        <w:t>Naïve approach</w:t>
      </w:r>
      <w:bookmarkEnd w:id="8"/>
    </w:p>
    <w:p w14:paraId="4CD6EA92" w14:textId="13C147BD" w:rsidR="002F09BC" w:rsidRPr="007C2B95" w:rsidRDefault="002F09BC" w:rsidP="00CE58AB">
      <w:pPr>
        <w:jc w:val="both"/>
        <w:rPr>
          <w:rFonts w:ascii="Times New Roman" w:eastAsiaTheme="minorEastAsia" w:hAnsi="Times New Roman" w:cs="Times New Roman"/>
          <w:lang w:val="en-AU"/>
        </w:rPr>
      </w:pPr>
      <w:r w:rsidRPr="007C2B95">
        <w:rPr>
          <w:rFonts w:ascii="Times New Roman" w:eastAsiaTheme="minorEastAsia" w:hAnsi="Times New Roman" w:cs="Times New Roman"/>
          <w:lang w:val="en-AU"/>
        </w:rPr>
        <w:t>Under the naïve BA approach, the expected number of crashes in the after period is obtained by scaling the observed crash count in the before period by the ratio of the after-period duration to the before-period duration, implicitly assuming a stable underlying crash-generation process</w:t>
      </w:r>
      <w:r w:rsidR="00E630E4" w:rsidRPr="007C2B95">
        <w:rPr>
          <w:rFonts w:ascii="Times New Roman" w:eastAsiaTheme="minorEastAsia" w:hAnsi="Times New Roman" w:cs="Times New Roman"/>
          <w:lang w:val="en-AU"/>
        </w:rPr>
        <w:t xml:space="preserve"> (Abdel-Aty et al., 2014)</w:t>
      </w:r>
      <w:r w:rsidRPr="007C2B95">
        <w:rPr>
          <w:rFonts w:ascii="Times New Roman" w:eastAsiaTheme="minorEastAsia" w:hAnsi="Times New Roman" w:cs="Times New Roman"/>
          <w:lang w:val="en-AU"/>
        </w:rPr>
        <w:t xml:space="preserve">. A fundamental limitation of this approach is its susceptibility to regression-to-the-mean bias, particularly when treatment sites are selected based on unusually high crash frequencies in the pre-treatment period. As a result, the naïve method systematically overestimates treatment effectiveness by attributing natural reversion toward long-run mean crash levels to the intervention itself. Empirical studies have </w:t>
      </w:r>
      <w:r w:rsidR="007113E1" w:rsidRPr="007C2B95">
        <w:rPr>
          <w:rFonts w:ascii="Times New Roman" w:eastAsiaTheme="minorEastAsia" w:hAnsi="Times New Roman" w:cs="Times New Roman"/>
          <w:lang w:val="en-AU"/>
        </w:rPr>
        <w:t xml:space="preserve">showed </w:t>
      </w:r>
      <w:r w:rsidRPr="007C2B95">
        <w:rPr>
          <w:rFonts w:ascii="Times New Roman" w:eastAsiaTheme="minorEastAsia" w:hAnsi="Times New Roman" w:cs="Times New Roman"/>
          <w:lang w:val="en-AU"/>
        </w:rPr>
        <w:t>that, even in the absence of any actual safety improvement, the naïve approach can incorrectly predict substantial crash reductions following hypothetical treatments, underscoring its inability to account for regression to the mean and other sources of temporal confounding</w:t>
      </w:r>
      <w:r w:rsidR="00E630E4" w:rsidRPr="007C2B95">
        <w:rPr>
          <w:rFonts w:ascii="Times New Roman" w:eastAsiaTheme="minorEastAsia" w:hAnsi="Times New Roman" w:cs="Times New Roman"/>
          <w:lang w:val="en-AU"/>
        </w:rPr>
        <w:t xml:space="preserve"> (Lan et al., 2009)</w:t>
      </w:r>
      <w:r w:rsidRPr="007C2B95">
        <w:rPr>
          <w:rFonts w:ascii="Times New Roman" w:eastAsiaTheme="minorEastAsia" w:hAnsi="Times New Roman" w:cs="Times New Roman"/>
          <w:lang w:val="en-AU"/>
        </w:rPr>
        <w:t>.</w:t>
      </w:r>
    </w:p>
    <w:p w14:paraId="5C38F5B8" w14:textId="20D0E54C" w:rsidR="00CE58AB" w:rsidRPr="007C2B95" w:rsidRDefault="00CE58AB" w:rsidP="00CE58AB">
      <w:pPr>
        <w:pStyle w:val="Heading2"/>
        <w:numPr>
          <w:ilvl w:val="1"/>
          <w:numId w:val="14"/>
        </w:numPr>
        <w:rPr>
          <w:rFonts w:eastAsiaTheme="minorEastAsia"/>
          <w:lang w:val="en-AU"/>
        </w:rPr>
      </w:pPr>
      <w:bookmarkStart w:id="9" w:name="_Toc219707232"/>
      <w:r w:rsidRPr="007C2B95">
        <w:rPr>
          <w:rFonts w:eastAsiaTheme="minorEastAsia"/>
          <w:lang w:val="en-AU"/>
        </w:rPr>
        <w:t xml:space="preserve">Empirical </w:t>
      </w:r>
      <w:bookmarkEnd w:id="9"/>
      <w:r w:rsidR="00DF370B" w:rsidRPr="007C2B95">
        <w:rPr>
          <w:rFonts w:eastAsiaTheme="minorEastAsia"/>
          <w:lang w:val="en-AU"/>
        </w:rPr>
        <w:t>Bayes Method</w:t>
      </w:r>
    </w:p>
    <w:p w14:paraId="3CC0F1F4" w14:textId="4B080295" w:rsidR="002F09BC" w:rsidRPr="007C2B95" w:rsidRDefault="002F09BC" w:rsidP="006D5B00">
      <w:pPr>
        <w:jc w:val="both"/>
        <w:rPr>
          <w:rFonts w:ascii="Times New Roman" w:eastAsiaTheme="minorEastAsia" w:hAnsi="Times New Roman" w:cs="Times New Roman"/>
          <w:lang w:val="en-AU"/>
        </w:rPr>
      </w:pPr>
      <w:r w:rsidRPr="007C2B95">
        <w:rPr>
          <w:rFonts w:ascii="Times New Roman" w:eastAsiaTheme="minorEastAsia" w:hAnsi="Times New Roman" w:cs="Times New Roman"/>
          <w:lang w:val="en-AU"/>
        </w:rPr>
        <w:t xml:space="preserve">The EB approach was introduced in road-safety analysis to address key limitations of the naïve, CG, and YC methods, most notably their failure to adequately </w:t>
      </w:r>
      <w:r w:rsidR="00990B7D" w:rsidRPr="007C2B95">
        <w:rPr>
          <w:rFonts w:ascii="Times New Roman" w:eastAsiaTheme="minorEastAsia" w:hAnsi="Times New Roman" w:cs="Times New Roman"/>
          <w:lang w:val="en-AU"/>
        </w:rPr>
        <w:t>control</w:t>
      </w:r>
      <w:r w:rsidRPr="007C2B95">
        <w:rPr>
          <w:rFonts w:ascii="Times New Roman" w:eastAsiaTheme="minorEastAsia" w:hAnsi="Times New Roman" w:cs="Times New Roman"/>
          <w:lang w:val="en-AU"/>
        </w:rPr>
        <w:t xml:space="preserve"> regression-to-the-mean bias</w:t>
      </w:r>
      <w:r w:rsidR="00E630E4" w:rsidRPr="007C2B95">
        <w:rPr>
          <w:rFonts w:ascii="Times New Roman" w:eastAsiaTheme="minorEastAsia" w:hAnsi="Times New Roman" w:cs="Times New Roman"/>
          <w:lang w:val="en-AU"/>
        </w:rPr>
        <w:t xml:space="preserve"> (Hauer et al., 2002)</w:t>
      </w:r>
      <w:r w:rsidRPr="007C2B95">
        <w:rPr>
          <w:rFonts w:ascii="Times New Roman" w:eastAsiaTheme="minorEastAsia" w:hAnsi="Times New Roman" w:cs="Times New Roman"/>
          <w:lang w:val="en-AU"/>
        </w:rPr>
        <w:t>. The EB framework estimates the expected number of crashes as a weighted average of the observed crash counts at treated sites and the corresponding model-based predictions derived from SPFs. The weights are determined by the relative precision of the observed data and the prior mean, allowing the method to shrink extreme observations toward their expected values. By explicitly incorporating traffic exposure, temporal trends, and site-specific characteristics through the SPF, the EB method provides more reliable counterfactual estimates of crash frequency. Empirical evidence consistently shows that EB-</w:t>
      </w:r>
      <w:r w:rsidRPr="007C2B95">
        <w:rPr>
          <w:rFonts w:ascii="Times New Roman" w:eastAsiaTheme="minorEastAsia" w:hAnsi="Times New Roman" w:cs="Times New Roman"/>
          <w:lang w:val="en-AU"/>
        </w:rPr>
        <w:lastRenderedPageBreak/>
        <w:t>based evaluations outperform tra</w:t>
      </w:r>
      <w:r w:rsidR="00F014AF" w:rsidRPr="007C2B95">
        <w:rPr>
          <w:rFonts w:ascii="Times New Roman" w:eastAsiaTheme="minorEastAsia" w:hAnsi="Times New Roman" w:cs="Times New Roman"/>
          <w:lang w:val="en-AU"/>
        </w:rPr>
        <w:t>ditional comparison-based approaches by simultaneously accounting for regression-to-the-mean, exposure effects, and unobserved heterogeneity</w:t>
      </w:r>
      <w:r w:rsidR="00E630E4" w:rsidRPr="007C2B95">
        <w:rPr>
          <w:rFonts w:ascii="Times New Roman" w:eastAsiaTheme="minorEastAsia" w:hAnsi="Times New Roman" w:cs="Times New Roman"/>
          <w:lang w:val="en-AU"/>
        </w:rPr>
        <w:t xml:space="preserve"> (Ko et al., 2013</w:t>
      </w:r>
      <w:r w:rsidR="00E339B1" w:rsidRPr="007C2B95">
        <w:rPr>
          <w:rFonts w:ascii="Times New Roman" w:eastAsiaTheme="minorEastAsia" w:hAnsi="Times New Roman" w:cs="Times New Roman"/>
          <w:lang w:val="en-AU"/>
        </w:rPr>
        <w:t>; Persaud and Lyon, 2007</w:t>
      </w:r>
      <w:r w:rsidR="00E630E4" w:rsidRPr="007C2B95">
        <w:rPr>
          <w:rFonts w:ascii="Times New Roman" w:eastAsiaTheme="minorEastAsia" w:hAnsi="Times New Roman" w:cs="Times New Roman"/>
          <w:lang w:val="en-AU"/>
        </w:rPr>
        <w:t>)</w:t>
      </w:r>
      <w:r w:rsidR="00F014AF" w:rsidRPr="007C2B95">
        <w:rPr>
          <w:rFonts w:ascii="Times New Roman" w:eastAsiaTheme="minorEastAsia" w:hAnsi="Times New Roman" w:cs="Times New Roman"/>
          <w:lang w:val="en-AU"/>
        </w:rPr>
        <w:t>.</w:t>
      </w:r>
    </w:p>
    <w:p w14:paraId="125613A1" w14:textId="35754C24" w:rsidR="00CE58AB" w:rsidRPr="007C2B95" w:rsidRDefault="00CE58AB" w:rsidP="00CE58AB">
      <w:pPr>
        <w:pStyle w:val="Heading2"/>
        <w:numPr>
          <w:ilvl w:val="1"/>
          <w:numId w:val="14"/>
        </w:numPr>
        <w:rPr>
          <w:rFonts w:eastAsiaTheme="minorEastAsia"/>
          <w:lang w:val="en-AU"/>
        </w:rPr>
      </w:pPr>
      <w:bookmarkStart w:id="10" w:name="_Toc219707233"/>
      <w:r w:rsidRPr="007C2B95">
        <w:rPr>
          <w:rFonts w:eastAsiaTheme="minorEastAsia"/>
          <w:lang w:val="en-AU"/>
        </w:rPr>
        <w:t>Full Bayes method</w:t>
      </w:r>
      <w:bookmarkEnd w:id="10"/>
    </w:p>
    <w:p w14:paraId="0097ED46" w14:textId="5762F287" w:rsidR="00F014AF" w:rsidRPr="007C2B95" w:rsidRDefault="00F014AF" w:rsidP="006D5B00">
      <w:pPr>
        <w:jc w:val="both"/>
        <w:rPr>
          <w:rFonts w:ascii="Times New Roman" w:eastAsiaTheme="minorEastAsia" w:hAnsi="Times New Roman" w:cs="Times New Roman"/>
          <w:lang w:val="en-AU"/>
        </w:rPr>
      </w:pPr>
      <w:r w:rsidRPr="007C2B95">
        <w:rPr>
          <w:rFonts w:ascii="Times New Roman" w:eastAsiaTheme="minorEastAsia" w:hAnsi="Times New Roman" w:cs="Times New Roman"/>
          <w:lang w:val="en-AU"/>
        </w:rPr>
        <w:t>The FB approach is conceptually related to the EB framework, in that both methods rely on non-treated reference sites to construct counterfactual estimates while controlling for temporal trends and other influences unrelated to the treatment</w:t>
      </w:r>
      <w:r w:rsidR="00E339B1" w:rsidRPr="007C2B95">
        <w:rPr>
          <w:rFonts w:ascii="Times New Roman" w:eastAsiaTheme="minorEastAsia" w:hAnsi="Times New Roman" w:cs="Times New Roman"/>
          <w:lang w:val="en-AU"/>
        </w:rPr>
        <w:t xml:space="preserve"> (Lan et al., 2009)</w:t>
      </w:r>
      <w:r w:rsidRPr="007C2B95">
        <w:rPr>
          <w:rFonts w:ascii="Times New Roman" w:eastAsiaTheme="minorEastAsia" w:hAnsi="Times New Roman" w:cs="Times New Roman"/>
          <w:lang w:val="en-AU"/>
        </w:rPr>
        <w:t xml:space="preserve">. The key distinction lies in the </w:t>
      </w:r>
      <w:r w:rsidR="00E339B1" w:rsidRPr="007C2B95">
        <w:rPr>
          <w:rFonts w:ascii="Times New Roman" w:eastAsiaTheme="minorEastAsia" w:hAnsi="Times New Roman" w:cs="Times New Roman"/>
          <w:lang w:val="en-AU"/>
        </w:rPr>
        <w:t>estimation of</w:t>
      </w:r>
      <w:r w:rsidRPr="007C2B95">
        <w:rPr>
          <w:rFonts w:ascii="Times New Roman" w:eastAsiaTheme="minorEastAsia" w:hAnsi="Times New Roman" w:cs="Times New Roman"/>
          <w:lang w:val="en-AU"/>
        </w:rPr>
        <w:t xml:space="preserve"> the crash prediction model. In the FB approach, the model parameters and site-specific crash frequencies are jointly estimated within a fully Bayesian hierarchical framework using data from both treated and reference sites in the pre-treatment period. In contrast, under the EB approach, the crash prediction model is typically estimated exclusively using data from reference sites, and the resulting predictions are subsequently combined with observed crash counts at treated sites through a shrinkage estimator</w:t>
      </w:r>
      <w:r w:rsidR="00E339B1" w:rsidRPr="007C2B95">
        <w:rPr>
          <w:rFonts w:ascii="Times New Roman" w:eastAsiaTheme="minorEastAsia" w:hAnsi="Times New Roman" w:cs="Times New Roman"/>
          <w:lang w:val="en-AU"/>
        </w:rPr>
        <w:t xml:space="preserve"> (Sacchi and Sayed, 2015)</w:t>
      </w:r>
      <w:r w:rsidRPr="007C2B95">
        <w:rPr>
          <w:rFonts w:ascii="Times New Roman" w:eastAsiaTheme="minorEastAsia" w:hAnsi="Times New Roman" w:cs="Times New Roman"/>
          <w:lang w:val="en-AU"/>
        </w:rPr>
        <w:t>. As a result, the FB approach propagates parameter uncertainty more comprehensively and provides full posterior distributions of counterfactual crash frequencies, whereas EB relies on plug-in estimates from the reference-site model.</w:t>
      </w:r>
    </w:p>
    <w:p w14:paraId="36340627" w14:textId="3E3EB1B3" w:rsidR="00F014AF" w:rsidRPr="007C2B95" w:rsidRDefault="000D5FE8" w:rsidP="006D5B00">
      <w:pPr>
        <w:jc w:val="both"/>
        <w:rPr>
          <w:rFonts w:ascii="Times New Roman" w:eastAsiaTheme="minorEastAsia" w:hAnsi="Times New Roman" w:cs="Times New Roman"/>
          <w:lang w:val="en-AU"/>
        </w:rPr>
      </w:pPr>
      <w:r w:rsidRPr="007C2B95">
        <w:rPr>
          <w:rFonts w:ascii="Times New Roman" w:eastAsiaTheme="minorEastAsia" w:hAnsi="Times New Roman" w:cs="Times New Roman"/>
          <w:lang w:val="en-AU"/>
        </w:rPr>
        <w:t>Considering</w:t>
      </w:r>
      <w:r w:rsidR="00F014AF" w:rsidRPr="007C2B95">
        <w:rPr>
          <w:rFonts w:ascii="Times New Roman" w:eastAsiaTheme="minorEastAsia" w:hAnsi="Times New Roman" w:cs="Times New Roman"/>
          <w:lang w:val="en-AU"/>
        </w:rPr>
        <w:t xml:space="preserve"> some of the</w:t>
      </w:r>
      <w:r w:rsidRPr="007C2B95">
        <w:rPr>
          <w:rFonts w:ascii="Times New Roman" w:eastAsiaTheme="minorEastAsia" w:hAnsi="Times New Roman" w:cs="Times New Roman"/>
          <w:lang w:val="en-AU"/>
        </w:rPr>
        <w:t xml:space="preserve"> above</w:t>
      </w:r>
      <w:r w:rsidR="00F014AF" w:rsidRPr="007C2B95">
        <w:rPr>
          <w:rFonts w:ascii="Times New Roman" w:eastAsiaTheme="minorEastAsia" w:hAnsi="Times New Roman" w:cs="Times New Roman"/>
          <w:lang w:val="en-AU"/>
        </w:rPr>
        <w:t xml:space="preserve"> limitations, recent studies have extended BA designs using causal inference methods and quasi-experimental frameworks such as </w:t>
      </w:r>
      <w:r w:rsidR="00F014AF" w:rsidRPr="007C2B95">
        <w:rPr>
          <w:rFonts w:ascii="Times New Roman" w:hAnsi="Times New Roman" w:cs="Times New Roman"/>
          <w:lang w:val="en-AU"/>
        </w:rPr>
        <w:t>Difference-in-Differences (DiD) (Zhu et al., 2025; Elvik, 2024; Hosking, et al., 2023), Synthetic Control (McCoy, 2025) which further mitigate confounding from unobserved time-varying effects</w:t>
      </w:r>
    </w:p>
    <w:p w14:paraId="6CCEB451" w14:textId="446FC236" w:rsidR="00CE58AB" w:rsidRPr="007C2B95" w:rsidRDefault="00CE58AB" w:rsidP="00CE58AB">
      <w:pPr>
        <w:pStyle w:val="Heading2"/>
        <w:numPr>
          <w:ilvl w:val="1"/>
          <w:numId w:val="14"/>
        </w:numPr>
        <w:rPr>
          <w:lang w:val="en-AU"/>
        </w:rPr>
      </w:pPr>
      <w:bookmarkStart w:id="11" w:name="_Toc219707234"/>
      <w:r w:rsidRPr="007C2B95">
        <w:rPr>
          <w:lang w:val="en-AU"/>
        </w:rPr>
        <w:t>Cross-sectional studies</w:t>
      </w:r>
      <w:bookmarkEnd w:id="11"/>
    </w:p>
    <w:p w14:paraId="38FA30EA" w14:textId="3A1840D7" w:rsidR="00D6085F" w:rsidRPr="007C2B95" w:rsidRDefault="00CE58AB" w:rsidP="00B351A6">
      <w:pPr>
        <w:jc w:val="both"/>
        <w:rPr>
          <w:rFonts w:ascii="Times New Roman" w:hAnsi="Times New Roman" w:cs="Times New Roman"/>
          <w:lang w:val="en-AU"/>
        </w:rPr>
      </w:pPr>
      <w:r w:rsidRPr="007C2B95">
        <w:rPr>
          <w:rFonts w:ascii="Times New Roman" w:hAnsi="Times New Roman" w:cs="Times New Roman"/>
          <w:lang w:val="en-AU"/>
        </w:rPr>
        <w:t>C</w:t>
      </w:r>
      <w:r w:rsidR="003A5753" w:rsidRPr="007C2B95">
        <w:rPr>
          <w:rFonts w:ascii="Times New Roman" w:hAnsi="Times New Roman" w:cs="Times New Roman"/>
          <w:lang w:val="en-AU"/>
        </w:rPr>
        <w:t xml:space="preserve">ross-sectional studies </w:t>
      </w:r>
      <w:r w:rsidR="00A577F5" w:rsidRPr="007C2B95">
        <w:rPr>
          <w:rFonts w:ascii="Times New Roman" w:hAnsi="Times New Roman" w:cs="Times New Roman"/>
          <w:lang w:val="en-AU"/>
        </w:rPr>
        <w:t>have the advantage that they do not require post-treatment data but rather u</w:t>
      </w:r>
      <w:r w:rsidR="00D6085F" w:rsidRPr="007C2B95">
        <w:rPr>
          <w:rFonts w:ascii="Times New Roman" w:hAnsi="Times New Roman" w:cs="Times New Roman"/>
          <w:lang w:val="en-AU"/>
        </w:rPr>
        <w:t>se existing crash, volume, and roadway inventory data</w:t>
      </w:r>
      <w:r w:rsidR="00E454A7" w:rsidRPr="007C2B95">
        <w:rPr>
          <w:rFonts w:ascii="Times New Roman" w:hAnsi="Times New Roman" w:cs="Times New Roman"/>
          <w:lang w:val="en-AU"/>
        </w:rPr>
        <w:t xml:space="preserve"> from multiple locations</w:t>
      </w:r>
      <w:r w:rsidR="004432FF" w:rsidRPr="007C2B95">
        <w:rPr>
          <w:rFonts w:ascii="Times New Roman" w:hAnsi="Times New Roman" w:cs="Times New Roman"/>
          <w:lang w:val="en-AU"/>
        </w:rPr>
        <w:t xml:space="preserve"> with and without the characteristics of interest</w:t>
      </w:r>
      <w:r w:rsidR="00D6085F" w:rsidRPr="007C2B95">
        <w:rPr>
          <w:rFonts w:ascii="Times New Roman" w:hAnsi="Times New Roman" w:cs="Times New Roman"/>
          <w:lang w:val="en-AU"/>
        </w:rPr>
        <w:t>.</w:t>
      </w:r>
      <w:r w:rsidR="00A577F5" w:rsidRPr="007C2B95">
        <w:rPr>
          <w:rFonts w:ascii="Times New Roman" w:hAnsi="Times New Roman" w:cs="Times New Roman"/>
          <w:lang w:val="en-AU"/>
        </w:rPr>
        <w:t xml:space="preserve"> </w:t>
      </w:r>
      <w:r w:rsidR="00636A32" w:rsidRPr="007C2B95">
        <w:rPr>
          <w:rFonts w:ascii="Times New Roman" w:hAnsi="Times New Roman" w:cs="Times New Roman"/>
          <w:lang w:val="en-AU"/>
        </w:rPr>
        <w:t xml:space="preserve">Cross-sectional studies </w:t>
      </w:r>
      <w:r w:rsidR="00AD244D" w:rsidRPr="007C2B95">
        <w:rPr>
          <w:rFonts w:ascii="Times New Roman" w:hAnsi="Times New Roman" w:cs="Times New Roman"/>
          <w:lang w:val="en-AU"/>
        </w:rPr>
        <w:t xml:space="preserve">are cost-effective because there is no need to track individual sites over time and </w:t>
      </w:r>
      <w:r w:rsidR="00A577F5" w:rsidRPr="007C2B95">
        <w:rPr>
          <w:rFonts w:ascii="Times New Roman" w:hAnsi="Times New Roman" w:cs="Times New Roman"/>
          <w:lang w:val="en-AU"/>
        </w:rPr>
        <w:t>l</w:t>
      </w:r>
      <w:r w:rsidR="00D6085F" w:rsidRPr="007C2B95">
        <w:rPr>
          <w:rFonts w:ascii="Times New Roman" w:hAnsi="Times New Roman" w:cs="Times New Roman"/>
          <w:lang w:val="en-AU"/>
        </w:rPr>
        <w:t xml:space="preserve">arge sample sizes </w:t>
      </w:r>
      <w:r w:rsidR="00A577F5" w:rsidRPr="007C2B95">
        <w:rPr>
          <w:rFonts w:ascii="Times New Roman" w:hAnsi="Times New Roman" w:cs="Times New Roman"/>
          <w:lang w:val="en-AU"/>
        </w:rPr>
        <w:t xml:space="preserve">are </w:t>
      </w:r>
      <w:r w:rsidR="00D6085F" w:rsidRPr="007C2B95">
        <w:rPr>
          <w:rFonts w:ascii="Times New Roman" w:hAnsi="Times New Roman" w:cs="Times New Roman"/>
          <w:lang w:val="en-AU"/>
        </w:rPr>
        <w:t>possible</w:t>
      </w:r>
      <w:r w:rsidR="00A577F5" w:rsidRPr="007C2B95">
        <w:rPr>
          <w:rFonts w:ascii="Times New Roman" w:hAnsi="Times New Roman" w:cs="Times New Roman"/>
          <w:lang w:val="en-AU"/>
        </w:rPr>
        <w:t xml:space="preserve"> thereby</w:t>
      </w:r>
      <w:r w:rsidR="00D6085F" w:rsidRPr="007C2B95">
        <w:rPr>
          <w:rFonts w:ascii="Times New Roman" w:hAnsi="Times New Roman" w:cs="Times New Roman"/>
          <w:lang w:val="en-AU"/>
        </w:rPr>
        <w:t xml:space="preserve"> improving statistical power.</w:t>
      </w:r>
      <w:r w:rsidR="00A577F5" w:rsidRPr="007C2B95">
        <w:rPr>
          <w:rFonts w:ascii="Times New Roman" w:hAnsi="Times New Roman" w:cs="Times New Roman"/>
          <w:lang w:val="en-AU"/>
        </w:rPr>
        <w:t xml:space="preserve"> </w:t>
      </w:r>
      <w:r w:rsidR="00E623FF" w:rsidRPr="007C2B95">
        <w:rPr>
          <w:rFonts w:ascii="Times New Roman" w:hAnsi="Times New Roman" w:cs="Times New Roman"/>
          <w:lang w:val="en-AU"/>
        </w:rPr>
        <w:t>In addition,</w:t>
      </w:r>
      <w:r w:rsidR="00AD244D" w:rsidRPr="007C2B95">
        <w:rPr>
          <w:rFonts w:ascii="Times New Roman" w:hAnsi="Times New Roman" w:cs="Times New Roman"/>
          <w:lang w:val="en-AU"/>
        </w:rPr>
        <w:t xml:space="preserve"> cross-sectional studies </w:t>
      </w:r>
      <w:r w:rsidR="00F05BD0" w:rsidRPr="007C2B95">
        <w:rPr>
          <w:rFonts w:ascii="Times New Roman" w:hAnsi="Times New Roman" w:cs="Times New Roman"/>
          <w:lang w:val="en-AU"/>
        </w:rPr>
        <w:t xml:space="preserve">enable identification of </w:t>
      </w:r>
      <w:r w:rsidR="00D6085F" w:rsidRPr="007C2B95">
        <w:rPr>
          <w:rFonts w:ascii="Times New Roman" w:hAnsi="Times New Roman" w:cs="Times New Roman"/>
          <w:lang w:val="en-AU"/>
        </w:rPr>
        <w:t xml:space="preserve">broad relationships between roadway </w:t>
      </w:r>
      <w:r w:rsidR="006464A5" w:rsidRPr="007C2B95">
        <w:rPr>
          <w:rFonts w:ascii="Times New Roman" w:hAnsi="Times New Roman" w:cs="Times New Roman"/>
          <w:lang w:val="en-AU"/>
        </w:rPr>
        <w:t>characteristic</w:t>
      </w:r>
      <w:r w:rsidR="00D6085F" w:rsidRPr="007C2B95">
        <w:rPr>
          <w:rFonts w:ascii="Times New Roman" w:hAnsi="Times New Roman" w:cs="Times New Roman"/>
          <w:lang w:val="en-AU"/>
        </w:rPr>
        <w:t>s and crash outcomes.</w:t>
      </w:r>
      <w:r w:rsidR="00AD244D" w:rsidRPr="007C2B95">
        <w:rPr>
          <w:rFonts w:ascii="Times New Roman" w:hAnsi="Times New Roman" w:cs="Times New Roman"/>
          <w:lang w:val="en-AU"/>
        </w:rPr>
        <w:t xml:space="preserve"> </w:t>
      </w:r>
      <w:r w:rsidR="00B92EE1" w:rsidRPr="007C2B95">
        <w:rPr>
          <w:rFonts w:ascii="Times New Roman" w:hAnsi="Times New Roman" w:cs="Times New Roman"/>
          <w:lang w:val="en-AU"/>
        </w:rPr>
        <w:t xml:space="preserve">Hence, </w:t>
      </w:r>
      <w:r w:rsidR="002C07EA" w:rsidRPr="007C2B95">
        <w:rPr>
          <w:rFonts w:ascii="Times New Roman" w:hAnsi="Times New Roman" w:cs="Times New Roman"/>
          <w:lang w:val="en-AU"/>
        </w:rPr>
        <w:t>provide</w:t>
      </w:r>
      <w:r w:rsidR="006C089A" w:rsidRPr="007C2B95">
        <w:rPr>
          <w:rFonts w:ascii="Times New Roman" w:hAnsi="Times New Roman" w:cs="Times New Roman"/>
          <w:lang w:val="en-AU"/>
        </w:rPr>
        <w:t>d</w:t>
      </w:r>
      <w:r w:rsidR="002C07EA" w:rsidRPr="007C2B95">
        <w:rPr>
          <w:rFonts w:ascii="Times New Roman" w:hAnsi="Times New Roman" w:cs="Times New Roman"/>
          <w:lang w:val="en-AU"/>
        </w:rPr>
        <w:t xml:space="preserve"> th</w:t>
      </w:r>
      <w:r w:rsidR="006C089A" w:rsidRPr="007C2B95">
        <w:rPr>
          <w:rFonts w:ascii="Times New Roman" w:hAnsi="Times New Roman" w:cs="Times New Roman"/>
          <w:lang w:val="en-AU"/>
        </w:rPr>
        <w:t>at the</w:t>
      </w:r>
      <w:r w:rsidR="002C07EA" w:rsidRPr="007C2B95">
        <w:rPr>
          <w:rFonts w:ascii="Times New Roman" w:hAnsi="Times New Roman" w:cs="Times New Roman"/>
          <w:lang w:val="en-AU"/>
        </w:rPr>
        <w:t xml:space="preserve"> </w:t>
      </w:r>
      <w:r w:rsidR="000A6686" w:rsidRPr="007C2B95">
        <w:rPr>
          <w:rFonts w:ascii="Times New Roman" w:hAnsi="Times New Roman" w:cs="Times New Roman"/>
          <w:lang w:val="en-AU"/>
        </w:rPr>
        <w:t>necessary</w:t>
      </w:r>
      <w:r w:rsidR="002C07EA" w:rsidRPr="007C2B95">
        <w:rPr>
          <w:rFonts w:ascii="Times New Roman" w:hAnsi="Times New Roman" w:cs="Times New Roman"/>
          <w:lang w:val="en-AU"/>
        </w:rPr>
        <w:t xml:space="preserve"> data is available, </w:t>
      </w:r>
      <w:r w:rsidR="00B92EE1" w:rsidRPr="007C2B95">
        <w:rPr>
          <w:rFonts w:ascii="Times New Roman" w:hAnsi="Times New Roman" w:cs="Times New Roman"/>
          <w:lang w:val="en-AU"/>
        </w:rPr>
        <w:t xml:space="preserve">cross-sectional studies enable the study of all </w:t>
      </w:r>
      <w:r w:rsidR="00B351A6" w:rsidRPr="007C2B95">
        <w:rPr>
          <w:rFonts w:ascii="Times New Roman" w:hAnsi="Times New Roman" w:cs="Times New Roman"/>
          <w:lang w:val="en-AU"/>
        </w:rPr>
        <w:t>DEs</w:t>
      </w:r>
      <w:r w:rsidR="00B92EE1" w:rsidRPr="007C2B95">
        <w:rPr>
          <w:rFonts w:ascii="Times New Roman" w:hAnsi="Times New Roman" w:cs="Times New Roman"/>
          <w:lang w:val="en-AU"/>
        </w:rPr>
        <w:t xml:space="preserve"> </w:t>
      </w:r>
      <w:r w:rsidR="000A6686" w:rsidRPr="007C2B95">
        <w:rPr>
          <w:rFonts w:ascii="Times New Roman" w:hAnsi="Times New Roman" w:cs="Times New Roman"/>
          <w:lang w:val="en-AU"/>
        </w:rPr>
        <w:t>required</w:t>
      </w:r>
      <w:r w:rsidR="002C07EA" w:rsidRPr="007C2B95">
        <w:rPr>
          <w:rFonts w:ascii="Times New Roman" w:hAnsi="Times New Roman" w:cs="Times New Roman"/>
          <w:lang w:val="en-AU"/>
        </w:rPr>
        <w:t xml:space="preserve"> by TMR</w:t>
      </w:r>
      <w:r w:rsidR="0088458F" w:rsidRPr="007C2B95">
        <w:rPr>
          <w:rFonts w:ascii="Times New Roman" w:hAnsi="Times New Roman" w:cs="Times New Roman"/>
          <w:lang w:val="en-AU"/>
        </w:rPr>
        <w:t xml:space="preserve"> including but not limited to the following road characteristics:</w:t>
      </w:r>
    </w:p>
    <w:p w14:paraId="42DCF78E" w14:textId="77777777" w:rsidR="0088458F" w:rsidRPr="007C2B95" w:rsidRDefault="0088458F" w:rsidP="008060CA">
      <w:pPr>
        <w:pStyle w:val="xmsolistparagraph"/>
        <w:numPr>
          <w:ilvl w:val="0"/>
          <w:numId w:val="2"/>
        </w:numPr>
        <w:shd w:val="clear" w:color="auto" w:fill="FFFFFF"/>
        <w:tabs>
          <w:tab w:val="clear" w:pos="720"/>
        </w:tabs>
        <w:spacing w:before="0" w:beforeAutospacing="0" w:after="0" w:afterAutospacing="0"/>
        <w:ind w:left="567"/>
        <w:rPr>
          <w:color w:val="000000"/>
          <w:lang w:val="en-AU"/>
        </w:rPr>
      </w:pPr>
      <w:r w:rsidRPr="007C2B95">
        <w:rPr>
          <w:color w:val="000000"/>
          <w:bdr w:val="none" w:sz="0" w:space="0" w:color="auto" w:frame="1"/>
          <w:lang w:val="en-AU"/>
        </w:rPr>
        <w:t>Vertical crest curve radius</w:t>
      </w:r>
    </w:p>
    <w:p w14:paraId="3211D0AA" w14:textId="5E530CA2" w:rsidR="0088458F" w:rsidRPr="007C2B95" w:rsidRDefault="0088458F" w:rsidP="008060CA">
      <w:pPr>
        <w:pStyle w:val="xmsolistparagraph"/>
        <w:numPr>
          <w:ilvl w:val="0"/>
          <w:numId w:val="2"/>
        </w:numPr>
        <w:shd w:val="clear" w:color="auto" w:fill="FFFFFF"/>
        <w:tabs>
          <w:tab w:val="clear" w:pos="720"/>
        </w:tabs>
        <w:spacing w:before="0" w:beforeAutospacing="0" w:after="0" w:afterAutospacing="0"/>
        <w:ind w:left="567"/>
        <w:rPr>
          <w:color w:val="000000"/>
          <w:lang w:val="en-AU"/>
        </w:rPr>
      </w:pPr>
      <w:r w:rsidRPr="007C2B95">
        <w:rPr>
          <w:color w:val="000000"/>
          <w:bdr w:val="none" w:sz="0" w:space="0" w:color="auto" w:frame="1"/>
          <w:lang w:val="en-AU"/>
        </w:rPr>
        <w:t>Cross section width</w:t>
      </w:r>
    </w:p>
    <w:p w14:paraId="10B5A4DF" w14:textId="666DD31C" w:rsidR="00E125DC" w:rsidRPr="007C2B95" w:rsidRDefault="00E125DC" w:rsidP="008060CA">
      <w:pPr>
        <w:pStyle w:val="xmsolistparagraph"/>
        <w:numPr>
          <w:ilvl w:val="0"/>
          <w:numId w:val="2"/>
        </w:numPr>
        <w:shd w:val="clear" w:color="auto" w:fill="FFFFFF"/>
        <w:spacing w:before="0" w:beforeAutospacing="0" w:after="0" w:afterAutospacing="0"/>
        <w:ind w:left="567"/>
        <w:rPr>
          <w:color w:val="000000"/>
          <w:lang w:val="en-AU"/>
        </w:rPr>
      </w:pPr>
      <w:r w:rsidRPr="007C2B95">
        <w:rPr>
          <w:lang w:val="en-AU"/>
        </w:rPr>
        <w:t xml:space="preserve">Lane width, shoulder width, wide </w:t>
      </w:r>
      <w:r w:rsidR="00DF370B" w:rsidRPr="007C2B95">
        <w:rPr>
          <w:lang w:val="en-AU"/>
        </w:rPr>
        <w:t>centerline</w:t>
      </w:r>
      <w:r w:rsidRPr="007C2B95">
        <w:rPr>
          <w:color w:val="000000"/>
          <w:bdr w:val="none" w:sz="0" w:space="0" w:color="auto" w:frame="1"/>
          <w:lang w:val="en-AU"/>
        </w:rPr>
        <w:t xml:space="preserve"> </w:t>
      </w:r>
    </w:p>
    <w:p w14:paraId="707EC792" w14:textId="38F456E0" w:rsidR="0088458F" w:rsidRPr="007C2B95" w:rsidRDefault="0088458F" w:rsidP="008060CA">
      <w:pPr>
        <w:pStyle w:val="xmsolistparagraph"/>
        <w:numPr>
          <w:ilvl w:val="0"/>
          <w:numId w:val="2"/>
        </w:numPr>
        <w:shd w:val="clear" w:color="auto" w:fill="FFFFFF"/>
        <w:tabs>
          <w:tab w:val="clear" w:pos="720"/>
        </w:tabs>
        <w:spacing w:before="0" w:beforeAutospacing="0" w:after="0" w:afterAutospacing="0"/>
        <w:ind w:left="567"/>
        <w:rPr>
          <w:color w:val="000000"/>
          <w:lang w:val="en-AU"/>
        </w:rPr>
      </w:pPr>
      <w:r w:rsidRPr="007C2B95">
        <w:rPr>
          <w:color w:val="000000"/>
          <w:bdr w:val="none" w:sz="0" w:space="0" w:color="auto" w:frame="1"/>
          <w:lang w:val="en-AU"/>
        </w:rPr>
        <w:t>Horizontal curve radius</w:t>
      </w:r>
    </w:p>
    <w:p w14:paraId="4ABB269F" w14:textId="21247524" w:rsidR="0088458F" w:rsidRPr="007C2B95" w:rsidRDefault="008D213E" w:rsidP="008060CA">
      <w:pPr>
        <w:pStyle w:val="xmsolistparagraph"/>
        <w:numPr>
          <w:ilvl w:val="0"/>
          <w:numId w:val="2"/>
        </w:numPr>
        <w:shd w:val="clear" w:color="auto" w:fill="FFFFFF"/>
        <w:tabs>
          <w:tab w:val="clear" w:pos="720"/>
        </w:tabs>
        <w:spacing w:before="0" w:beforeAutospacing="0" w:after="0" w:afterAutospacing="0"/>
        <w:ind w:left="567"/>
        <w:rPr>
          <w:color w:val="000000"/>
          <w:lang w:val="en-AU"/>
        </w:rPr>
      </w:pPr>
      <w:r w:rsidRPr="007C2B95">
        <w:rPr>
          <w:color w:val="000000"/>
          <w:bdr w:val="none" w:sz="0" w:space="0" w:color="auto" w:frame="1"/>
          <w:lang w:val="en-AU"/>
        </w:rPr>
        <w:t>Stopping s</w:t>
      </w:r>
      <w:r w:rsidR="0088458F" w:rsidRPr="007C2B95">
        <w:rPr>
          <w:color w:val="000000"/>
          <w:bdr w:val="none" w:sz="0" w:space="0" w:color="auto" w:frame="1"/>
          <w:lang w:val="en-AU"/>
        </w:rPr>
        <w:t xml:space="preserve">ight distance </w:t>
      </w:r>
      <w:r w:rsidR="00E125DC" w:rsidRPr="007C2B95">
        <w:rPr>
          <w:color w:val="000000"/>
          <w:bdr w:val="none" w:sz="0" w:space="0" w:color="auto" w:frame="1"/>
          <w:lang w:val="en-AU"/>
        </w:rPr>
        <w:t>(</w:t>
      </w:r>
      <w:r w:rsidR="0088458F" w:rsidRPr="007C2B95">
        <w:rPr>
          <w:color w:val="000000"/>
          <w:bdr w:val="none" w:sz="0" w:space="0" w:color="auto" w:frame="1"/>
          <w:lang w:val="en-AU"/>
        </w:rPr>
        <w:t>around horizontal curves</w:t>
      </w:r>
      <w:r w:rsidR="00E125DC" w:rsidRPr="007C2B95">
        <w:rPr>
          <w:color w:val="000000"/>
          <w:bdr w:val="none" w:sz="0" w:space="0" w:color="auto" w:frame="1"/>
          <w:lang w:val="en-AU"/>
        </w:rPr>
        <w:t xml:space="preserve"> and intersections</w:t>
      </w:r>
      <w:r w:rsidRPr="007C2B95">
        <w:rPr>
          <w:color w:val="000000"/>
          <w:bdr w:val="none" w:sz="0" w:space="0" w:color="auto" w:frame="1"/>
          <w:lang w:val="en-AU"/>
        </w:rPr>
        <w:t>)</w:t>
      </w:r>
    </w:p>
    <w:p w14:paraId="08C581E6" w14:textId="2D993BE6" w:rsidR="0088458F" w:rsidRPr="007C2B95" w:rsidRDefault="0088458F" w:rsidP="008060CA">
      <w:pPr>
        <w:pStyle w:val="xmsolistparagraph"/>
        <w:numPr>
          <w:ilvl w:val="0"/>
          <w:numId w:val="2"/>
        </w:numPr>
        <w:shd w:val="clear" w:color="auto" w:fill="FFFFFF"/>
        <w:tabs>
          <w:tab w:val="clear" w:pos="720"/>
        </w:tabs>
        <w:spacing w:before="0" w:beforeAutospacing="0" w:after="0" w:afterAutospacing="0"/>
        <w:ind w:left="567"/>
        <w:rPr>
          <w:color w:val="000000"/>
          <w:lang w:val="en-AU"/>
        </w:rPr>
      </w:pPr>
      <w:r w:rsidRPr="007C2B95">
        <w:rPr>
          <w:color w:val="000000"/>
          <w:bdr w:val="none" w:sz="0" w:space="0" w:color="auto" w:frame="1"/>
          <w:lang w:val="en-AU"/>
        </w:rPr>
        <w:t xml:space="preserve">Intersection turn type </w:t>
      </w:r>
    </w:p>
    <w:p w14:paraId="1C1509C2" w14:textId="77777777" w:rsidR="0088458F" w:rsidRPr="007C2B95" w:rsidRDefault="0088458F" w:rsidP="008060CA">
      <w:pPr>
        <w:pStyle w:val="xmsolistparagraph"/>
        <w:numPr>
          <w:ilvl w:val="0"/>
          <w:numId w:val="2"/>
        </w:numPr>
        <w:shd w:val="clear" w:color="auto" w:fill="FFFFFF"/>
        <w:tabs>
          <w:tab w:val="clear" w:pos="720"/>
        </w:tabs>
        <w:spacing w:before="0" w:beforeAutospacing="0" w:after="0" w:afterAutospacing="0"/>
        <w:ind w:left="567"/>
        <w:rPr>
          <w:color w:val="000000"/>
          <w:lang w:val="en-AU"/>
        </w:rPr>
      </w:pPr>
      <w:r w:rsidRPr="007C2B95">
        <w:rPr>
          <w:color w:val="000000"/>
          <w:bdr w:val="none" w:sz="0" w:space="0" w:color="auto" w:frame="1"/>
          <w:lang w:val="en-AU"/>
        </w:rPr>
        <w:t>Requirement for roadside barriers</w:t>
      </w:r>
    </w:p>
    <w:p w14:paraId="6E24099A" w14:textId="77777777" w:rsidR="0088458F" w:rsidRPr="007C2B95" w:rsidRDefault="0088458F" w:rsidP="008060CA">
      <w:pPr>
        <w:pStyle w:val="xmsolistparagraph"/>
        <w:numPr>
          <w:ilvl w:val="0"/>
          <w:numId w:val="2"/>
        </w:numPr>
        <w:shd w:val="clear" w:color="auto" w:fill="FFFFFF"/>
        <w:tabs>
          <w:tab w:val="clear" w:pos="720"/>
        </w:tabs>
        <w:spacing w:before="0" w:beforeAutospacing="0" w:after="0" w:afterAutospacing="0"/>
        <w:ind w:left="567"/>
        <w:rPr>
          <w:color w:val="000000"/>
          <w:lang w:val="en-AU"/>
        </w:rPr>
      </w:pPr>
      <w:r w:rsidRPr="007C2B95">
        <w:rPr>
          <w:color w:val="000000"/>
          <w:bdr w:val="none" w:sz="0" w:space="0" w:color="auto" w:frame="1"/>
          <w:lang w:val="en-AU"/>
        </w:rPr>
        <w:t>Adverse superelevation / crossfall</w:t>
      </w:r>
    </w:p>
    <w:p w14:paraId="782038C4" w14:textId="77777777" w:rsidR="00E15500" w:rsidRPr="007C2B95" w:rsidRDefault="0088458F" w:rsidP="008060CA">
      <w:pPr>
        <w:pStyle w:val="xmsolistparagraph"/>
        <w:numPr>
          <w:ilvl w:val="0"/>
          <w:numId w:val="2"/>
        </w:numPr>
        <w:shd w:val="clear" w:color="auto" w:fill="FFFFFF"/>
        <w:spacing w:before="0" w:beforeAutospacing="0" w:after="0" w:afterAutospacing="0"/>
        <w:ind w:left="567"/>
        <w:rPr>
          <w:color w:val="000000"/>
          <w:lang w:val="en-AU"/>
        </w:rPr>
      </w:pPr>
      <w:r w:rsidRPr="007C2B95">
        <w:rPr>
          <w:color w:val="000000"/>
          <w:bdr w:val="none" w:sz="0" w:space="0" w:color="auto" w:frame="1"/>
          <w:lang w:val="en-AU"/>
        </w:rPr>
        <w:t>Water film depth at horizontal curve transitions</w:t>
      </w:r>
    </w:p>
    <w:p w14:paraId="655A7057" w14:textId="7C3AC254" w:rsidR="00992C45" w:rsidRPr="007C2B95" w:rsidRDefault="00DF370B" w:rsidP="008060CA">
      <w:pPr>
        <w:pStyle w:val="xmsolistparagraph"/>
        <w:numPr>
          <w:ilvl w:val="0"/>
          <w:numId w:val="2"/>
        </w:numPr>
        <w:shd w:val="clear" w:color="auto" w:fill="FFFFFF"/>
        <w:spacing w:before="0" w:beforeAutospacing="0" w:after="0" w:afterAutospacing="0"/>
        <w:ind w:left="567"/>
        <w:rPr>
          <w:color w:val="000000"/>
          <w:lang w:val="en-AU"/>
        </w:rPr>
      </w:pPr>
      <w:r w:rsidRPr="007C2B95">
        <w:rPr>
          <w:lang w:val="en-AU"/>
        </w:rPr>
        <w:t>Motorcycles</w:t>
      </w:r>
      <w:r w:rsidR="00E125DC" w:rsidRPr="007C2B95">
        <w:rPr>
          <w:lang w:val="en-AU"/>
        </w:rPr>
        <w:t xml:space="preserve"> rub rail length</w:t>
      </w:r>
    </w:p>
    <w:p w14:paraId="79754B8A" w14:textId="77777777" w:rsidR="00992C45" w:rsidRPr="007C2B95" w:rsidRDefault="00E125DC" w:rsidP="008060CA">
      <w:pPr>
        <w:pStyle w:val="xmsolistparagraph"/>
        <w:numPr>
          <w:ilvl w:val="0"/>
          <w:numId w:val="2"/>
        </w:numPr>
        <w:shd w:val="clear" w:color="auto" w:fill="FFFFFF"/>
        <w:spacing w:before="0" w:beforeAutospacing="0" w:after="0" w:afterAutospacing="0"/>
        <w:ind w:left="567"/>
        <w:rPr>
          <w:color w:val="000000"/>
          <w:lang w:val="en-AU"/>
        </w:rPr>
      </w:pPr>
      <w:r w:rsidRPr="007C2B95">
        <w:rPr>
          <w:lang w:val="en-AU"/>
        </w:rPr>
        <w:t>Roadside barrier length and location</w:t>
      </w:r>
    </w:p>
    <w:p w14:paraId="26BD5CD7" w14:textId="70B12736" w:rsidR="00E15500" w:rsidRPr="007C2B95" w:rsidRDefault="00E125DC" w:rsidP="00093C7D">
      <w:pPr>
        <w:pStyle w:val="xmsolistparagraph"/>
        <w:numPr>
          <w:ilvl w:val="0"/>
          <w:numId w:val="2"/>
        </w:numPr>
        <w:shd w:val="clear" w:color="auto" w:fill="FFFFFF"/>
        <w:spacing w:before="0" w:beforeAutospacing="0" w:after="0" w:afterAutospacing="0"/>
        <w:ind w:left="567"/>
        <w:rPr>
          <w:color w:val="000000"/>
          <w:lang w:val="en-AU"/>
        </w:rPr>
      </w:pPr>
      <w:r w:rsidRPr="007C2B95">
        <w:rPr>
          <w:lang w:val="en-AU"/>
        </w:rPr>
        <w:t>Floodway design</w:t>
      </w:r>
    </w:p>
    <w:p w14:paraId="5612EA73" w14:textId="77777777" w:rsidR="00B351A6" w:rsidRPr="007C2B95" w:rsidRDefault="00B351A6" w:rsidP="00B351A6">
      <w:pPr>
        <w:pStyle w:val="xmsolistparagraph"/>
        <w:shd w:val="clear" w:color="auto" w:fill="FFFFFF"/>
        <w:spacing w:before="0" w:beforeAutospacing="0" w:after="0" w:afterAutospacing="0"/>
        <w:rPr>
          <w:lang w:val="en-AU"/>
        </w:rPr>
      </w:pPr>
    </w:p>
    <w:p w14:paraId="39FEAB1A" w14:textId="219207FE" w:rsidR="00B351A6" w:rsidRPr="007C2B95" w:rsidRDefault="00B351A6" w:rsidP="00B351A6">
      <w:pPr>
        <w:pStyle w:val="xmsolistparagraph"/>
        <w:shd w:val="clear" w:color="auto" w:fill="FFFFFF"/>
        <w:spacing w:before="0" w:beforeAutospacing="0" w:after="0" w:afterAutospacing="0"/>
        <w:jc w:val="both"/>
        <w:rPr>
          <w:lang w:val="en-AU"/>
        </w:rPr>
      </w:pPr>
      <w:r w:rsidRPr="007C2B95">
        <w:rPr>
          <w:lang w:val="en-AU"/>
        </w:rPr>
        <w:lastRenderedPageBreak/>
        <w:t xml:space="preserve">Cross-sectional studies </w:t>
      </w:r>
      <w:r w:rsidR="004C6183" w:rsidRPr="007C2B95">
        <w:rPr>
          <w:lang w:val="en-AU"/>
        </w:rPr>
        <w:t>can</w:t>
      </w:r>
      <w:r w:rsidRPr="007C2B95">
        <w:rPr>
          <w:lang w:val="en-AU"/>
        </w:rPr>
        <w:t xml:space="preserve"> quantify marginal effects of geometric design features, allowing researchers to estimate the independent (marginal) effect of individual geometric and operational variables, while controlling for exposure across road segments. Furthermore, when these studies are conducted using large and representative datasets, cross-sectional models can produce results that are transferable across similar roads or highways, supporting </w:t>
      </w:r>
      <w:r w:rsidR="00DF370B" w:rsidRPr="007C2B95">
        <w:rPr>
          <w:lang w:val="en-AU"/>
        </w:rPr>
        <w:t>better</w:t>
      </w:r>
      <w:r w:rsidRPr="007C2B95">
        <w:rPr>
          <w:lang w:val="en-AU"/>
        </w:rPr>
        <w:t xml:space="preserve"> strategic planning and providing insights beyond the specific context of application. </w:t>
      </w:r>
      <w:r w:rsidR="00DF370B" w:rsidRPr="007C2B95">
        <w:rPr>
          <w:lang w:val="en-AU"/>
        </w:rPr>
        <w:t>Despite</w:t>
      </w:r>
      <w:r w:rsidRPr="007C2B95">
        <w:rPr>
          <w:lang w:val="en-AU"/>
        </w:rPr>
        <w:t xml:space="preserve"> these advantages, it is important to mention limitations of cross-sectional studies. One of the most important issues with this approach is the vulnerability to omitted variable bias (unobserved confounding effects), which is mainly due to data availability issues. Furthermore, cross-sectional studies have a limited causal interpretation as they rely on observational data, yielding associational estimates rather than causal inference</w:t>
      </w:r>
      <w:r w:rsidR="00E339B1" w:rsidRPr="007C2B95">
        <w:rPr>
          <w:lang w:val="en-AU"/>
        </w:rPr>
        <w:t xml:space="preserve"> (Gooch et al., 2016)</w:t>
      </w:r>
      <w:r w:rsidRPr="007C2B95">
        <w:rPr>
          <w:lang w:val="en-AU"/>
        </w:rPr>
        <w:t>.</w:t>
      </w:r>
    </w:p>
    <w:p w14:paraId="1FDA5992" w14:textId="16D49CFC" w:rsidR="004D4445" w:rsidRPr="007C2B95" w:rsidRDefault="004D4445" w:rsidP="00CE58AB">
      <w:pPr>
        <w:pStyle w:val="Heading1"/>
        <w:numPr>
          <w:ilvl w:val="0"/>
          <w:numId w:val="14"/>
        </w:numPr>
        <w:rPr>
          <w:color w:val="002060"/>
          <w:sz w:val="28"/>
          <w:szCs w:val="28"/>
          <w:lang w:val="en-AU"/>
        </w:rPr>
      </w:pPr>
      <w:bookmarkStart w:id="12" w:name="_Toc219707235"/>
      <w:r w:rsidRPr="007C2B95">
        <w:rPr>
          <w:color w:val="002060"/>
          <w:sz w:val="28"/>
          <w:szCs w:val="28"/>
          <w:lang w:val="en-AU"/>
        </w:rPr>
        <w:t>Analysis and modelling methods</w:t>
      </w:r>
      <w:bookmarkEnd w:id="12"/>
      <w:r w:rsidRPr="007C2B95">
        <w:rPr>
          <w:color w:val="002060"/>
          <w:sz w:val="28"/>
          <w:szCs w:val="28"/>
          <w:lang w:val="en-AU"/>
        </w:rPr>
        <w:t xml:space="preserve"> </w:t>
      </w:r>
    </w:p>
    <w:p w14:paraId="080CF632" w14:textId="77777777" w:rsidR="00375E31" w:rsidRPr="007C2B95" w:rsidRDefault="00EB64F2" w:rsidP="00B351A6">
      <w:pPr>
        <w:jc w:val="both"/>
        <w:rPr>
          <w:rFonts w:ascii="Times New Roman" w:hAnsi="Times New Roman" w:cs="Times New Roman"/>
          <w:lang w:val="en-AU"/>
        </w:rPr>
      </w:pPr>
      <w:r w:rsidRPr="007C2B95">
        <w:rPr>
          <w:rFonts w:ascii="Times New Roman" w:hAnsi="Times New Roman" w:cs="Times New Roman"/>
          <w:lang w:val="en-AU"/>
        </w:rPr>
        <w:t xml:space="preserve">From an analysis or modelling standpoint the most common methods </w:t>
      </w:r>
      <w:r w:rsidR="00322D26" w:rsidRPr="007C2B95">
        <w:rPr>
          <w:rFonts w:ascii="Times New Roman" w:hAnsi="Times New Roman" w:cs="Times New Roman"/>
          <w:lang w:val="en-AU"/>
        </w:rPr>
        <w:t xml:space="preserve">used in </w:t>
      </w:r>
      <w:r w:rsidR="002D0D46" w:rsidRPr="007C2B95">
        <w:rPr>
          <w:rFonts w:ascii="Times New Roman" w:hAnsi="Times New Roman" w:cs="Times New Roman"/>
          <w:lang w:val="en-AU"/>
        </w:rPr>
        <w:t xml:space="preserve">research and practice </w:t>
      </w:r>
      <w:r w:rsidRPr="007C2B95">
        <w:rPr>
          <w:rFonts w:ascii="Times New Roman" w:hAnsi="Times New Roman" w:cs="Times New Roman"/>
          <w:lang w:val="en-AU"/>
        </w:rPr>
        <w:t>to assess the effectiveness of treatments or improvements in roadway characteristics include</w:t>
      </w:r>
      <w:r w:rsidR="000B2C6C" w:rsidRPr="007C2B95">
        <w:rPr>
          <w:rFonts w:ascii="Times New Roman" w:hAnsi="Times New Roman" w:cs="Times New Roman"/>
          <w:lang w:val="en-AU"/>
        </w:rPr>
        <w:t>: (i)</w:t>
      </w:r>
      <w:r w:rsidRPr="007C2B95">
        <w:rPr>
          <w:rFonts w:ascii="Times New Roman" w:hAnsi="Times New Roman" w:cs="Times New Roman"/>
          <w:lang w:val="en-AU"/>
        </w:rPr>
        <w:t xml:space="preserve"> </w:t>
      </w:r>
      <w:r w:rsidR="0050779C" w:rsidRPr="007C2B95">
        <w:rPr>
          <w:rFonts w:ascii="Times New Roman" w:hAnsi="Times New Roman" w:cs="Times New Roman"/>
          <w:lang w:val="en-AU"/>
        </w:rPr>
        <w:t>Safety Performance Functions (</w:t>
      </w:r>
      <w:r w:rsidR="007268F7" w:rsidRPr="007C2B95">
        <w:rPr>
          <w:rFonts w:ascii="Times New Roman" w:hAnsi="Times New Roman" w:cs="Times New Roman"/>
          <w:lang w:val="en-AU"/>
        </w:rPr>
        <w:t>SPFs</w:t>
      </w:r>
      <w:r w:rsidR="006E482A" w:rsidRPr="007C2B95">
        <w:rPr>
          <w:rFonts w:ascii="Times New Roman" w:hAnsi="Times New Roman" w:cs="Times New Roman"/>
          <w:lang w:val="en-AU"/>
        </w:rPr>
        <w:t>)</w:t>
      </w:r>
      <w:r w:rsidR="007268F7" w:rsidRPr="007C2B95">
        <w:rPr>
          <w:rFonts w:ascii="Times New Roman" w:hAnsi="Times New Roman" w:cs="Times New Roman"/>
          <w:lang w:val="en-AU"/>
        </w:rPr>
        <w:t xml:space="preserve"> multiplied by </w:t>
      </w:r>
      <w:r w:rsidR="00626517" w:rsidRPr="007C2B95">
        <w:rPr>
          <w:rFonts w:ascii="Times New Roman" w:hAnsi="Times New Roman" w:cs="Times New Roman"/>
          <w:lang w:val="en-AU"/>
        </w:rPr>
        <w:t>crash modification factors</w:t>
      </w:r>
      <w:r w:rsidR="00DE19FB" w:rsidRPr="007C2B95">
        <w:rPr>
          <w:rFonts w:ascii="Times New Roman" w:hAnsi="Times New Roman" w:cs="Times New Roman"/>
          <w:lang w:val="en-AU"/>
        </w:rPr>
        <w:t xml:space="preserve"> or functions</w:t>
      </w:r>
      <w:r w:rsidR="00626517" w:rsidRPr="007C2B95">
        <w:rPr>
          <w:rFonts w:ascii="Times New Roman" w:hAnsi="Times New Roman" w:cs="Times New Roman"/>
          <w:lang w:val="en-AU"/>
        </w:rPr>
        <w:t xml:space="preserve"> (CMFs</w:t>
      </w:r>
      <w:r w:rsidR="00DE19FB" w:rsidRPr="007C2B95">
        <w:rPr>
          <w:rFonts w:ascii="Times New Roman" w:hAnsi="Times New Roman" w:cs="Times New Roman"/>
          <w:lang w:val="en-AU"/>
        </w:rPr>
        <w:t xml:space="preserve"> or CMFunctions</w:t>
      </w:r>
      <w:r w:rsidR="00626517" w:rsidRPr="007C2B95">
        <w:rPr>
          <w:rFonts w:ascii="Times New Roman" w:hAnsi="Times New Roman" w:cs="Times New Roman"/>
          <w:lang w:val="en-AU"/>
        </w:rPr>
        <w:t>)</w:t>
      </w:r>
      <w:r w:rsidR="007268F7" w:rsidRPr="007C2B95">
        <w:rPr>
          <w:rFonts w:ascii="Times New Roman" w:hAnsi="Times New Roman" w:cs="Times New Roman"/>
          <w:lang w:val="en-AU"/>
        </w:rPr>
        <w:t xml:space="preserve">, </w:t>
      </w:r>
      <w:r w:rsidR="0053103A" w:rsidRPr="007C2B95">
        <w:rPr>
          <w:rFonts w:ascii="Times New Roman" w:hAnsi="Times New Roman" w:cs="Times New Roman"/>
          <w:lang w:val="en-AU"/>
        </w:rPr>
        <w:t xml:space="preserve">(ii) </w:t>
      </w:r>
      <w:r w:rsidR="007268F7" w:rsidRPr="007C2B95">
        <w:rPr>
          <w:rFonts w:ascii="Times New Roman" w:hAnsi="Times New Roman" w:cs="Times New Roman"/>
          <w:lang w:val="en-AU"/>
        </w:rPr>
        <w:t>fully specified models</w:t>
      </w:r>
      <w:r w:rsidR="00ED639F" w:rsidRPr="007C2B95">
        <w:rPr>
          <w:rFonts w:ascii="Times New Roman" w:hAnsi="Times New Roman" w:cs="Times New Roman"/>
          <w:lang w:val="en-AU"/>
        </w:rPr>
        <w:t xml:space="preserve"> </w:t>
      </w:r>
      <w:r w:rsidR="005F5B18" w:rsidRPr="007C2B95">
        <w:rPr>
          <w:rFonts w:ascii="Times New Roman" w:hAnsi="Times New Roman" w:cs="Times New Roman"/>
          <w:lang w:val="en-AU"/>
        </w:rPr>
        <w:t xml:space="preserve">including multiple covariates </w:t>
      </w:r>
      <w:bookmarkStart w:id="13" w:name="_Hlk216212825"/>
      <w:r w:rsidR="00ED639F" w:rsidRPr="007C2B95">
        <w:rPr>
          <w:rFonts w:ascii="Times New Roman" w:hAnsi="Times New Roman" w:cs="Times New Roman"/>
          <w:lang w:val="en-AU"/>
        </w:rPr>
        <w:t>(Lord et al., 2008)</w:t>
      </w:r>
      <w:r w:rsidR="007268F7" w:rsidRPr="007C2B95">
        <w:rPr>
          <w:rFonts w:ascii="Times New Roman" w:hAnsi="Times New Roman" w:cs="Times New Roman"/>
          <w:lang w:val="en-AU"/>
        </w:rPr>
        <w:t xml:space="preserve">, </w:t>
      </w:r>
      <w:bookmarkEnd w:id="13"/>
      <w:r w:rsidR="007268F7" w:rsidRPr="007C2B95">
        <w:rPr>
          <w:rFonts w:ascii="Times New Roman" w:hAnsi="Times New Roman" w:cs="Times New Roman"/>
          <w:lang w:val="en-AU"/>
        </w:rPr>
        <w:t xml:space="preserve">and </w:t>
      </w:r>
      <w:r w:rsidR="0053103A" w:rsidRPr="007C2B95">
        <w:rPr>
          <w:rFonts w:ascii="Times New Roman" w:hAnsi="Times New Roman" w:cs="Times New Roman"/>
          <w:lang w:val="en-AU"/>
        </w:rPr>
        <w:t xml:space="preserve">(iii) </w:t>
      </w:r>
      <w:r w:rsidR="007268F7" w:rsidRPr="007C2B95">
        <w:rPr>
          <w:rFonts w:ascii="Times New Roman" w:hAnsi="Times New Roman" w:cs="Times New Roman"/>
          <w:lang w:val="en-AU"/>
        </w:rPr>
        <w:t>hierarchical models</w:t>
      </w:r>
      <w:r w:rsidR="000930A8" w:rsidRPr="007C2B95">
        <w:rPr>
          <w:rFonts w:ascii="Times New Roman" w:hAnsi="Times New Roman" w:cs="Times New Roman"/>
          <w:lang w:val="en-AU"/>
        </w:rPr>
        <w:t xml:space="preserve"> </w:t>
      </w:r>
      <w:r w:rsidR="008D2A5A" w:rsidRPr="007C2B95">
        <w:rPr>
          <w:rFonts w:ascii="Times New Roman" w:hAnsi="Times New Roman" w:cs="Times New Roman"/>
          <w:lang w:val="en-AU"/>
        </w:rPr>
        <w:t>(</w:t>
      </w:r>
      <w:bookmarkStart w:id="14" w:name="_Hlk216212838"/>
      <w:r w:rsidR="008D2A5A" w:rsidRPr="007C2B95">
        <w:rPr>
          <w:rFonts w:ascii="Times New Roman" w:hAnsi="Times New Roman" w:cs="Times New Roman"/>
          <w:lang w:val="en-AU"/>
        </w:rPr>
        <w:t>Chen and Persaud, 2014)</w:t>
      </w:r>
      <w:r w:rsidR="007268F7" w:rsidRPr="007C2B95">
        <w:rPr>
          <w:rFonts w:ascii="Times New Roman" w:hAnsi="Times New Roman" w:cs="Times New Roman"/>
          <w:lang w:val="en-AU"/>
        </w:rPr>
        <w:t>.</w:t>
      </w:r>
      <w:r w:rsidR="00C539E2" w:rsidRPr="007C2B95">
        <w:rPr>
          <w:rFonts w:ascii="Times New Roman" w:hAnsi="Times New Roman" w:cs="Times New Roman"/>
          <w:lang w:val="en-AU"/>
        </w:rPr>
        <w:t xml:space="preserve"> </w:t>
      </w:r>
      <w:bookmarkEnd w:id="14"/>
    </w:p>
    <w:p w14:paraId="61A2D4AF" w14:textId="66F71ACB" w:rsidR="00375E31" w:rsidRPr="007C2B95" w:rsidRDefault="00375E31" w:rsidP="00CE58AB">
      <w:pPr>
        <w:pStyle w:val="Heading2"/>
        <w:numPr>
          <w:ilvl w:val="1"/>
          <w:numId w:val="14"/>
        </w:numPr>
        <w:rPr>
          <w:color w:val="002060"/>
          <w:szCs w:val="28"/>
          <w:lang w:val="en-AU"/>
        </w:rPr>
      </w:pPr>
      <w:bookmarkStart w:id="15" w:name="_Toc219707236"/>
      <w:r w:rsidRPr="007C2B95">
        <w:rPr>
          <w:color w:val="002060"/>
          <w:szCs w:val="28"/>
          <w:lang w:val="en-AU"/>
        </w:rPr>
        <w:t>SPFs, CMFs and CMFunctions</w:t>
      </w:r>
      <w:bookmarkEnd w:id="15"/>
    </w:p>
    <w:p w14:paraId="6FE93FE3" w14:textId="560DD10B" w:rsidR="002C7F96" w:rsidRPr="007C2B95" w:rsidRDefault="00626517" w:rsidP="00B351A6">
      <w:pPr>
        <w:jc w:val="both"/>
        <w:rPr>
          <w:rFonts w:ascii="Times New Roman" w:hAnsi="Times New Roman" w:cs="Times New Roman"/>
          <w:lang w:val="en-AU"/>
        </w:rPr>
      </w:pPr>
      <w:r w:rsidRPr="007C2B95">
        <w:rPr>
          <w:rFonts w:ascii="Times New Roman" w:hAnsi="Times New Roman" w:cs="Times New Roman"/>
          <w:lang w:val="en-AU"/>
        </w:rPr>
        <w:t xml:space="preserve">SPFs can only </w:t>
      </w:r>
      <w:r w:rsidR="002C7F96" w:rsidRPr="007C2B95">
        <w:rPr>
          <w:rFonts w:ascii="Times New Roman" w:hAnsi="Times New Roman" w:cs="Times New Roman"/>
          <w:lang w:val="en-AU"/>
        </w:rPr>
        <w:t xml:space="preserve">be applied </w:t>
      </w:r>
      <w:r w:rsidRPr="007C2B95">
        <w:rPr>
          <w:rFonts w:ascii="Times New Roman" w:hAnsi="Times New Roman" w:cs="Times New Roman"/>
          <w:lang w:val="en-AU"/>
        </w:rPr>
        <w:t>using</w:t>
      </w:r>
      <w:r w:rsidR="002C7F96" w:rsidRPr="007C2B95">
        <w:rPr>
          <w:rFonts w:ascii="Times New Roman" w:hAnsi="Times New Roman" w:cs="Times New Roman"/>
          <w:lang w:val="en-AU"/>
        </w:rPr>
        <w:t xml:space="preserve"> CMFs </w:t>
      </w:r>
      <w:r w:rsidR="00F8535C" w:rsidRPr="007C2B95">
        <w:rPr>
          <w:rFonts w:ascii="Times New Roman" w:hAnsi="Times New Roman" w:cs="Times New Roman"/>
          <w:lang w:val="en-AU"/>
        </w:rPr>
        <w:t xml:space="preserve">or CMFunctions </w:t>
      </w:r>
      <w:r w:rsidR="002C7F96" w:rsidRPr="007C2B95">
        <w:rPr>
          <w:rFonts w:ascii="Times New Roman" w:hAnsi="Times New Roman" w:cs="Times New Roman"/>
          <w:lang w:val="en-AU"/>
        </w:rPr>
        <w:t>to adjust prediction</w:t>
      </w:r>
      <w:r w:rsidR="000175F1" w:rsidRPr="007C2B95">
        <w:rPr>
          <w:rFonts w:ascii="Times New Roman" w:hAnsi="Times New Roman" w:cs="Times New Roman"/>
          <w:lang w:val="en-AU"/>
        </w:rPr>
        <w:t>s</w:t>
      </w:r>
      <w:r w:rsidR="002C7F96" w:rsidRPr="007C2B95">
        <w:rPr>
          <w:rFonts w:ascii="Times New Roman" w:hAnsi="Times New Roman" w:cs="Times New Roman"/>
          <w:lang w:val="en-AU"/>
        </w:rPr>
        <w:t xml:space="preserve"> for conditions </w:t>
      </w:r>
      <w:r w:rsidR="00F8535C" w:rsidRPr="007C2B95">
        <w:rPr>
          <w:rFonts w:ascii="Times New Roman" w:hAnsi="Times New Roman" w:cs="Times New Roman"/>
          <w:lang w:val="en-AU"/>
        </w:rPr>
        <w:t>consistent with</w:t>
      </w:r>
      <w:r w:rsidR="002C7F96" w:rsidRPr="007C2B95">
        <w:rPr>
          <w:rFonts w:ascii="Times New Roman" w:hAnsi="Times New Roman" w:cs="Times New Roman"/>
          <w:lang w:val="en-AU"/>
        </w:rPr>
        <w:t xml:space="preserve"> the </w:t>
      </w:r>
      <w:r w:rsidR="009F3117" w:rsidRPr="007C2B95">
        <w:rPr>
          <w:rFonts w:ascii="Times New Roman" w:hAnsi="Times New Roman" w:cs="Times New Roman"/>
          <w:lang w:val="en-AU"/>
        </w:rPr>
        <w:t xml:space="preserve">underlying </w:t>
      </w:r>
      <w:r w:rsidR="002C7F96" w:rsidRPr="007C2B95">
        <w:rPr>
          <w:rFonts w:ascii="Times New Roman" w:hAnsi="Times New Roman" w:cs="Times New Roman"/>
          <w:lang w:val="en-AU"/>
        </w:rPr>
        <w:t>model</w:t>
      </w:r>
      <w:r w:rsidR="009F3117" w:rsidRPr="007C2B95">
        <w:rPr>
          <w:rFonts w:ascii="Times New Roman" w:hAnsi="Times New Roman" w:cs="Times New Roman"/>
          <w:lang w:val="en-AU"/>
        </w:rPr>
        <w:t xml:space="preserve"> characteristics</w:t>
      </w:r>
      <w:r w:rsidR="002C7F96" w:rsidRPr="007C2B95">
        <w:rPr>
          <w:rFonts w:ascii="Times New Roman" w:hAnsi="Times New Roman" w:cs="Times New Roman"/>
          <w:lang w:val="en-AU"/>
        </w:rPr>
        <w:t xml:space="preserve">. </w:t>
      </w:r>
      <w:r w:rsidR="0045243B" w:rsidRPr="007C2B95">
        <w:rPr>
          <w:rFonts w:ascii="Times New Roman" w:hAnsi="Times New Roman" w:cs="Times New Roman"/>
          <w:lang w:val="en-AU"/>
        </w:rPr>
        <w:t>In theory, f</w:t>
      </w:r>
      <w:r w:rsidR="002C7F96" w:rsidRPr="007C2B95">
        <w:rPr>
          <w:rFonts w:ascii="Times New Roman" w:hAnsi="Times New Roman" w:cs="Times New Roman"/>
          <w:lang w:val="en-AU"/>
        </w:rPr>
        <w:t>ully specified models</w:t>
      </w:r>
      <w:r w:rsidR="0045243B" w:rsidRPr="007C2B95">
        <w:rPr>
          <w:rFonts w:ascii="Times New Roman" w:hAnsi="Times New Roman" w:cs="Times New Roman"/>
          <w:lang w:val="en-AU"/>
        </w:rPr>
        <w:t xml:space="preserve"> </w:t>
      </w:r>
      <w:r w:rsidR="00951C96" w:rsidRPr="007C2B95">
        <w:rPr>
          <w:rFonts w:ascii="Times New Roman" w:hAnsi="Times New Roman" w:cs="Times New Roman"/>
          <w:lang w:val="en-AU"/>
        </w:rPr>
        <w:t>do not require the use of</w:t>
      </w:r>
      <w:r w:rsidR="002C7F96" w:rsidRPr="007C2B95">
        <w:rPr>
          <w:rFonts w:ascii="Times New Roman" w:hAnsi="Times New Roman" w:cs="Times New Roman"/>
          <w:lang w:val="en-AU"/>
        </w:rPr>
        <w:t xml:space="preserve"> CMFs</w:t>
      </w:r>
      <w:r w:rsidR="00951C96" w:rsidRPr="007C2B95">
        <w:rPr>
          <w:rFonts w:ascii="Times New Roman" w:hAnsi="Times New Roman" w:cs="Times New Roman"/>
          <w:lang w:val="en-AU"/>
        </w:rPr>
        <w:t xml:space="preserve"> because th</w:t>
      </w:r>
      <w:r w:rsidR="00684273" w:rsidRPr="007C2B95">
        <w:rPr>
          <w:rFonts w:ascii="Times New Roman" w:hAnsi="Times New Roman" w:cs="Times New Roman"/>
          <w:lang w:val="en-AU"/>
        </w:rPr>
        <w:t>ey include the factors that influence safety as well as their corresponding effect</w:t>
      </w:r>
      <w:r w:rsidR="00A17F1A" w:rsidRPr="007C2B95">
        <w:rPr>
          <w:rFonts w:ascii="Times New Roman" w:hAnsi="Times New Roman" w:cs="Times New Roman"/>
          <w:lang w:val="en-AU"/>
        </w:rPr>
        <w:t>s captured through coefficients</w:t>
      </w:r>
      <w:r w:rsidR="002C7F96" w:rsidRPr="007C2B95">
        <w:rPr>
          <w:rFonts w:ascii="Times New Roman" w:hAnsi="Times New Roman" w:cs="Times New Roman"/>
          <w:lang w:val="en-AU"/>
        </w:rPr>
        <w:t>.</w:t>
      </w:r>
      <w:r w:rsidR="00684273" w:rsidRPr="007C2B95">
        <w:rPr>
          <w:rFonts w:ascii="Times New Roman" w:hAnsi="Times New Roman" w:cs="Times New Roman"/>
          <w:lang w:val="en-AU"/>
        </w:rPr>
        <w:t xml:space="preserve"> However, the </w:t>
      </w:r>
      <w:r w:rsidR="00446FC1" w:rsidRPr="007C2B95">
        <w:rPr>
          <w:rFonts w:ascii="Times New Roman" w:hAnsi="Times New Roman" w:cs="Times New Roman"/>
          <w:lang w:val="en-AU"/>
        </w:rPr>
        <w:t>estimation</w:t>
      </w:r>
      <w:r w:rsidR="00B344E8" w:rsidRPr="007C2B95">
        <w:rPr>
          <w:rFonts w:ascii="Times New Roman" w:hAnsi="Times New Roman" w:cs="Times New Roman"/>
          <w:lang w:val="en-AU"/>
        </w:rPr>
        <w:t xml:space="preserve"> of fully specified models </w:t>
      </w:r>
      <w:r w:rsidR="00446FC1" w:rsidRPr="007C2B95">
        <w:rPr>
          <w:rFonts w:ascii="Times New Roman" w:hAnsi="Times New Roman" w:cs="Times New Roman"/>
          <w:lang w:val="en-AU"/>
        </w:rPr>
        <w:t>including</w:t>
      </w:r>
      <w:r w:rsidR="00B344E8" w:rsidRPr="007C2B95">
        <w:rPr>
          <w:rFonts w:ascii="Times New Roman" w:hAnsi="Times New Roman" w:cs="Times New Roman"/>
          <w:lang w:val="en-AU"/>
        </w:rPr>
        <w:t xml:space="preserve"> all </w:t>
      </w:r>
      <w:r w:rsidR="00446FC1" w:rsidRPr="007C2B95">
        <w:rPr>
          <w:rFonts w:ascii="Times New Roman" w:hAnsi="Times New Roman" w:cs="Times New Roman"/>
          <w:lang w:val="en-AU"/>
        </w:rPr>
        <w:t xml:space="preserve">relevant factors </w:t>
      </w:r>
      <w:r w:rsidR="00B344E8" w:rsidRPr="007C2B95">
        <w:rPr>
          <w:rFonts w:ascii="Times New Roman" w:hAnsi="Times New Roman" w:cs="Times New Roman"/>
          <w:lang w:val="en-AU"/>
        </w:rPr>
        <w:t xml:space="preserve">and interactions is still a </w:t>
      </w:r>
      <w:r w:rsidR="00446FC1" w:rsidRPr="007C2B95">
        <w:rPr>
          <w:rFonts w:ascii="Times New Roman" w:hAnsi="Times New Roman" w:cs="Times New Roman"/>
          <w:lang w:val="en-AU"/>
        </w:rPr>
        <w:t xml:space="preserve">significant </w:t>
      </w:r>
      <w:r w:rsidR="00B344E8" w:rsidRPr="007C2B95">
        <w:rPr>
          <w:rFonts w:ascii="Times New Roman" w:hAnsi="Times New Roman" w:cs="Times New Roman"/>
          <w:lang w:val="en-AU"/>
        </w:rPr>
        <w:t>challenge</w:t>
      </w:r>
      <w:r w:rsidR="00446FC1" w:rsidRPr="007C2B95">
        <w:rPr>
          <w:rFonts w:ascii="Times New Roman" w:hAnsi="Times New Roman" w:cs="Times New Roman"/>
          <w:lang w:val="en-AU"/>
        </w:rPr>
        <w:t>.</w:t>
      </w:r>
      <w:r w:rsidR="00B344E8" w:rsidRPr="007C2B95">
        <w:rPr>
          <w:rFonts w:ascii="Times New Roman" w:hAnsi="Times New Roman" w:cs="Times New Roman"/>
          <w:lang w:val="en-AU"/>
        </w:rPr>
        <w:t xml:space="preserve"> </w:t>
      </w:r>
      <w:r w:rsidR="00066B5C" w:rsidRPr="007C2B95">
        <w:rPr>
          <w:rFonts w:ascii="Times New Roman" w:hAnsi="Times New Roman" w:cs="Times New Roman"/>
          <w:lang w:val="en-AU"/>
        </w:rPr>
        <w:t>Therefore</w:t>
      </w:r>
      <w:r w:rsidR="00446FC1" w:rsidRPr="007C2B95">
        <w:rPr>
          <w:rFonts w:ascii="Times New Roman" w:hAnsi="Times New Roman" w:cs="Times New Roman"/>
          <w:lang w:val="en-AU"/>
        </w:rPr>
        <w:t xml:space="preserve">, </w:t>
      </w:r>
      <w:r w:rsidR="00B344E8" w:rsidRPr="007C2B95">
        <w:rPr>
          <w:rFonts w:ascii="Times New Roman" w:hAnsi="Times New Roman" w:cs="Times New Roman"/>
          <w:lang w:val="en-AU"/>
        </w:rPr>
        <w:t>the first edition</w:t>
      </w:r>
      <w:r w:rsidR="003A0C8A" w:rsidRPr="007C2B95">
        <w:rPr>
          <w:rFonts w:ascii="Times New Roman" w:hAnsi="Times New Roman" w:cs="Times New Roman"/>
          <w:lang w:val="en-AU"/>
        </w:rPr>
        <w:t xml:space="preserve"> of </w:t>
      </w:r>
      <w:r w:rsidR="00A17F1A" w:rsidRPr="007C2B95">
        <w:rPr>
          <w:rFonts w:ascii="Times New Roman" w:hAnsi="Times New Roman" w:cs="Times New Roman"/>
          <w:lang w:val="en-AU"/>
        </w:rPr>
        <w:t xml:space="preserve">the </w:t>
      </w:r>
      <w:r w:rsidR="00DF370B" w:rsidRPr="007C2B95">
        <w:rPr>
          <w:rFonts w:ascii="Times New Roman" w:hAnsi="Times New Roman" w:cs="Times New Roman"/>
          <w:lang w:val="en-AU"/>
        </w:rPr>
        <w:t>HSM</w:t>
      </w:r>
      <w:r w:rsidR="003A0C8A" w:rsidRPr="007C2B95">
        <w:rPr>
          <w:rFonts w:ascii="Times New Roman" w:hAnsi="Times New Roman" w:cs="Times New Roman"/>
          <w:lang w:val="en-AU"/>
        </w:rPr>
        <w:t xml:space="preserve"> did not </w:t>
      </w:r>
      <w:r w:rsidR="001D17B0" w:rsidRPr="007C2B95">
        <w:rPr>
          <w:rFonts w:ascii="Times New Roman" w:hAnsi="Times New Roman" w:cs="Times New Roman"/>
          <w:lang w:val="en-AU"/>
        </w:rPr>
        <w:t>consider</w:t>
      </w:r>
      <w:r w:rsidR="003A0C8A" w:rsidRPr="007C2B95">
        <w:rPr>
          <w:rFonts w:ascii="Times New Roman" w:hAnsi="Times New Roman" w:cs="Times New Roman"/>
          <w:lang w:val="en-AU"/>
        </w:rPr>
        <w:t xml:space="preserve"> fully specified models. Instead, it recommends a crash prediction </w:t>
      </w:r>
      <w:r w:rsidR="00845C80" w:rsidRPr="007C2B95">
        <w:rPr>
          <w:rFonts w:ascii="Times New Roman" w:hAnsi="Times New Roman" w:cs="Times New Roman"/>
          <w:lang w:val="en-AU"/>
        </w:rPr>
        <w:t>framework</w:t>
      </w:r>
      <w:r w:rsidR="003A0C8A" w:rsidRPr="007C2B95">
        <w:rPr>
          <w:rFonts w:ascii="Times New Roman" w:hAnsi="Times New Roman" w:cs="Times New Roman"/>
          <w:lang w:val="en-AU"/>
        </w:rPr>
        <w:t xml:space="preserve"> as follows:</w:t>
      </w:r>
    </w:p>
    <w:p w14:paraId="29477BF2" w14:textId="291607B2" w:rsidR="00845C80" w:rsidRPr="007C2B95" w:rsidRDefault="00203E09" w:rsidP="00733C9A">
      <w:pPr>
        <w:jc w:val="center"/>
        <w:rPr>
          <w:rFonts w:ascii="Times New Roman" w:hAnsi="Times New Roman" w:cs="Times New Roman"/>
          <w:lang w:val="en-AU"/>
        </w:rPr>
      </w:pPr>
      <w:r w:rsidRPr="007C2B95">
        <w:rPr>
          <w:rFonts w:ascii="Times New Roman" w:hAnsi="Times New Roman" w:cs="Times New Roman"/>
          <w:i/>
          <w:iCs/>
          <w:lang w:val="en-AU"/>
        </w:rPr>
        <w:t>N</w:t>
      </w:r>
      <w:r w:rsidRPr="007C2B95">
        <w:rPr>
          <w:rFonts w:ascii="Times New Roman" w:hAnsi="Times New Roman" w:cs="Times New Roman"/>
          <w:i/>
          <w:iCs/>
          <w:vertAlign w:val="subscript"/>
          <w:lang w:val="en-AU"/>
        </w:rPr>
        <w:t>predicted</w:t>
      </w:r>
      <w:r w:rsidR="00C45E68" w:rsidRPr="007C2B95">
        <w:rPr>
          <w:rFonts w:ascii="Times New Roman" w:hAnsi="Times New Roman" w:cs="Times New Roman"/>
          <w:i/>
          <w:iCs/>
          <w:vertAlign w:val="subscript"/>
          <w:lang w:val="en-AU"/>
        </w:rPr>
        <w:t>,x</w:t>
      </w:r>
      <w:r w:rsidRPr="007C2B95">
        <w:rPr>
          <w:rFonts w:ascii="Times New Roman" w:hAnsi="Times New Roman" w:cs="Times New Roman"/>
          <w:i/>
          <w:iCs/>
          <w:lang w:val="en-AU"/>
        </w:rPr>
        <w:t xml:space="preserve"> = N</w:t>
      </w:r>
      <w:r w:rsidRPr="007C2B95">
        <w:rPr>
          <w:rFonts w:ascii="Times New Roman" w:hAnsi="Times New Roman" w:cs="Times New Roman"/>
          <w:i/>
          <w:iCs/>
          <w:vertAlign w:val="subscript"/>
          <w:lang w:val="en-AU"/>
        </w:rPr>
        <w:t>SPFx</w:t>
      </w:r>
      <w:r w:rsidRPr="007C2B95">
        <w:rPr>
          <w:rFonts w:ascii="Times New Roman" w:hAnsi="Times New Roman" w:cs="Times New Roman"/>
          <w:i/>
          <w:iCs/>
          <w:lang w:val="en-AU"/>
        </w:rPr>
        <w:t xml:space="preserve"> </w:t>
      </w:r>
      <w:r w:rsidR="008B512A" w:rsidRPr="007C2B95">
        <w:rPr>
          <w:rFonts w:ascii="Cambria Math" w:hAnsi="Cambria Math" w:cs="Cambria Math"/>
          <w:i/>
          <w:iCs/>
          <w:lang w:val="en-AU"/>
        </w:rPr>
        <w:t>⋅</w:t>
      </w:r>
      <w:r w:rsidR="008B512A" w:rsidRPr="007C2B95">
        <w:rPr>
          <w:rFonts w:ascii="Times New Roman" w:hAnsi="Times New Roman" w:cs="Times New Roman"/>
          <w:i/>
          <w:iCs/>
          <w:lang w:val="en-AU"/>
        </w:rPr>
        <w:t xml:space="preserve"> </w:t>
      </w:r>
      <w:r w:rsidRPr="007C2B95">
        <w:rPr>
          <w:rFonts w:ascii="Times New Roman" w:hAnsi="Times New Roman" w:cs="Times New Roman"/>
          <w:lang w:val="en-AU"/>
        </w:rPr>
        <w:t>(</w:t>
      </w:r>
      <w:r w:rsidRPr="007C2B95">
        <w:rPr>
          <w:rFonts w:ascii="Times New Roman" w:hAnsi="Times New Roman" w:cs="Times New Roman"/>
          <w:i/>
          <w:iCs/>
          <w:lang w:val="en-AU"/>
        </w:rPr>
        <w:t>CMF</w:t>
      </w:r>
      <w:r w:rsidRPr="007C2B95">
        <w:rPr>
          <w:rFonts w:ascii="Times New Roman" w:hAnsi="Times New Roman" w:cs="Times New Roman"/>
          <w:i/>
          <w:iCs/>
          <w:vertAlign w:val="subscript"/>
          <w:lang w:val="en-AU"/>
        </w:rPr>
        <w:t>1x</w:t>
      </w:r>
      <w:r w:rsidR="00733C9A" w:rsidRPr="007C2B95">
        <w:rPr>
          <w:rFonts w:ascii="Times New Roman" w:hAnsi="Times New Roman" w:cs="Times New Roman"/>
          <w:i/>
          <w:iCs/>
          <w:lang w:val="en-AU"/>
        </w:rPr>
        <w:t xml:space="preserve"> </w:t>
      </w:r>
      <w:r w:rsidR="008B512A" w:rsidRPr="007C2B95">
        <w:rPr>
          <w:rFonts w:ascii="Cambria Math" w:hAnsi="Cambria Math" w:cs="Cambria Math"/>
          <w:i/>
          <w:iCs/>
          <w:lang w:val="en-AU"/>
        </w:rPr>
        <w:t>⋅</w:t>
      </w:r>
      <w:r w:rsidR="00733C9A" w:rsidRPr="007C2B95">
        <w:rPr>
          <w:rFonts w:ascii="Times New Roman" w:hAnsi="Times New Roman" w:cs="Times New Roman"/>
          <w:i/>
          <w:iCs/>
          <w:lang w:val="en-AU"/>
        </w:rPr>
        <w:t xml:space="preserve"> CMF</w:t>
      </w:r>
      <w:r w:rsidR="00733C9A" w:rsidRPr="007C2B95">
        <w:rPr>
          <w:rFonts w:ascii="Times New Roman" w:hAnsi="Times New Roman" w:cs="Times New Roman"/>
          <w:i/>
          <w:iCs/>
          <w:vertAlign w:val="subscript"/>
          <w:lang w:val="en-AU"/>
        </w:rPr>
        <w:t>2x</w:t>
      </w:r>
      <w:r w:rsidR="00733C9A" w:rsidRPr="007C2B95">
        <w:rPr>
          <w:rFonts w:ascii="Times New Roman" w:hAnsi="Times New Roman" w:cs="Times New Roman"/>
          <w:i/>
          <w:iCs/>
          <w:lang w:val="en-AU"/>
        </w:rPr>
        <w:t xml:space="preserve"> </w:t>
      </w:r>
      <w:r w:rsidR="008B512A" w:rsidRPr="007C2B95">
        <w:rPr>
          <w:rFonts w:ascii="Cambria Math" w:hAnsi="Cambria Math" w:cs="Cambria Math"/>
          <w:i/>
          <w:iCs/>
          <w:lang w:val="en-AU"/>
        </w:rPr>
        <w:t>⋅</w:t>
      </w:r>
      <w:r w:rsidR="00733C9A" w:rsidRPr="007C2B95">
        <w:rPr>
          <w:rFonts w:ascii="Times New Roman" w:hAnsi="Times New Roman" w:cs="Times New Roman"/>
          <w:i/>
          <w:iCs/>
          <w:lang w:val="en-AU"/>
        </w:rPr>
        <w:t xml:space="preserve"> . . . </w:t>
      </w:r>
      <w:r w:rsidR="008B512A" w:rsidRPr="007C2B95">
        <w:rPr>
          <w:rFonts w:ascii="Cambria Math" w:hAnsi="Cambria Math" w:cs="Cambria Math"/>
          <w:i/>
          <w:iCs/>
          <w:lang w:val="en-AU"/>
        </w:rPr>
        <w:t>⋅</w:t>
      </w:r>
      <w:r w:rsidR="00733C9A" w:rsidRPr="007C2B95">
        <w:rPr>
          <w:rFonts w:ascii="Times New Roman" w:hAnsi="Times New Roman" w:cs="Times New Roman"/>
          <w:i/>
          <w:iCs/>
          <w:lang w:val="en-AU"/>
        </w:rPr>
        <w:t xml:space="preserve"> CMF</w:t>
      </w:r>
      <w:r w:rsidR="00733C9A" w:rsidRPr="007C2B95">
        <w:rPr>
          <w:rFonts w:ascii="Times New Roman" w:hAnsi="Times New Roman" w:cs="Times New Roman"/>
          <w:i/>
          <w:iCs/>
          <w:vertAlign w:val="subscript"/>
          <w:lang w:val="en-AU"/>
        </w:rPr>
        <w:t>yx</w:t>
      </w:r>
      <w:r w:rsidR="00733C9A" w:rsidRPr="007C2B95">
        <w:rPr>
          <w:rFonts w:ascii="Times New Roman" w:hAnsi="Times New Roman" w:cs="Times New Roman"/>
          <w:lang w:val="en-AU"/>
        </w:rPr>
        <w:t>)</w:t>
      </w:r>
      <w:r w:rsidR="008B512A" w:rsidRPr="007C2B95">
        <w:rPr>
          <w:rFonts w:ascii="Cambria Math" w:hAnsi="Cambria Math" w:cs="Cambria Math"/>
          <w:lang w:val="en-AU"/>
        </w:rPr>
        <w:t xml:space="preserve"> </w:t>
      </w:r>
      <w:r w:rsidR="008B512A" w:rsidRPr="007C2B95">
        <w:rPr>
          <w:rFonts w:ascii="Cambria Math" w:hAnsi="Cambria Math" w:cs="Cambria Math"/>
          <w:i/>
          <w:iCs/>
          <w:lang w:val="en-AU"/>
        </w:rPr>
        <w:t>⋅</w:t>
      </w:r>
      <w:r w:rsidR="008B512A" w:rsidRPr="007C2B95">
        <w:rPr>
          <w:rFonts w:ascii="Times New Roman" w:hAnsi="Times New Roman" w:cs="Times New Roman"/>
          <w:i/>
          <w:iCs/>
          <w:lang w:val="en-AU"/>
        </w:rPr>
        <w:t xml:space="preserve"> </w:t>
      </w:r>
      <w:r w:rsidR="00733C9A" w:rsidRPr="007C2B95">
        <w:rPr>
          <w:rFonts w:ascii="Times New Roman" w:hAnsi="Times New Roman" w:cs="Times New Roman"/>
          <w:i/>
          <w:iCs/>
          <w:lang w:val="en-AU"/>
        </w:rPr>
        <w:t>C</w:t>
      </w:r>
      <w:r w:rsidR="00733C9A" w:rsidRPr="007C2B95">
        <w:rPr>
          <w:rFonts w:ascii="Times New Roman" w:hAnsi="Times New Roman" w:cs="Times New Roman"/>
          <w:i/>
          <w:iCs/>
          <w:vertAlign w:val="subscript"/>
          <w:lang w:val="en-AU"/>
        </w:rPr>
        <w:t>x</w:t>
      </w:r>
      <w:r w:rsidR="007602EF" w:rsidRPr="007C2B95">
        <w:rPr>
          <w:rFonts w:ascii="Times New Roman" w:hAnsi="Times New Roman" w:cs="Times New Roman"/>
          <w:lang w:val="en-AU"/>
        </w:rPr>
        <w:t xml:space="preserve">                                 (1)</w:t>
      </w:r>
    </w:p>
    <w:p w14:paraId="541CDFB6" w14:textId="13D0676C" w:rsidR="00E7789B" w:rsidRPr="007C2B95" w:rsidRDefault="007F5E8C" w:rsidP="00B351A6">
      <w:pPr>
        <w:jc w:val="both"/>
        <w:rPr>
          <w:rFonts w:ascii="Times New Roman" w:hAnsi="Times New Roman" w:cs="Times New Roman"/>
          <w:lang w:val="en-AU"/>
        </w:rPr>
      </w:pPr>
      <w:r w:rsidRPr="007C2B95">
        <w:rPr>
          <w:rFonts w:ascii="Times New Roman" w:hAnsi="Times New Roman" w:cs="Times New Roman"/>
          <w:lang w:val="en-AU"/>
        </w:rPr>
        <w:t xml:space="preserve">where </w:t>
      </w:r>
      <w:r w:rsidRPr="007C2B95">
        <w:rPr>
          <w:rFonts w:ascii="Times New Roman" w:hAnsi="Times New Roman" w:cs="Times New Roman"/>
          <w:i/>
          <w:iCs/>
          <w:lang w:val="en-AU"/>
        </w:rPr>
        <w:t>N</w:t>
      </w:r>
      <w:r w:rsidRPr="007C2B95">
        <w:rPr>
          <w:rFonts w:ascii="Times New Roman" w:hAnsi="Times New Roman" w:cs="Times New Roman"/>
          <w:i/>
          <w:iCs/>
          <w:vertAlign w:val="subscript"/>
          <w:lang w:val="en-AU"/>
        </w:rPr>
        <w:t>predicted</w:t>
      </w:r>
      <w:r w:rsidR="00C45E68" w:rsidRPr="007C2B95">
        <w:rPr>
          <w:rFonts w:ascii="Times New Roman" w:hAnsi="Times New Roman" w:cs="Times New Roman"/>
          <w:i/>
          <w:iCs/>
          <w:vertAlign w:val="subscript"/>
          <w:lang w:val="en-AU"/>
        </w:rPr>
        <w:t>,x</w:t>
      </w:r>
      <w:r w:rsidR="00C45E68" w:rsidRPr="007C2B95">
        <w:rPr>
          <w:rFonts w:ascii="Times New Roman" w:hAnsi="Times New Roman" w:cs="Times New Roman"/>
          <w:lang w:val="en-AU"/>
        </w:rPr>
        <w:t xml:space="preserve"> is the </w:t>
      </w:r>
      <w:r w:rsidRPr="007C2B95">
        <w:rPr>
          <w:rFonts w:ascii="Times New Roman" w:hAnsi="Times New Roman" w:cs="Times New Roman"/>
          <w:lang w:val="en-AU"/>
        </w:rPr>
        <w:t xml:space="preserve">predicted average crash frequency for a site type </w:t>
      </w:r>
      <w:r w:rsidRPr="007C2B95">
        <w:rPr>
          <w:rFonts w:ascii="Times New Roman" w:hAnsi="Times New Roman" w:cs="Times New Roman"/>
          <w:i/>
          <w:iCs/>
          <w:lang w:val="en-AU"/>
        </w:rPr>
        <w:t>x</w:t>
      </w:r>
      <w:r w:rsidR="001C4F92" w:rsidRPr="007C2B95">
        <w:rPr>
          <w:rFonts w:ascii="Times New Roman" w:hAnsi="Times New Roman" w:cs="Times New Roman"/>
          <w:lang w:val="en-AU"/>
        </w:rPr>
        <w:t xml:space="preserve"> for a specific year</w:t>
      </w:r>
      <w:r w:rsidRPr="007C2B95">
        <w:rPr>
          <w:rFonts w:ascii="Times New Roman" w:hAnsi="Times New Roman" w:cs="Times New Roman"/>
          <w:lang w:val="en-AU"/>
        </w:rPr>
        <w:t xml:space="preserve">; </w:t>
      </w:r>
      <w:r w:rsidRPr="007C2B95">
        <w:rPr>
          <w:rFonts w:ascii="Times New Roman" w:hAnsi="Times New Roman" w:cs="Times New Roman"/>
          <w:i/>
          <w:iCs/>
          <w:lang w:val="en-AU"/>
        </w:rPr>
        <w:t>N</w:t>
      </w:r>
      <w:r w:rsidR="001C4F92" w:rsidRPr="007C2B95">
        <w:rPr>
          <w:rFonts w:ascii="Times New Roman" w:hAnsi="Times New Roman" w:cs="Times New Roman"/>
          <w:i/>
          <w:iCs/>
          <w:vertAlign w:val="subscript"/>
          <w:lang w:val="en-AU"/>
        </w:rPr>
        <w:t>SPF</w:t>
      </w:r>
      <w:r w:rsidRPr="007C2B95">
        <w:rPr>
          <w:rFonts w:ascii="Times New Roman" w:hAnsi="Times New Roman" w:cs="Times New Roman"/>
          <w:i/>
          <w:iCs/>
          <w:vertAlign w:val="subscript"/>
          <w:lang w:val="en-AU"/>
        </w:rPr>
        <w:t>x</w:t>
      </w:r>
      <w:r w:rsidR="001C4F92" w:rsidRPr="007C2B95">
        <w:rPr>
          <w:rFonts w:ascii="Times New Roman" w:hAnsi="Times New Roman" w:cs="Times New Roman"/>
          <w:lang w:val="en-AU"/>
        </w:rPr>
        <w:t xml:space="preserve"> is the</w:t>
      </w:r>
      <w:r w:rsidRPr="007C2B95">
        <w:rPr>
          <w:rFonts w:ascii="Times New Roman" w:hAnsi="Times New Roman" w:cs="Times New Roman"/>
          <w:lang w:val="en-AU"/>
        </w:rPr>
        <w:t xml:space="preserve"> predicted average crash frequency</w:t>
      </w:r>
      <w:r w:rsidR="00906FB9" w:rsidRPr="007C2B95">
        <w:rPr>
          <w:rFonts w:ascii="Times New Roman" w:hAnsi="Times New Roman" w:cs="Times New Roman"/>
          <w:lang w:val="en-AU"/>
        </w:rPr>
        <w:t xml:space="preserve"> </w:t>
      </w:r>
      <w:r w:rsidRPr="007C2B95">
        <w:rPr>
          <w:rFonts w:ascii="Times New Roman" w:hAnsi="Times New Roman" w:cs="Times New Roman"/>
          <w:lang w:val="en-AU"/>
        </w:rPr>
        <w:t>determined for base conditions of the SPF developed for site type</w:t>
      </w:r>
      <w:r w:rsidR="00906FB9" w:rsidRPr="007C2B95">
        <w:rPr>
          <w:rFonts w:ascii="Times New Roman" w:hAnsi="Times New Roman" w:cs="Times New Roman"/>
          <w:lang w:val="en-AU"/>
        </w:rPr>
        <w:t xml:space="preserve"> </w:t>
      </w:r>
      <w:r w:rsidRPr="007C2B95">
        <w:rPr>
          <w:rFonts w:ascii="Times New Roman" w:hAnsi="Times New Roman" w:cs="Times New Roman"/>
          <w:i/>
          <w:iCs/>
          <w:lang w:val="en-AU"/>
        </w:rPr>
        <w:t>x</w:t>
      </w:r>
      <w:r w:rsidRPr="007C2B95">
        <w:rPr>
          <w:rFonts w:ascii="Times New Roman" w:hAnsi="Times New Roman" w:cs="Times New Roman"/>
          <w:lang w:val="en-AU"/>
        </w:rPr>
        <w:t xml:space="preserve">; </w:t>
      </w:r>
      <w:r w:rsidRPr="007C2B95">
        <w:rPr>
          <w:rFonts w:ascii="Times New Roman" w:hAnsi="Times New Roman" w:cs="Times New Roman"/>
          <w:i/>
          <w:iCs/>
          <w:lang w:val="en-AU"/>
        </w:rPr>
        <w:t>CMF</w:t>
      </w:r>
      <w:r w:rsidRPr="007C2B95">
        <w:rPr>
          <w:rFonts w:ascii="Times New Roman" w:hAnsi="Times New Roman" w:cs="Times New Roman"/>
          <w:i/>
          <w:iCs/>
          <w:vertAlign w:val="subscript"/>
          <w:lang w:val="en-AU"/>
        </w:rPr>
        <w:t>yx</w:t>
      </w:r>
      <w:r w:rsidR="001C4F92" w:rsidRPr="007C2B95">
        <w:rPr>
          <w:rFonts w:ascii="Times New Roman" w:hAnsi="Times New Roman" w:cs="Times New Roman"/>
          <w:lang w:val="en-AU"/>
        </w:rPr>
        <w:t xml:space="preserve"> </w:t>
      </w:r>
      <w:r w:rsidR="003B091B" w:rsidRPr="007C2B95">
        <w:rPr>
          <w:rFonts w:ascii="Times New Roman" w:hAnsi="Times New Roman" w:cs="Times New Roman"/>
          <w:lang w:val="en-AU"/>
        </w:rPr>
        <w:t>are the</w:t>
      </w:r>
      <w:r w:rsidRPr="007C2B95">
        <w:rPr>
          <w:rFonts w:ascii="Times New Roman" w:hAnsi="Times New Roman" w:cs="Times New Roman"/>
          <w:lang w:val="en-AU"/>
        </w:rPr>
        <w:t xml:space="preserve"> </w:t>
      </w:r>
      <w:r w:rsidR="00357E0B" w:rsidRPr="007C2B95">
        <w:rPr>
          <w:rFonts w:ascii="Times New Roman" w:hAnsi="Times New Roman" w:cs="Times New Roman"/>
          <w:lang w:val="en-AU"/>
        </w:rPr>
        <w:t>CMF</w:t>
      </w:r>
      <w:r w:rsidRPr="007C2B95">
        <w:rPr>
          <w:rFonts w:ascii="Times New Roman" w:hAnsi="Times New Roman" w:cs="Times New Roman"/>
          <w:lang w:val="en-AU"/>
        </w:rPr>
        <w:t>s</w:t>
      </w:r>
      <w:r w:rsidR="00357E0B" w:rsidRPr="007C2B95">
        <w:rPr>
          <w:rFonts w:ascii="Times New Roman" w:hAnsi="Times New Roman" w:cs="Times New Roman"/>
          <w:lang w:val="en-AU"/>
        </w:rPr>
        <w:t xml:space="preserve"> or CMFunctions</w:t>
      </w:r>
      <w:r w:rsidRPr="007C2B95">
        <w:rPr>
          <w:rFonts w:ascii="Times New Roman" w:hAnsi="Times New Roman" w:cs="Times New Roman"/>
          <w:lang w:val="en-AU"/>
        </w:rPr>
        <w:t xml:space="preserve"> specifi</w:t>
      </w:r>
      <w:r w:rsidR="00357E0B" w:rsidRPr="007C2B95">
        <w:rPr>
          <w:rFonts w:ascii="Times New Roman" w:hAnsi="Times New Roman" w:cs="Times New Roman"/>
          <w:lang w:val="en-AU"/>
        </w:rPr>
        <w:t>ed</w:t>
      </w:r>
      <w:r w:rsidRPr="007C2B95">
        <w:rPr>
          <w:rFonts w:ascii="Times New Roman" w:hAnsi="Times New Roman" w:cs="Times New Roman"/>
          <w:lang w:val="en-AU"/>
        </w:rPr>
        <w:t xml:space="preserve"> </w:t>
      </w:r>
      <w:r w:rsidR="00062E3E" w:rsidRPr="007C2B95">
        <w:rPr>
          <w:rFonts w:ascii="Times New Roman" w:hAnsi="Times New Roman" w:cs="Times New Roman"/>
          <w:lang w:val="en-AU"/>
        </w:rPr>
        <w:t>for</w:t>
      </w:r>
      <w:r w:rsidRPr="007C2B95">
        <w:rPr>
          <w:rFonts w:ascii="Times New Roman" w:hAnsi="Times New Roman" w:cs="Times New Roman"/>
          <w:lang w:val="en-AU"/>
        </w:rPr>
        <w:t xml:space="preserve"> </w:t>
      </w:r>
      <w:r w:rsidRPr="007C2B95">
        <w:rPr>
          <w:rFonts w:ascii="Times New Roman" w:hAnsi="Times New Roman" w:cs="Times New Roman"/>
          <w:i/>
          <w:iCs/>
          <w:lang w:val="en-AU"/>
        </w:rPr>
        <w:t>SPF</w:t>
      </w:r>
      <w:r w:rsidR="00B15785" w:rsidRPr="007C2B95">
        <w:rPr>
          <w:rFonts w:ascii="Times New Roman" w:hAnsi="Times New Roman" w:cs="Times New Roman"/>
          <w:i/>
          <w:iCs/>
          <w:vertAlign w:val="subscript"/>
          <w:lang w:val="en-AU"/>
        </w:rPr>
        <w:t>x</w:t>
      </w:r>
      <w:r w:rsidR="003B091B" w:rsidRPr="007C2B95">
        <w:rPr>
          <w:rFonts w:ascii="Times New Roman" w:hAnsi="Times New Roman" w:cs="Times New Roman"/>
          <w:lang w:val="en-AU"/>
        </w:rPr>
        <w:t>,</w:t>
      </w:r>
      <w:r w:rsidRPr="007C2B95">
        <w:rPr>
          <w:rFonts w:ascii="Times New Roman" w:hAnsi="Times New Roman" w:cs="Times New Roman"/>
          <w:lang w:val="en-AU"/>
        </w:rPr>
        <w:t xml:space="preserve"> and </w:t>
      </w:r>
      <w:r w:rsidRPr="007C2B95">
        <w:rPr>
          <w:rFonts w:ascii="Times New Roman" w:hAnsi="Times New Roman" w:cs="Times New Roman"/>
          <w:i/>
          <w:iCs/>
          <w:lang w:val="en-AU"/>
        </w:rPr>
        <w:t>C</w:t>
      </w:r>
      <w:r w:rsidRPr="007C2B95">
        <w:rPr>
          <w:rFonts w:ascii="Times New Roman" w:hAnsi="Times New Roman" w:cs="Times New Roman"/>
          <w:i/>
          <w:iCs/>
          <w:vertAlign w:val="subscript"/>
          <w:lang w:val="en-AU"/>
        </w:rPr>
        <w:t>x</w:t>
      </w:r>
      <w:r w:rsidR="003B091B" w:rsidRPr="007C2B95">
        <w:rPr>
          <w:rFonts w:ascii="Times New Roman" w:hAnsi="Times New Roman" w:cs="Times New Roman"/>
          <w:i/>
          <w:iCs/>
          <w:lang w:val="en-AU"/>
        </w:rPr>
        <w:t xml:space="preserve"> </w:t>
      </w:r>
      <w:r w:rsidR="003B091B" w:rsidRPr="007C2B95">
        <w:rPr>
          <w:rFonts w:ascii="Times New Roman" w:hAnsi="Times New Roman" w:cs="Times New Roman"/>
          <w:lang w:val="en-AU"/>
        </w:rPr>
        <w:t xml:space="preserve">is </w:t>
      </w:r>
      <w:r w:rsidR="002621BB" w:rsidRPr="007C2B95">
        <w:rPr>
          <w:rFonts w:ascii="Times New Roman" w:hAnsi="Times New Roman" w:cs="Times New Roman"/>
          <w:lang w:val="en-AU"/>
        </w:rPr>
        <w:t>a</w:t>
      </w:r>
      <w:r w:rsidR="003B091B" w:rsidRPr="007C2B95">
        <w:rPr>
          <w:rFonts w:ascii="Times New Roman" w:hAnsi="Times New Roman" w:cs="Times New Roman"/>
          <w:lang w:val="en-AU"/>
        </w:rPr>
        <w:t xml:space="preserve"> </w:t>
      </w:r>
      <w:r w:rsidRPr="007C2B95">
        <w:rPr>
          <w:rFonts w:ascii="Times New Roman" w:hAnsi="Times New Roman" w:cs="Times New Roman"/>
          <w:lang w:val="en-AU"/>
        </w:rPr>
        <w:t>calibration factor to adjust SPF for local conditions for site</w:t>
      </w:r>
      <w:r w:rsidR="00906FB9" w:rsidRPr="007C2B95">
        <w:rPr>
          <w:rFonts w:ascii="Times New Roman" w:hAnsi="Times New Roman" w:cs="Times New Roman"/>
          <w:lang w:val="en-AU"/>
        </w:rPr>
        <w:t xml:space="preserve"> </w:t>
      </w:r>
      <w:r w:rsidRPr="007C2B95">
        <w:rPr>
          <w:rFonts w:ascii="Times New Roman" w:hAnsi="Times New Roman" w:cs="Times New Roman"/>
          <w:lang w:val="en-AU"/>
        </w:rPr>
        <w:t xml:space="preserve">type </w:t>
      </w:r>
      <w:r w:rsidRPr="007C2B95">
        <w:rPr>
          <w:rFonts w:ascii="Times New Roman" w:hAnsi="Times New Roman" w:cs="Times New Roman"/>
          <w:i/>
          <w:iCs/>
          <w:lang w:val="en-AU"/>
        </w:rPr>
        <w:t>x</w:t>
      </w:r>
      <w:r w:rsidRPr="007C2B95">
        <w:rPr>
          <w:rFonts w:ascii="Times New Roman" w:hAnsi="Times New Roman" w:cs="Times New Roman"/>
          <w:lang w:val="en-AU"/>
        </w:rPr>
        <w:t>.</w:t>
      </w:r>
      <w:r w:rsidR="003B56D8" w:rsidRPr="007C2B95">
        <w:rPr>
          <w:rFonts w:ascii="Times New Roman" w:hAnsi="Times New Roman" w:cs="Times New Roman"/>
          <w:lang w:val="en-AU"/>
        </w:rPr>
        <w:t xml:space="preserve"> Hence, a</w:t>
      </w:r>
      <w:r w:rsidR="006E3BC3" w:rsidRPr="007C2B95">
        <w:rPr>
          <w:rFonts w:ascii="Times New Roman" w:hAnsi="Times New Roman" w:cs="Times New Roman"/>
          <w:lang w:val="en-AU"/>
        </w:rPr>
        <w:t xml:space="preserve"> CMF is </w:t>
      </w:r>
      <w:r w:rsidR="003B56D8" w:rsidRPr="007C2B95">
        <w:rPr>
          <w:rFonts w:ascii="Times New Roman" w:hAnsi="Times New Roman" w:cs="Times New Roman"/>
          <w:lang w:val="en-AU"/>
        </w:rPr>
        <w:t>only</w:t>
      </w:r>
      <w:r w:rsidR="006E3BC3" w:rsidRPr="007C2B95">
        <w:rPr>
          <w:rFonts w:ascii="Times New Roman" w:hAnsi="Times New Roman" w:cs="Times New Roman"/>
          <w:lang w:val="en-AU"/>
        </w:rPr>
        <w:t xml:space="preserve"> a multiplicative factor </w:t>
      </w:r>
      <w:r w:rsidR="003B523A" w:rsidRPr="007C2B95">
        <w:rPr>
          <w:rFonts w:ascii="Times New Roman" w:hAnsi="Times New Roman" w:cs="Times New Roman"/>
          <w:lang w:val="en-AU"/>
        </w:rPr>
        <w:t xml:space="preserve">to </w:t>
      </w:r>
      <w:r w:rsidR="008C09A4" w:rsidRPr="007C2B95">
        <w:rPr>
          <w:rFonts w:ascii="Times New Roman" w:hAnsi="Times New Roman" w:cs="Times New Roman"/>
          <w:lang w:val="en-AU"/>
        </w:rPr>
        <w:t xml:space="preserve">estimate the effect on </w:t>
      </w:r>
      <w:r w:rsidR="00EF4D1A" w:rsidRPr="007C2B95">
        <w:rPr>
          <w:rFonts w:ascii="Times New Roman" w:hAnsi="Times New Roman" w:cs="Times New Roman"/>
          <w:lang w:val="en-AU"/>
        </w:rPr>
        <w:t xml:space="preserve">predicted crash frequency </w:t>
      </w:r>
      <w:r w:rsidR="00C9675F" w:rsidRPr="007C2B95">
        <w:rPr>
          <w:rFonts w:ascii="Times New Roman" w:hAnsi="Times New Roman" w:cs="Times New Roman"/>
          <w:lang w:val="en-AU"/>
        </w:rPr>
        <w:t>because of</w:t>
      </w:r>
      <w:r w:rsidR="00EF4D1A" w:rsidRPr="007C2B95">
        <w:rPr>
          <w:rFonts w:ascii="Times New Roman" w:hAnsi="Times New Roman" w:cs="Times New Roman"/>
          <w:lang w:val="en-AU"/>
        </w:rPr>
        <w:t xml:space="preserve"> a change on </w:t>
      </w:r>
      <w:r w:rsidR="00F235F1" w:rsidRPr="007C2B95">
        <w:rPr>
          <w:rFonts w:ascii="Times New Roman" w:hAnsi="Times New Roman" w:cs="Times New Roman"/>
          <w:lang w:val="en-AU"/>
        </w:rPr>
        <w:t xml:space="preserve">a </w:t>
      </w:r>
      <w:r w:rsidR="00EF4D1A" w:rsidRPr="007C2B95">
        <w:rPr>
          <w:rFonts w:ascii="Times New Roman" w:hAnsi="Times New Roman" w:cs="Times New Roman"/>
          <w:lang w:val="en-AU"/>
        </w:rPr>
        <w:t xml:space="preserve">roadway characteristic </w:t>
      </w:r>
      <w:r w:rsidR="006E3BC3" w:rsidRPr="007C2B95">
        <w:rPr>
          <w:rFonts w:ascii="Times New Roman" w:hAnsi="Times New Roman" w:cs="Times New Roman"/>
          <w:lang w:val="en-AU"/>
        </w:rPr>
        <w:t xml:space="preserve">and/or </w:t>
      </w:r>
      <w:r w:rsidR="00F235F1" w:rsidRPr="007C2B95">
        <w:rPr>
          <w:rFonts w:ascii="Times New Roman" w:hAnsi="Times New Roman" w:cs="Times New Roman"/>
          <w:lang w:val="en-AU"/>
        </w:rPr>
        <w:t>countermeasure</w:t>
      </w:r>
      <w:r w:rsidR="00A444DB" w:rsidRPr="007C2B95">
        <w:rPr>
          <w:rFonts w:ascii="Times New Roman" w:hAnsi="Times New Roman" w:cs="Times New Roman"/>
          <w:lang w:val="en-AU"/>
        </w:rPr>
        <w:t xml:space="preserve"> </w:t>
      </w:r>
      <w:bookmarkStart w:id="16" w:name="_Hlk216214680"/>
      <w:r w:rsidR="00AE5FB3" w:rsidRPr="007C2B95">
        <w:rPr>
          <w:rFonts w:ascii="Times New Roman" w:hAnsi="Times New Roman" w:cs="Times New Roman"/>
          <w:lang w:val="en-AU"/>
        </w:rPr>
        <w:t>(AASHTO, 2010)</w:t>
      </w:r>
      <w:r w:rsidR="006E3BC3" w:rsidRPr="007C2B95">
        <w:rPr>
          <w:rFonts w:ascii="Times New Roman" w:hAnsi="Times New Roman" w:cs="Times New Roman"/>
          <w:lang w:val="en-AU"/>
        </w:rPr>
        <w:t xml:space="preserve">. </w:t>
      </w:r>
      <w:bookmarkEnd w:id="16"/>
      <w:r w:rsidR="006E3BC3" w:rsidRPr="007C2B95">
        <w:rPr>
          <w:rFonts w:ascii="Times New Roman" w:hAnsi="Times New Roman" w:cs="Times New Roman"/>
          <w:lang w:val="en-AU"/>
        </w:rPr>
        <w:t xml:space="preserve">CMFs </w:t>
      </w:r>
      <w:r w:rsidR="00C9675F" w:rsidRPr="007C2B95">
        <w:rPr>
          <w:rFonts w:ascii="Times New Roman" w:hAnsi="Times New Roman" w:cs="Times New Roman"/>
          <w:lang w:val="en-AU"/>
        </w:rPr>
        <w:t xml:space="preserve">are only reliable when they are </w:t>
      </w:r>
      <w:r w:rsidR="000C61DC" w:rsidRPr="007C2B95">
        <w:rPr>
          <w:rFonts w:ascii="Times New Roman" w:hAnsi="Times New Roman" w:cs="Times New Roman"/>
          <w:lang w:val="en-AU"/>
        </w:rPr>
        <w:t>both</w:t>
      </w:r>
      <w:r w:rsidR="006E3BC3" w:rsidRPr="007C2B95">
        <w:rPr>
          <w:rFonts w:ascii="Times New Roman" w:hAnsi="Times New Roman" w:cs="Times New Roman"/>
          <w:lang w:val="en-AU"/>
        </w:rPr>
        <w:t xml:space="preserve"> methodologically and statistically valid (</w:t>
      </w:r>
      <w:bookmarkStart w:id="17" w:name="_Hlk216214708"/>
      <w:r w:rsidR="006E3BC3" w:rsidRPr="007C2B95">
        <w:rPr>
          <w:rFonts w:ascii="Times New Roman" w:hAnsi="Times New Roman" w:cs="Times New Roman"/>
          <w:lang w:val="en-AU"/>
        </w:rPr>
        <w:t xml:space="preserve">Harkey et al., 2008). </w:t>
      </w:r>
      <w:bookmarkEnd w:id="17"/>
      <w:r w:rsidR="006E3BC3" w:rsidRPr="007C2B95">
        <w:rPr>
          <w:rFonts w:ascii="Times New Roman" w:hAnsi="Times New Roman" w:cs="Times New Roman"/>
          <w:lang w:val="en-AU"/>
        </w:rPr>
        <w:t>However</w:t>
      </w:r>
      <w:r w:rsidR="00EB3CC9" w:rsidRPr="007C2B95">
        <w:rPr>
          <w:rFonts w:ascii="Times New Roman" w:hAnsi="Times New Roman" w:cs="Times New Roman"/>
          <w:lang w:val="en-AU"/>
        </w:rPr>
        <w:t>,</w:t>
      </w:r>
      <w:r w:rsidR="006E3BC3" w:rsidRPr="007C2B95">
        <w:rPr>
          <w:rFonts w:ascii="Times New Roman" w:hAnsi="Times New Roman" w:cs="Times New Roman"/>
          <w:lang w:val="en-AU"/>
        </w:rPr>
        <w:t xml:space="preserve"> many CMFs </w:t>
      </w:r>
      <w:r w:rsidR="00B320B8" w:rsidRPr="007C2B95">
        <w:rPr>
          <w:rFonts w:ascii="Times New Roman" w:hAnsi="Times New Roman" w:cs="Times New Roman"/>
          <w:lang w:val="en-AU"/>
        </w:rPr>
        <w:t>in literature and practice</w:t>
      </w:r>
      <w:r w:rsidR="006E3BC3" w:rsidRPr="007C2B95">
        <w:rPr>
          <w:rFonts w:ascii="Times New Roman" w:hAnsi="Times New Roman" w:cs="Times New Roman"/>
          <w:lang w:val="en-AU"/>
        </w:rPr>
        <w:t xml:space="preserve"> were developed </w:t>
      </w:r>
      <w:r w:rsidR="00390D02" w:rsidRPr="007C2B95">
        <w:rPr>
          <w:rFonts w:ascii="Times New Roman" w:hAnsi="Times New Roman" w:cs="Times New Roman"/>
          <w:lang w:val="en-AU"/>
        </w:rPr>
        <w:t>through questionable approaches involving</w:t>
      </w:r>
      <w:r w:rsidR="006E3BC3" w:rsidRPr="007C2B95">
        <w:rPr>
          <w:rFonts w:ascii="Times New Roman" w:hAnsi="Times New Roman" w:cs="Times New Roman"/>
          <w:lang w:val="en-AU"/>
        </w:rPr>
        <w:t xml:space="preserve"> </w:t>
      </w:r>
      <w:r w:rsidR="00E90FB5" w:rsidRPr="007C2B95">
        <w:rPr>
          <w:rFonts w:ascii="Times New Roman" w:hAnsi="Times New Roman" w:cs="Times New Roman"/>
          <w:lang w:val="en-AU"/>
        </w:rPr>
        <w:t>BA</w:t>
      </w:r>
      <w:r w:rsidR="006E3BC3" w:rsidRPr="007C2B95">
        <w:rPr>
          <w:rFonts w:ascii="Times New Roman" w:hAnsi="Times New Roman" w:cs="Times New Roman"/>
          <w:lang w:val="en-AU"/>
        </w:rPr>
        <w:t xml:space="preserve"> studies </w:t>
      </w:r>
      <w:r w:rsidR="00390D02" w:rsidRPr="007C2B95">
        <w:rPr>
          <w:rFonts w:ascii="Times New Roman" w:hAnsi="Times New Roman" w:cs="Times New Roman"/>
          <w:lang w:val="en-AU"/>
        </w:rPr>
        <w:t>without</w:t>
      </w:r>
      <w:r w:rsidR="006E3BC3" w:rsidRPr="007C2B95">
        <w:rPr>
          <w:rFonts w:ascii="Times New Roman" w:hAnsi="Times New Roman" w:cs="Times New Roman"/>
          <w:lang w:val="en-AU"/>
        </w:rPr>
        <w:t xml:space="preserve"> consider</w:t>
      </w:r>
      <w:r w:rsidR="00390D02" w:rsidRPr="007C2B95">
        <w:rPr>
          <w:rFonts w:ascii="Times New Roman" w:hAnsi="Times New Roman" w:cs="Times New Roman"/>
          <w:lang w:val="en-AU"/>
        </w:rPr>
        <w:t>ing</w:t>
      </w:r>
      <w:r w:rsidR="006E3BC3" w:rsidRPr="007C2B95">
        <w:rPr>
          <w:rFonts w:ascii="Times New Roman" w:hAnsi="Times New Roman" w:cs="Times New Roman"/>
          <w:lang w:val="en-AU"/>
        </w:rPr>
        <w:t xml:space="preserve"> regression</w:t>
      </w:r>
      <w:r w:rsidR="00B90ED8" w:rsidRPr="007C2B95">
        <w:rPr>
          <w:rFonts w:ascii="Times New Roman" w:hAnsi="Times New Roman" w:cs="Times New Roman"/>
          <w:lang w:val="en-AU"/>
        </w:rPr>
        <w:t>-</w:t>
      </w:r>
      <w:r w:rsidR="006E3BC3" w:rsidRPr="007C2B95">
        <w:rPr>
          <w:rFonts w:ascii="Times New Roman" w:hAnsi="Times New Roman" w:cs="Times New Roman"/>
          <w:lang w:val="en-AU"/>
        </w:rPr>
        <w:t>to</w:t>
      </w:r>
      <w:r w:rsidR="00B90ED8" w:rsidRPr="007C2B95">
        <w:rPr>
          <w:rFonts w:ascii="Times New Roman" w:hAnsi="Times New Roman" w:cs="Times New Roman"/>
          <w:lang w:val="en-AU"/>
        </w:rPr>
        <w:t>-</w:t>
      </w:r>
      <w:r w:rsidR="006E3BC3" w:rsidRPr="007C2B95">
        <w:rPr>
          <w:rFonts w:ascii="Times New Roman" w:hAnsi="Times New Roman" w:cs="Times New Roman"/>
          <w:lang w:val="en-AU"/>
        </w:rPr>
        <w:t>the</w:t>
      </w:r>
      <w:r w:rsidR="00B90ED8" w:rsidRPr="007C2B95">
        <w:rPr>
          <w:rFonts w:ascii="Times New Roman" w:hAnsi="Times New Roman" w:cs="Times New Roman"/>
          <w:lang w:val="en-AU"/>
        </w:rPr>
        <w:t>-</w:t>
      </w:r>
      <w:r w:rsidR="006E3BC3" w:rsidRPr="007C2B95">
        <w:rPr>
          <w:rFonts w:ascii="Times New Roman" w:hAnsi="Times New Roman" w:cs="Times New Roman"/>
          <w:lang w:val="en-AU"/>
        </w:rPr>
        <w:t xml:space="preserve">mean </w:t>
      </w:r>
      <w:r w:rsidR="00B90ED8" w:rsidRPr="007C2B95">
        <w:rPr>
          <w:rFonts w:ascii="Times New Roman" w:hAnsi="Times New Roman" w:cs="Times New Roman"/>
          <w:lang w:val="en-AU"/>
        </w:rPr>
        <w:t>bias</w:t>
      </w:r>
      <w:r w:rsidR="006E3BC3" w:rsidRPr="007C2B95">
        <w:rPr>
          <w:rFonts w:ascii="Times New Roman" w:hAnsi="Times New Roman" w:cs="Times New Roman"/>
          <w:lang w:val="en-AU"/>
        </w:rPr>
        <w:t>, and/or insufficient data</w:t>
      </w:r>
      <w:r w:rsidR="007843D1" w:rsidRPr="007C2B95">
        <w:rPr>
          <w:rFonts w:ascii="Times New Roman" w:hAnsi="Times New Roman" w:cs="Times New Roman"/>
          <w:lang w:val="en-AU"/>
        </w:rPr>
        <w:t xml:space="preserve"> </w:t>
      </w:r>
      <w:r w:rsidR="006E3BC3" w:rsidRPr="007C2B95">
        <w:rPr>
          <w:rFonts w:ascii="Times New Roman" w:hAnsi="Times New Roman" w:cs="Times New Roman"/>
          <w:lang w:val="en-AU"/>
        </w:rPr>
        <w:t>(</w:t>
      </w:r>
      <w:bookmarkStart w:id="18" w:name="_Hlk216214747"/>
      <w:r w:rsidR="006E3BC3" w:rsidRPr="007C2B95">
        <w:rPr>
          <w:rFonts w:ascii="Times New Roman" w:hAnsi="Times New Roman" w:cs="Times New Roman"/>
          <w:lang w:val="en-AU"/>
        </w:rPr>
        <w:t>Sayed and de Leur, 2008).</w:t>
      </w:r>
      <w:r w:rsidR="00F612FC" w:rsidRPr="007C2B95">
        <w:rPr>
          <w:rFonts w:ascii="Times New Roman" w:hAnsi="Times New Roman" w:cs="Times New Roman"/>
          <w:lang w:val="en-AU"/>
        </w:rPr>
        <w:t xml:space="preserve"> </w:t>
      </w:r>
      <w:bookmarkEnd w:id="18"/>
      <w:r w:rsidR="00066B5C" w:rsidRPr="007C2B95">
        <w:rPr>
          <w:rFonts w:ascii="Times New Roman" w:hAnsi="Times New Roman" w:cs="Times New Roman"/>
          <w:lang w:val="en-AU"/>
        </w:rPr>
        <w:t>Therefore</w:t>
      </w:r>
      <w:r w:rsidR="003F71CC" w:rsidRPr="007C2B95">
        <w:rPr>
          <w:rFonts w:ascii="Times New Roman" w:hAnsi="Times New Roman" w:cs="Times New Roman"/>
          <w:lang w:val="en-AU"/>
        </w:rPr>
        <w:t>,</w:t>
      </w:r>
      <w:r w:rsidR="00E62115" w:rsidRPr="007C2B95">
        <w:rPr>
          <w:rFonts w:ascii="Times New Roman" w:hAnsi="Times New Roman" w:cs="Times New Roman"/>
          <w:lang w:val="en-AU"/>
        </w:rPr>
        <w:t xml:space="preserve"> many potential CMFs </w:t>
      </w:r>
      <w:r w:rsidR="003F71CC" w:rsidRPr="007C2B95">
        <w:rPr>
          <w:rFonts w:ascii="Times New Roman" w:hAnsi="Times New Roman" w:cs="Times New Roman"/>
          <w:lang w:val="en-AU"/>
        </w:rPr>
        <w:t xml:space="preserve">were excluded </w:t>
      </w:r>
      <w:r w:rsidR="00E62115" w:rsidRPr="007C2B95">
        <w:rPr>
          <w:rFonts w:ascii="Times New Roman" w:hAnsi="Times New Roman" w:cs="Times New Roman"/>
          <w:lang w:val="en-AU"/>
        </w:rPr>
        <w:t>from the first HSM edition (</w:t>
      </w:r>
      <w:bookmarkStart w:id="19" w:name="_Hlk216214765"/>
      <w:r w:rsidR="00E62115" w:rsidRPr="007C2B95">
        <w:rPr>
          <w:rFonts w:ascii="Times New Roman" w:hAnsi="Times New Roman" w:cs="Times New Roman"/>
          <w:lang w:val="en-AU"/>
        </w:rPr>
        <w:t>Federal Highway Administration, 2011).</w:t>
      </w:r>
      <w:bookmarkEnd w:id="19"/>
      <w:r w:rsidR="003422FB" w:rsidRPr="007C2B95">
        <w:rPr>
          <w:rFonts w:ascii="Times New Roman" w:hAnsi="Times New Roman" w:cs="Times New Roman"/>
          <w:lang w:val="en-AU"/>
        </w:rPr>
        <w:t xml:space="preserve"> </w:t>
      </w:r>
    </w:p>
    <w:p w14:paraId="0E8D8D8D" w14:textId="1B47865D" w:rsidR="00D81595" w:rsidRPr="007C2B95" w:rsidRDefault="009B3380" w:rsidP="003422FB">
      <w:pPr>
        <w:jc w:val="both"/>
        <w:rPr>
          <w:rFonts w:ascii="Times New Roman" w:hAnsi="Times New Roman" w:cs="Times New Roman"/>
          <w:lang w:val="en-AU"/>
        </w:rPr>
      </w:pPr>
      <w:r w:rsidRPr="007C2B95">
        <w:rPr>
          <w:rFonts w:ascii="Times New Roman" w:hAnsi="Times New Roman" w:cs="Times New Roman"/>
          <w:lang w:val="en-AU"/>
        </w:rPr>
        <w:t xml:space="preserve">A fundamental aspect that </w:t>
      </w:r>
      <w:r w:rsidR="007602EF" w:rsidRPr="007C2B95">
        <w:rPr>
          <w:rFonts w:ascii="Times New Roman" w:hAnsi="Times New Roman" w:cs="Times New Roman"/>
          <w:lang w:val="en-AU"/>
        </w:rPr>
        <w:t>i</w:t>
      </w:r>
      <w:r w:rsidR="00FA26A1" w:rsidRPr="007C2B95">
        <w:rPr>
          <w:rFonts w:ascii="Times New Roman" w:hAnsi="Times New Roman" w:cs="Times New Roman"/>
          <w:lang w:val="en-AU"/>
        </w:rPr>
        <w:t xml:space="preserve">s not addressed by current CMF applications is </w:t>
      </w:r>
      <w:r w:rsidR="003900D4" w:rsidRPr="007C2B95">
        <w:rPr>
          <w:rFonts w:ascii="Times New Roman" w:hAnsi="Times New Roman" w:cs="Times New Roman"/>
          <w:lang w:val="en-AU"/>
        </w:rPr>
        <w:t xml:space="preserve">the </w:t>
      </w:r>
      <w:r w:rsidR="00FA26A1" w:rsidRPr="007C2B95">
        <w:rPr>
          <w:rFonts w:ascii="Times New Roman" w:hAnsi="Times New Roman" w:cs="Times New Roman"/>
          <w:lang w:val="en-AU"/>
        </w:rPr>
        <w:t>multiplicati</w:t>
      </w:r>
      <w:r w:rsidR="00722A85" w:rsidRPr="007C2B95">
        <w:rPr>
          <w:rFonts w:ascii="Times New Roman" w:hAnsi="Times New Roman" w:cs="Times New Roman"/>
          <w:lang w:val="en-AU"/>
        </w:rPr>
        <w:t>on</w:t>
      </w:r>
      <w:r w:rsidR="00FA26A1" w:rsidRPr="007C2B95">
        <w:rPr>
          <w:rFonts w:ascii="Times New Roman" w:hAnsi="Times New Roman" w:cs="Times New Roman"/>
          <w:lang w:val="en-AU"/>
        </w:rPr>
        <w:t xml:space="preserve"> </w:t>
      </w:r>
      <w:r w:rsidR="00A875E6" w:rsidRPr="007C2B95">
        <w:rPr>
          <w:rFonts w:ascii="Times New Roman" w:hAnsi="Times New Roman" w:cs="Times New Roman"/>
          <w:lang w:val="en-AU"/>
        </w:rPr>
        <w:t xml:space="preserve">or correlation </w:t>
      </w:r>
      <w:r w:rsidR="003900D4" w:rsidRPr="007C2B95">
        <w:rPr>
          <w:rFonts w:ascii="Times New Roman" w:hAnsi="Times New Roman" w:cs="Times New Roman"/>
          <w:lang w:val="en-AU"/>
        </w:rPr>
        <w:t>effect</w:t>
      </w:r>
      <w:r w:rsidR="00E03731" w:rsidRPr="007C2B95">
        <w:rPr>
          <w:rFonts w:ascii="Times New Roman" w:hAnsi="Times New Roman" w:cs="Times New Roman"/>
          <w:lang w:val="en-AU"/>
        </w:rPr>
        <w:t>s</w:t>
      </w:r>
      <w:r w:rsidR="003900D4" w:rsidRPr="007C2B95">
        <w:rPr>
          <w:rFonts w:ascii="Times New Roman" w:hAnsi="Times New Roman" w:cs="Times New Roman"/>
          <w:lang w:val="en-AU"/>
        </w:rPr>
        <w:t xml:space="preserve"> of </w:t>
      </w:r>
      <w:r w:rsidR="005D246A" w:rsidRPr="007C2B95">
        <w:rPr>
          <w:rFonts w:ascii="Times New Roman" w:hAnsi="Times New Roman" w:cs="Times New Roman"/>
          <w:lang w:val="en-AU"/>
        </w:rPr>
        <w:t>factors</w:t>
      </w:r>
      <w:r w:rsidR="003900D4" w:rsidRPr="007C2B95">
        <w:rPr>
          <w:rFonts w:ascii="Times New Roman" w:hAnsi="Times New Roman" w:cs="Times New Roman"/>
          <w:lang w:val="en-AU"/>
        </w:rPr>
        <w:t xml:space="preserve"> when they are applied </w:t>
      </w:r>
      <w:r w:rsidR="005D246A" w:rsidRPr="007C2B95">
        <w:rPr>
          <w:rFonts w:ascii="Times New Roman" w:hAnsi="Times New Roman" w:cs="Times New Roman"/>
          <w:lang w:val="en-AU"/>
        </w:rPr>
        <w:t>alone versus along with others</w:t>
      </w:r>
      <w:r w:rsidR="00FA26A1" w:rsidRPr="007C2B95">
        <w:rPr>
          <w:rFonts w:ascii="Times New Roman" w:hAnsi="Times New Roman" w:cs="Times New Roman"/>
          <w:lang w:val="en-AU"/>
        </w:rPr>
        <w:t>.</w:t>
      </w:r>
      <w:r w:rsidR="00C928C6" w:rsidRPr="007C2B95">
        <w:rPr>
          <w:rFonts w:ascii="Times New Roman" w:hAnsi="Times New Roman" w:cs="Times New Roman"/>
          <w:lang w:val="en-AU"/>
        </w:rPr>
        <w:t xml:space="preserve"> </w:t>
      </w:r>
      <w:r w:rsidR="00A50E04" w:rsidRPr="007C2B95">
        <w:rPr>
          <w:rFonts w:ascii="Times New Roman" w:hAnsi="Times New Roman" w:cs="Times New Roman"/>
          <w:lang w:val="en-AU"/>
        </w:rPr>
        <w:t xml:space="preserve">That is, </w:t>
      </w:r>
      <w:r w:rsidR="00741A77" w:rsidRPr="007C2B95">
        <w:rPr>
          <w:rFonts w:ascii="Times New Roman" w:hAnsi="Times New Roman" w:cs="Times New Roman"/>
          <w:lang w:val="en-AU"/>
        </w:rPr>
        <w:t xml:space="preserve">there is </w:t>
      </w:r>
      <w:r w:rsidR="00722A85" w:rsidRPr="007C2B95">
        <w:rPr>
          <w:rFonts w:ascii="Times New Roman" w:hAnsi="Times New Roman" w:cs="Times New Roman"/>
          <w:lang w:val="en-AU"/>
        </w:rPr>
        <w:t>insufficient</w:t>
      </w:r>
      <w:r w:rsidR="00741A77" w:rsidRPr="007C2B95">
        <w:rPr>
          <w:rFonts w:ascii="Times New Roman" w:hAnsi="Times New Roman" w:cs="Times New Roman"/>
          <w:lang w:val="en-AU"/>
        </w:rPr>
        <w:t xml:space="preserve"> evidence</w:t>
      </w:r>
      <w:r w:rsidR="00A50E04" w:rsidRPr="007C2B95">
        <w:rPr>
          <w:rFonts w:ascii="Times New Roman" w:hAnsi="Times New Roman" w:cs="Times New Roman"/>
          <w:lang w:val="en-AU"/>
        </w:rPr>
        <w:t xml:space="preserve"> that the real </w:t>
      </w:r>
      <w:r w:rsidR="00461815" w:rsidRPr="007C2B95">
        <w:rPr>
          <w:rFonts w:ascii="Times New Roman" w:hAnsi="Times New Roman" w:cs="Times New Roman"/>
          <w:lang w:val="en-AU"/>
        </w:rPr>
        <w:t xml:space="preserve">combined </w:t>
      </w:r>
      <w:r w:rsidR="00A50E04" w:rsidRPr="007C2B95">
        <w:rPr>
          <w:rFonts w:ascii="Times New Roman" w:hAnsi="Times New Roman" w:cs="Times New Roman"/>
          <w:lang w:val="en-AU"/>
        </w:rPr>
        <w:t xml:space="preserve">effect of multiple </w:t>
      </w:r>
      <w:r w:rsidR="00461815" w:rsidRPr="007C2B95">
        <w:rPr>
          <w:rFonts w:ascii="Times New Roman" w:hAnsi="Times New Roman" w:cs="Times New Roman"/>
          <w:lang w:val="en-AU"/>
        </w:rPr>
        <w:t xml:space="preserve">changes applied simultaneously can be properly estimated by multiplying </w:t>
      </w:r>
      <w:r w:rsidR="00741A77" w:rsidRPr="007C2B95">
        <w:rPr>
          <w:rFonts w:ascii="Times New Roman" w:hAnsi="Times New Roman" w:cs="Times New Roman"/>
          <w:lang w:val="en-AU"/>
        </w:rPr>
        <w:t>the SPFs with the CMFs</w:t>
      </w:r>
      <w:r w:rsidR="009E0FDF" w:rsidRPr="007C2B95">
        <w:rPr>
          <w:rFonts w:ascii="Times New Roman" w:hAnsi="Times New Roman" w:cs="Times New Roman"/>
          <w:lang w:val="en-AU"/>
        </w:rPr>
        <w:t xml:space="preserve"> </w:t>
      </w:r>
      <w:r w:rsidR="00C70322" w:rsidRPr="007C2B95">
        <w:rPr>
          <w:rFonts w:ascii="Times New Roman" w:hAnsi="Times New Roman" w:cs="Times New Roman"/>
          <w:lang w:val="en-AU"/>
        </w:rPr>
        <w:t>which were</w:t>
      </w:r>
      <w:r w:rsidR="000F381F" w:rsidRPr="007C2B95">
        <w:rPr>
          <w:rFonts w:ascii="Times New Roman" w:hAnsi="Times New Roman" w:cs="Times New Roman"/>
          <w:lang w:val="en-AU"/>
        </w:rPr>
        <w:t xml:space="preserve"> </w:t>
      </w:r>
      <w:r w:rsidR="009E0FDF" w:rsidRPr="007C2B95">
        <w:rPr>
          <w:rFonts w:ascii="Times New Roman" w:hAnsi="Times New Roman" w:cs="Times New Roman"/>
          <w:lang w:val="en-AU"/>
        </w:rPr>
        <w:lastRenderedPageBreak/>
        <w:t xml:space="preserve">developed </w:t>
      </w:r>
      <w:r w:rsidR="000F381F" w:rsidRPr="007C2B95">
        <w:rPr>
          <w:rFonts w:ascii="Times New Roman" w:hAnsi="Times New Roman" w:cs="Times New Roman"/>
          <w:lang w:val="en-AU"/>
        </w:rPr>
        <w:t>considering only one change</w:t>
      </w:r>
      <w:r w:rsidR="00741A77" w:rsidRPr="007C2B95">
        <w:rPr>
          <w:rFonts w:ascii="Times New Roman" w:hAnsi="Times New Roman" w:cs="Times New Roman"/>
          <w:lang w:val="en-AU"/>
        </w:rPr>
        <w:t>.</w:t>
      </w:r>
      <w:r w:rsidR="00461815" w:rsidRPr="007C2B95">
        <w:rPr>
          <w:rFonts w:ascii="Times New Roman" w:hAnsi="Times New Roman" w:cs="Times New Roman"/>
          <w:lang w:val="en-AU"/>
        </w:rPr>
        <w:t xml:space="preserve"> </w:t>
      </w:r>
      <w:r w:rsidR="00C928C6" w:rsidRPr="007C2B95">
        <w:rPr>
          <w:rFonts w:ascii="Times New Roman" w:hAnsi="Times New Roman" w:cs="Times New Roman"/>
          <w:lang w:val="en-AU"/>
        </w:rPr>
        <w:t>Another</w:t>
      </w:r>
      <w:r w:rsidR="00263774" w:rsidRPr="007C2B95">
        <w:rPr>
          <w:rFonts w:ascii="Times New Roman" w:hAnsi="Times New Roman" w:cs="Times New Roman"/>
          <w:lang w:val="en-AU"/>
        </w:rPr>
        <w:t xml:space="preserve"> </w:t>
      </w:r>
      <w:r w:rsidR="00C928C6" w:rsidRPr="007C2B95">
        <w:rPr>
          <w:rFonts w:ascii="Times New Roman" w:hAnsi="Times New Roman" w:cs="Times New Roman"/>
          <w:lang w:val="en-AU"/>
        </w:rPr>
        <w:t xml:space="preserve">key </w:t>
      </w:r>
      <w:r w:rsidR="00337082" w:rsidRPr="007C2B95">
        <w:rPr>
          <w:rFonts w:ascii="Times New Roman" w:hAnsi="Times New Roman" w:cs="Times New Roman"/>
          <w:lang w:val="en-AU"/>
        </w:rPr>
        <w:t>challenge</w:t>
      </w:r>
      <w:r w:rsidR="00C928C6" w:rsidRPr="007C2B95">
        <w:rPr>
          <w:rFonts w:ascii="Times New Roman" w:hAnsi="Times New Roman" w:cs="Times New Roman"/>
          <w:lang w:val="en-AU"/>
        </w:rPr>
        <w:t xml:space="preserve"> is whether a </w:t>
      </w:r>
      <w:r w:rsidR="00F8123A" w:rsidRPr="007C2B95">
        <w:rPr>
          <w:rFonts w:ascii="Times New Roman" w:hAnsi="Times New Roman" w:cs="Times New Roman"/>
          <w:lang w:val="en-AU"/>
        </w:rPr>
        <w:t xml:space="preserve">fixed </w:t>
      </w:r>
      <w:r w:rsidR="00C928C6" w:rsidRPr="007C2B95">
        <w:rPr>
          <w:rFonts w:ascii="Times New Roman" w:hAnsi="Times New Roman" w:cs="Times New Roman"/>
          <w:lang w:val="en-AU"/>
        </w:rPr>
        <w:t xml:space="preserve">CMF is </w:t>
      </w:r>
      <w:r w:rsidR="00AB349B" w:rsidRPr="007C2B95">
        <w:rPr>
          <w:rFonts w:ascii="Times New Roman" w:hAnsi="Times New Roman" w:cs="Times New Roman"/>
          <w:lang w:val="en-AU"/>
        </w:rPr>
        <w:t xml:space="preserve">sufficient </w:t>
      </w:r>
      <w:r w:rsidR="00C928C6" w:rsidRPr="007C2B95">
        <w:rPr>
          <w:rFonts w:ascii="Times New Roman" w:hAnsi="Times New Roman" w:cs="Times New Roman"/>
          <w:lang w:val="en-AU"/>
        </w:rPr>
        <w:t>or</w:t>
      </w:r>
      <w:r w:rsidR="00204046" w:rsidRPr="007C2B95">
        <w:rPr>
          <w:rFonts w:ascii="Times New Roman" w:hAnsi="Times New Roman" w:cs="Times New Roman"/>
          <w:lang w:val="en-AU"/>
        </w:rPr>
        <w:t xml:space="preserve"> </w:t>
      </w:r>
      <w:r w:rsidR="00C928C6" w:rsidRPr="007C2B95">
        <w:rPr>
          <w:rFonts w:ascii="Times New Roman" w:hAnsi="Times New Roman" w:cs="Times New Roman"/>
          <w:lang w:val="en-AU"/>
        </w:rPr>
        <w:t xml:space="preserve">whether a </w:t>
      </w:r>
      <w:r w:rsidR="00337082" w:rsidRPr="007C2B95">
        <w:rPr>
          <w:rFonts w:ascii="Times New Roman" w:hAnsi="Times New Roman" w:cs="Times New Roman"/>
          <w:lang w:val="en-AU"/>
        </w:rPr>
        <w:t>CMFunction</w:t>
      </w:r>
      <w:r w:rsidR="00C928C6" w:rsidRPr="007C2B95">
        <w:rPr>
          <w:rFonts w:ascii="Times New Roman" w:hAnsi="Times New Roman" w:cs="Times New Roman"/>
          <w:lang w:val="en-AU"/>
        </w:rPr>
        <w:t xml:space="preserve"> is </w:t>
      </w:r>
      <w:r w:rsidR="00AB349B" w:rsidRPr="007C2B95">
        <w:rPr>
          <w:rFonts w:ascii="Times New Roman" w:hAnsi="Times New Roman" w:cs="Times New Roman"/>
          <w:lang w:val="en-AU"/>
        </w:rPr>
        <w:t xml:space="preserve">required or </w:t>
      </w:r>
      <w:r w:rsidR="00C928C6" w:rsidRPr="007C2B95">
        <w:rPr>
          <w:rFonts w:ascii="Times New Roman" w:hAnsi="Times New Roman" w:cs="Times New Roman"/>
          <w:lang w:val="en-AU"/>
        </w:rPr>
        <w:t>more appropriate. Elvik</w:t>
      </w:r>
      <w:r w:rsidR="00204046" w:rsidRPr="007C2B95">
        <w:rPr>
          <w:rFonts w:ascii="Times New Roman" w:hAnsi="Times New Roman" w:cs="Times New Roman"/>
          <w:lang w:val="en-AU"/>
        </w:rPr>
        <w:t xml:space="preserve"> </w:t>
      </w:r>
      <w:r w:rsidR="00C928C6" w:rsidRPr="007C2B95">
        <w:rPr>
          <w:rFonts w:ascii="Times New Roman" w:hAnsi="Times New Roman" w:cs="Times New Roman"/>
          <w:lang w:val="en-AU"/>
        </w:rPr>
        <w:t xml:space="preserve">(2009) </w:t>
      </w:r>
      <w:r w:rsidR="00D453BF" w:rsidRPr="007C2B95">
        <w:rPr>
          <w:rFonts w:ascii="Times New Roman" w:hAnsi="Times New Roman" w:cs="Times New Roman"/>
          <w:lang w:val="en-AU"/>
        </w:rPr>
        <w:t>provided evidence that it is</w:t>
      </w:r>
      <w:r w:rsidR="00C928C6" w:rsidRPr="007C2B95">
        <w:rPr>
          <w:rFonts w:ascii="Times New Roman" w:hAnsi="Times New Roman" w:cs="Times New Roman"/>
          <w:lang w:val="en-AU"/>
        </w:rPr>
        <w:t xml:space="preserve"> better </w:t>
      </w:r>
      <w:r w:rsidR="00D453BF" w:rsidRPr="007C2B95">
        <w:rPr>
          <w:rFonts w:ascii="Times New Roman" w:hAnsi="Times New Roman" w:cs="Times New Roman"/>
          <w:lang w:val="en-AU"/>
        </w:rPr>
        <w:t>to</w:t>
      </w:r>
      <w:r w:rsidR="00C928C6" w:rsidRPr="007C2B95">
        <w:rPr>
          <w:rFonts w:ascii="Times New Roman" w:hAnsi="Times New Roman" w:cs="Times New Roman"/>
          <w:lang w:val="en-AU"/>
        </w:rPr>
        <w:t xml:space="preserve"> show how the</w:t>
      </w:r>
      <w:r w:rsidR="00204046" w:rsidRPr="007C2B95">
        <w:rPr>
          <w:rFonts w:ascii="Times New Roman" w:hAnsi="Times New Roman" w:cs="Times New Roman"/>
          <w:lang w:val="en-AU"/>
        </w:rPr>
        <w:t xml:space="preserve"> </w:t>
      </w:r>
      <w:r w:rsidR="00C928C6" w:rsidRPr="007C2B95">
        <w:rPr>
          <w:rFonts w:ascii="Times New Roman" w:hAnsi="Times New Roman" w:cs="Times New Roman"/>
          <w:lang w:val="en-AU"/>
        </w:rPr>
        <w:t xml:space="preserve">effect </w:t>
      </w:r>
      <w:r w:rsidR="00D5082D" w:rsidRPr="007C2B95">
        <w:rPr>
          <w:rFonts w:ascii="Times New Roman" w:hAnsi="Times New Roman" w:cs="Times New Roman"/>
          <w:lang w:val="en-AU"/>
        </w:rPr>
        <w:t xml:space="preserve">of a change </w:t>
      </w:r>
      <w:r w:rsidR="00C928C6" w:rsidRPr="007C2B95">
        <w:rPr>
          <w:rFonts w:ascii="Times New Roman" w:hAnsi="Times New Roman" w:cs="Times New Roman"/>
          <w:lang w:val="en-AU"/>
        </w:rPr>
        <w:t xml:space="preserve">varies as a function of one or more characteristics that influence </w:t>
      </w:r>
      <w:r w:rsidR="00D5082D" w:rsidRPr="007C2B95">
        <w:rPr>
          <w:rFonts w:ascii="Times New Roman" w:hAnsi="Times New Roman" w:cs="Times New Roman"/>
          <w:lang w:val="en-AU"/>
        </w:rPr>
        <w:t>its</w:t>
      </w:r>
      <w:r w:rsidR="00C928C6" w:rsidRPr="007C2B95">
        <w:rPr>
          <w:rFonts w:ascii="Times New Roman" w:hAnsi="Times New Roman" w:cs="Times New Roman"/>
          <w:lang w:val="en-AU"/>
        </w:rPr>
        <w:t xml:space="preserve"> </w:t>
      </w:r>
      <w:r w:rsidR="008E4B61" w:rsidRPr="007C2B95">
        <w:rPr>
          <w:rFonts w:ascii="Times New Roman" w:hAnsi="Times New Roman" w:cs="Times New Roman"/>
          <w:lang w:val="en-AU"/>
        </w:rPr>
        <w:t>magnitude</w:t>
      </w:r>
      <w:r w:rsidR="00C928C6" w:rsidRPr="007C2B95">
        <w:rPr>
          <w:rFonts w:ascii="Times New Roman" w:hAnsi="Times New Roman" w:cs="Times New Roman"/>
          <w:lang w:val="en-AU"/>
        </w:rPr>
        <w:t xml:space="preserve">. </w:t>
      </w:r>
      <w:r w:rsidR="007414B2" w:rsidRPr="007C2B95">
        <w:rPr>
          <w:rFonts w:ascii="Times New Roman" w:hAnsi="Times New Roman" w:cs="Times New Roman"/>
          <w:lang w:val="en-AU"/>
        </w:rPr>
        <w:t xml:space="preserve">That is, a CMFunction </w:t>
      </w:r>
      <w:r w:rsidR="006721D0" w:rsidRPr="007C2B95">
        <w:rPr>
          <w:rFonts w:ascii="Times New Roman" w:hAnsi="Times New Roman" w:cs="Times New Roman"/>
          <w:lang w:val="en-AU"/>
        </w:rPr>
        <w:t xml:space="preserve">can </w:t>
      </w:r>
      <w:r w:rsidR="001D3AC7" w:rsidRPr="007C2B95">
        <w:rPr>
          <w:rFonts w:ascii="Times New Roman" w:hAnsi="Times New Roman" w:cs="Times New Roman"/>
          <w:lang w:val="en-AU"/>
        </w:rPr>
        <w:t xml:space="preserve">enable the </w:t>
      </w:r>
      <w:r w:rsidR="00596C93" w:rsidRPr="007C2B95">
        <w:rPr>
          <w:rFonts w:ascii="Times New Roman" w:hAnsi="Times New Roman" w:cs="Times New Roman"/>
          <w:lang w:val="en-AU"/>
        </w:rPr>
        <w:t>estimat</w:t>
      </w:r>
      <w:r w:rsidR="009E41D9" w:rsidRPr="007C2B95">
        <w:rPr>
          <w:rFonts w:ascii="Times New Roman" w:hAnsi="Times New Roman" w:cs="Times New Roman"/>
          <w:lang w:val="en-AU"/>
        </w:rPr>
        <w:t>ion</w:t>
      </w:r>
      <w:r w:rsidR="00596C93" w:rsidRPr="007C2B95">
        <w:rPr>
          <w:rFonts w:ascii="Times New Roman" w:hAnsi="Times New Roman" w:cs="Times New Roman"/>
          <w:lang w:val="en-AU"/>
        </w:rPr>
        <w:t xml:space="preserve"> of </w:t>
      </w:r>
      <w:r w:rsidR="006721D0" w:rsidRPr="007C2B95">
        <w:rPr>
          <w:rFonts w:ascii="Times New Roman" w:hAnsi="Times New Roman" w:cs="Times New Roman"/>
          <w:lang w:val="en-AU"/>
        </w:rPr>
        <w:t>safety</w:t>
      </w:r>
      <w:r w:rsidR="00596C93" w:rsidRPr="007C2B95">
        <w:rPr>
          <w:rFonts w:ascii="Times New Roman" w:hAnsi="Times New Roman" w:cs="Times New Roman"/>
          <w:lang w:val="en-AU"/>
        </w:rPr>
        <w:t xml:space="preserve"> effect</w:t>
      </w:r>
      <w:r w:rsidR="006721D0" w:rsidRPr="007C2B95">
        <w:rPr>
          <w:rFonts w:ascii="Times New Roman" w:hAnsi="Times New Roman" w:cs="Times New Roman"/>
          <w:lang w:val="en-AU"/>
        </w:rPr>
        <w:t xml:space="preserve">s as a function of </w:t>
      </w:r>
      <w:r w:rsidR="00F603AB" w:rsidRPr="007C2B95">
        <w:rPr>
          <w:rFonts w:ascii="Times New Roman" w:hAnsi="Times New Roman" w:cs="Times New Roman"/>
          <w:lang w:val="en-AU"/>
        </w:rPr>
        <w:t xml:space="preserve">other factors thereby </w:t>
      </w:r>
      <w:r w:rsidR="00E96D64" w:rsidRPr="007C2B95">
        <w:rPr>
          <w:rFonts w:ascii="Times New Roman" w:hAnsi="Times New Roman" w:cs="Times New Roman"/>
          <w:lang w:val="en-AU"/>
        </w:rPr>
        <w:t xml:space="preserve">addressing cross-factor correlations and </w:t>
      </w:r>
      <w:r w:rsidR="00F603AB" w:rsidRPr="007C2B95">
        <w:rPr>
          <w:rFonts w:ascii="Times New Roman" w:hAnsi="Times New Roman" w:cs="Times New Roman"/>
          <w:lang w:val="en-AU"/>
        </w:rPr>
        <w:t xml:space="preserve">enhancing the analysis </w:t>
      </w:r>
      <w:r w:rsidR="0058568C" w:rsidRPr="007C2B95">
        <w:rPr>
          <w:rFonts w:ascii="Times New Roman" w:hAnsi="Times New Roman" w:cs="Times New Roman"/>
          <w:lang w:val="en-AU"/>
        </w:rPr>
        <w:t>by</w:t>
      </w:r>
      <w:r w:rsidR="00F603AB" w:rsidRPr="007C2B95">
        <w:rPr>
          <w:rFonts w:ascii="Times New Roman" w:hAnsi="Times New Roman" w:cs="Times New Roman"/>
          <w:lang w:val="en-AU"/>
        </w:rPr>
        <w:t xml:space="preserve"> providing additional information that can be used to improve outcomes and </w:t>
      </w:r>
      <w:r w:rsidR="00820376" w:rsidRPr="007C2B95">
        <w:rPr>
          <w:rFonts w:ascii="Times New Roman" w:hAnsi="Times New Roman" w:cs="Times New Roman"/>
          <w:lang w:val="en-AU"/>
        </w:rPr>
        <w:t>minimize</w:t>
      </w:r>
      <w:r w:rsidR="00F603AB" w:rsidRPr="007C2B95">
        <w:rPr>
          <w:rFonts w:ascii="Times New Roman" w:hAnsi="Times New Roman" w:cs="Times New Roman"/>
          <w:lang w:val="en-AU"/>
        </w:rPr>
        <w:t xml:space="preserve"> crashes</w:t>
      </w:r>
      <w:r w:rsidR="00C928C6" w:rsidRPr="007C2B95">
        <w:rPr>
          <w:rFonts w:ascii="Times New Roman" w:hAnsi="Times New Roman" w:cs="Times New Roman"/>
          <w:lang w:val="en-AU"/>
        </w:rPr>
        <w:t>.</w:t>
      </w:r>
      <w:r w:rsidR="00653B50" w:rsidRPr="007C2B95">
        <w:rPr>
          <w:rFonts w:ascii="Times New Roman" w:hAnsi="Times New Roman" w:cs="Times New Roman"/>
          <w:lang w:val="en-AU"/>
        </w:rPr>
        <w:t xml:space="preserve"> </w:t>
      </w:r>
      <w:r w:rsidR="008376CD" w:rsidRPr="007C2B95">
        <w:rPr>
          <w:rFonts w:ascii="Times New Roman" w:hAnsi="Times New Roman" w:cs="Times New Roman"/>
          <w:lang w:val="en-AU"/>
        </w:rPr>
        <w:t xml:space="preserve">Similarly, Hauer et al. (2012) argues about </w:t>
      </w:r>
      <w:r w:rsidR="0071784A" w:rsidRPr="007C2B95">
        <w:rPr>
          <w:rFonts w:ascii="Times New Roman" w:hAnsi="Times New Roman" w:cs="Times New Roman"/>
          <w:lang w:val="en-AU"/>
        </w:rPr>
        <w:t>how</w:t>
      </w:r>
      <w:r w:rsidR="008376CD" w:rsidRPr="007C2B95">
        <w:rPr>
          <w:rFonts w:ascii="Times New Roman" w:hAnsi="Times New Roman" w:cs="Times New Roman"/>
          <w:lang w:val="en-AU"/>
        </w:rPr>
        <w:t xml:space="preserve"> the effects of </w:t>
      </w:r>
      <w:r w:rsidR="0071784A" w:rsidRPr="007C2B95">
        <w:rPr>
          <w:rFonts w:ascii="Times New Roman" w:hAnsi="Times New Roman" w:cs="Times New Roman"/>
          <w:lang w:val="en-AU"/>
        </w:rPr>
        <w:t xml:space="preserve">strategies to improve </w:t>
      </w:r>
      <w:r w:rsidR="008376CD" w:rsidRPr="007C2B95">
        <w:rPr>
          <w:rFonts w:ascii="Times New Roman" w:hAnsi="Times New Roman" w:cs="Times New Roman"/>
          <w:lang w:val="en-AU"/>
        </w:rPr>
        <w:t>road safety vary systematically.</w:t>
      </w:r>
      <w:r w:rsidR="00734FD7" w:rsidRPr="007C2B95">
        <w:rPr>
          <w:rFonts w:ascii="Times New Roman" w:hAnsi="Times New Roman" w:cs="Times New Roman"/>
          <w:lang w:val="en-AU"/>
        </w:rPr>
        <w:t xml:space="preserve"> Further, CMFunctions are better than CMFs to describe the effect of a treatment considering multiple characteristics because </w:t>
      </w:r>
      <w:r w:rsidR="0080266D" w:rsidRPr="007C2B95">
        <w:rPr>
          <w:rFonts w:ascii="Times New Roman" w:hAnsi="Times New Roman" w:cs="Times New Roman"/>
          <w:lang w:val="en-AU"/>
        </w:rPr>
        <w:t xml:space="preserve">the effectiveness of </w:t>
      </w:r>
      <w:r w:rsidR="00734FD7" w:rsidRPr="007C2B95">
        <w:rPr>
          <w:rFonts w:ascii="Times New Roman" w:hAnsi="Times New Roman" w:cs="Times New Roman"/>
          <w:lang w:val="en-AU"/>
        </w:rPr>
        <w:t xml:space="preserve">safety countermeasures </w:t>
      </w:r>
      <w:r w:rsidR="00BC6DC9" w:rsidRPr="007C2B95">
        <w:rPr>
          <w:rFonts w:ascii="Times New Roman" w:hAnsi="Times New Roman" w:cs="Times New Roman"/>
          <w:lang w:val="en-AU"/>
        </w:rPr>
        <w:t>is</w:t>
      </w:r>
      <w:r w:rsidR="0080266D" w:rsidRPr="007C2B95">
        <w:rPr>
          <w:rFonts w:ascii="Times New Roman" w:hAnsi="Times New Roman" w:cs="Times New Roman"/>
          <w:lang w:val="en-AU"/>
        </w:rPr>
        <w:t xml:space="preserve"> likely to</w:t>
      </w:r>
      <w:r w:rsidR="00734FD7" w:rsidRPr="007C2B95">
        <w:rPr>
          <w:rFonts w:ascii="Times New Roman" w:hAnsi="Times New Roman" w:cs="Times New Roman"/>
          <w:lang w:val="en-AU"/>
        </w:rPr>
        <w:t xml:space="preserve"> be affected by the attributes of the treated sites.</w:t>
      </w:r>
      <w:r w:rsidR="001B0355" w:rsidRPr="007C2B95">
        <w:rPr>
          <w:rFonts w:ascii="Times New Roman" w:hAnsi="Times New Roman" w:cs="Times New Roman"/>
          <w:lang w:val="en-AU"/>
        </w:rPr>
        <w:t xml:space="preserve"> </w:t>
      </w:r>
      <w:r w:rsidR="00D81595" w:rsidRPr="007C2B95">
        <w:rPr>
          <w:rFonts w:ascii="Times New Roman" w:hAnsi="Times New Roman" w:cs="Times New Roman"/>
          <w:lang w:val="en-AU"/>
        </w:rPr>
        <w:t xml:space="preserve">For example, Sacchi and Sayed (2014) showed that treatment effectiveness varies considerably with post-treatment time and treatment site covariates. </w:t>
      </w:r>
      <w:r w:rsidR="00163569" w:rsidRPr="007C2B95">
        <w:rPr>
          <w:rFonts w:ascii="Times New Roman" w:hAnsi="Times New Roman" w:cs="Times New Roman"/>
          <w:lang w:val="en-AU"/>
        </w:rPr>
        <w:t>Hence,</w:t>
      </w:r>
      <w:r w:rsidR="00D81595" w:rsidRPr="007C2B95">
        <w:rPr>
          <w:rFonts w:ascii="Times New Roman" w:hAnsi="Times New Roman" w:cs="Times New Roman"/>
          <w:lang w:val="en-AU"/>
        </w:rPr>
        <w:t xml:space="preserve"> </w:t>
      </w:r>
      <w:r w:rsidR="001251B5" w:rsidRPr="007C2B95">
        <w:rPr>
          <w:rFonts w:ascii="Times New Roman" w:hAnsi="Times New Roman" w:cs="Times New Roman"/>
          <w:lang w:val="en-AU"/>
        </w:rPr>
        <w:t>ignoring</w:t>
      </w:r>
      <w:r w:rsidR="00D81595" w:rsidRPr="007C2B95">
        <w:rPr>
          <w:rFonts w:ascii="Times New Roman" w:hAnsi="Times New Roman" w:cs="Times New Roman"/>
          <w:lang w:val="en-AU"/>
        </w:rPr>
        <w:t xml:space="preserve"> these two factors can lead to inaccurate estimate of the safety treatment effectiveness and potentially misapplication of available safety project funds.</w:t>
      </w:r>
    </w:p>
    <w:p w14:paraId="287009EC" w14:textId="2E5BC54C" w:rsidR="004628FD" w:rsidRPr="007C2B95" w:rsidRDefault="00E43213" w:rsidP="003422FB">
      <w:pPr>
        <w:jc w:val="both"/>
        <w:rPr>
          <w:rFonts w:ascii="Times New Roman" w:hAnsi="Times New Roman" w:cs="Times New Roman"/>
          <w:lang w:val="en-AU"/>
        </w:rPr>
      </w:pPr>
      <w:r w:rsidRPr="007C2B95">
        <w:rPr>
          <w:rFonts w:ascii="Times New Roman" w:hAnsi="Times New Roman" w:cs="Times New Roman"/>
          <w:lang w:val="en-AU"/>
        </w:rPr>
        <w:t xml:space="preserve">Developing CMFs requires assessing the quality of evaluation studies including capturing systematic patterns on the distribution of the estimated safety effects </w:t>
      </w:r>
      <w:r w:rsidR="007E07AE" w:rsidRPr="007C2B95">
        <w:rPr>
          <w:rFonts w:ascii="Times New Roman" w:hAnsi="Times New Roman" w:cs="Times New Roman"/>
          <w:lang w:val="en-AU"/>
        </w:rPr>
        <w:t>(</w:t>
      </w:r>
      <w:bookmarkStart w:id="20" w:name="_Hlk216272808"/>
      <w:r w:rsidRPr="007C2B95">
        <w:rPr>
          <w:rFonts w:ascii="Times New Roman" w:hAnsi="Times New Roman" w:cs="Times New Roman"/>
          <w:lang w:val="en-AU"/>
        </w:rPr>
        <w:t>Elvik</w:t>
      </w:r>
      <w:r w:rsidR="006610E0" w:rsidRPr="007C2B95">
        <w:rPr>
          <w:rFonts w:ascii="Times New Roman" w:hAnsi="Times New Roman" w:cs="Times New Roman"/>
          <w:lang w:val="en-AU"/>
        </w:rPr>
        <w:t>,</w:t>
      </w:r>
      <w:r w:rsidRPr="007C2B95">
        <w:rPr>
          <w:rFonts w:ascii="Times New Roman" w:hAnsi="Times New Roman" w:cs="Times New Roman"/>
          <w:lang w:val="en-AU"/>
        </w:rPr>
        <w:t xml:space="preserve"> 2015</w:t>
      </w:r>
      <w:bookmarkEnd w:id="20"/>
      <w:r w:rsidRPr="007C2B95">
        <w:rPr>
          <w:rFonts w:ascii="Times New Roman" w:hAnsi="Times New Roman" w:cs="Times New Roman"/>
          <w:lang w:val="en-AU"/>
        </w:rPr>
        <w:t>).</w:t>
      </w:r>
      <w:r w:rsidR="00AA6E65" w:rsidRPr="007C2B95">
        <w:rPr>
          <w:rFonts w:ascii="Times New Roman" w:hAnsi="Times New Roman" w:cs="Times New Roman"/>
          <w:lang w:val="en-AU"/>
        </w:rPr>
        <w:t xml:space="preserve"> </w:t>
      </w:r>
      <w:r w:rsidR="00A540A6" w:rsidRPr="007C2B95">
        <w:rPr>
          <w:rFonts w:ascii="Times New Roman" w:hAnsi="Times New Roman" w:cs="Times New Roman"/>
          <w:lang w:val="en-AU"/>
        </w:rPr>
        <w:t>Furthermore</w:t>
      </w:r>
      <w:r w:rsidR="00885DFF" w:rsidRPr="007C2B95">
        <w:rPr>
          <w:rFonts w:ascii="Times New Roman" w:hAnsi="Times New Roman" w:cs="Times New Roman"/>
          <w:lang w:val="en-AU"/>
        </w:rPr>
        <w:t>, i</w:t>
      </w:r>
      <w:r w:rsidRPr="007C2B95">
        <w:rPr>
          <w:rFonts w:ascii="Times New Roman" w:hAnsi="Times New Roman" w:cs="Times New Roman"/>
          <w:lang w:val="en-AU"/>
        </w:rPr>
        <w:t>t is important to consider the heterogeneity among locations</w:t>
      </w:r>
      <w:r w:rsidR="00F058A9" w:rsidRPr="007C2B95">
        <w:rPr>
          <w:rFonts w:ascii="Times New Roman" w:hAnsi="Times New Roman" w:cs="Times New Roman"/>
          <w:lang w:val="en-AU"/>
        </w:rPr>
        <w:t xml:space="preserve"> </w:t>
      </w:r>
      <w:r w:rsidRPr="007C2B95">
        <w:rPr>
          <w:rFonts w:ascii="Times New Roman" w:hAnsi="Times New Roman" w:cs="Times New Roman"/>
          <w:lang w:val="en-AU"/>
        </w:rPr>
        <w:t xml:space="preserve">and the </w:t>
      </w:r>
      <w:r w:rsidR="00F058A9" w:rsidRPr="007C2B95">
        <w:rPr>
          <w:rFonts w:ascii="Times New Roman" w:hAnsi="Times New Roman" w:cs="Times New Roman"/>
          <w:lang w:val="en-AU"/>
        </w:rPr>
        <w:t xml:space="preserve">corresponding </w:t>
      </w:r>
      <w:r w:rsidRPr="007C2B95">
        <w:rPr>
          <w:rFonts w:ascii="Times New Roman" w:hAnsi="Times New Roman" w:cs="Times New Roman"/>
          <w:lang w:val="en-AU"/>
        </w:rPr>
        <w:t xml:space="preserve">effect on safety outcomes </w:t>
      </w:r>
      <w:bookmarkStart w:id="21" w:name="_Hlk216272836"/>
      <w:r w:rsidRPr="007C2B95">
        <w:rPr>
          <w:rFonts w:ascii="Times New Roman" w:hAnsi="Times New Roman" w:cs="Times New Roman"/>
          <w:lang w:val="en-AU"/>
        </w:rPr>
        <w:t xml:space="preserve">(Sacchi and Sayed 2014). </w:t>
      </w:r>
      <w:bookmarkEnd w:id="21"/>
      <w:r w:rsidRPr="007C2B95">
        <w:rPr>
          <w:rFonts w:ascii="Times New Roman" w:hAnsi="Times New Roman" w:cs="Times New Roman"/>
          <w:lang w:val="en-AU"/>
        </w:rPr>
        <w:t>Elvik (2015) propose</w:t>
      </w:r>
      <w:r w:rsidR="004628FD" w:rsidRPr="007C2B95">
        <w:rPr>
          <w:rFonts w:ascii="Times New Roman" w:hAnsi="Times New Roman" w:cs="Times New Roman"/>
          <w:lang w:val="en-AU"/>
        </w:rPr>
        <w:t>d</w:t>
      </w:r>
      <w:r w:rsidRPr="007C2B95">
        <w:rPr>
          <w:rFonts w:ascii="Times New Roman" w:hAnsi="Times New Roman" w:cs="Times New Roman"/>
          <w:lang w:val="en-AU"/>
        </w:rPr>
        <w:t xml:space="preserve"> guidelines for developing CMFunctions.  </w:t>
      </w:r>
    </w:p>
    <w:p w14:paraId="40CACF0A" w14:textId="1125354F" w:rsidR="009A09F6" w:rsidRPr="007C2B95" w:rsidRDefault="00FE3C9C" w:rsidP="003422FB">
      <w:pPr>
        <w:jc w:val="both"/>
        <w:rPr>
          <w:rFonts w:ascii="Times New Roman" w:hAnsi="Times New Roman" w:cs="Times New Roman"/>
          <w:lang w:val="en-AU"/>
        </w:rPr>
      </w:pPr>
      <w:r w:rsidRPr="007C2B95">
        <w:rPr>
          <w:rFonts w:ascii="Times New Roman" w:hAnsi="Times New Roman" w:cs="Times New Roman"/>
          <w:lang w:val="en-AU"/>
        </w:rPr>
        <w:t>A key aspect during the development of CMFs and CMFunctions is the</w:t>
      </w:r>
      <w:r w:rsidR="00973902" w:rsidRPr="007C2B95">
        <w:rPr>
          <w:rFonts w:ascii="Times New Roman" w:hAnsi="Times New Roman" w:cs="Times New Roman"/>
          <w:lang w:val="en-AU"/>
        </w:rPr>
        <w:t xml:space="preserve"> identification of </w:t>
      </w:r>
      <w:r w:rsidR="009A09F6" w:rsidRPr="007C2B95">
        <w:rPr>
          <w:rFonts w:ascii="Times New Roman" w:hAnsi="Times New Roman" w:cs="Times New Roman"/>
          <w:lang w:val="en-AU"/>
        </w:rPr>
        <w:t xml:space="preserve">independent variables of primary interest </w:t>
      </w:r>
      <w:r w:rsidR="00973902" w:rsidRPr="007C2B95">
        <w:rPr>
          <w:rFonts w:ascii="Times New Roman" w:hAnsi="Times New Roman" w:cs="Times New Roman"/>
          <w:lang w:val="en-AU"/>
        </w:rPr>
        <w:t xml:space="preserve">which </w:t>
      </w:r>
      <w:r w:rsidR="009A09F6" w:rsidRPr="007C2B95">
        <w:rPr>
          <w:rFonts w:ascii="Times New Roman" w:hAnsi="Times New Roman" w:cs="Times New Roman"/>
          <w:lang w:val="en-AU"/>
        </w:rPr>
        <w:t xml:space="preserve">are of </w:t>
      </w:r>
      <w:r w:rsidR="00820376" w:rsidRPr="007C2B95">
        <w:rPr>
          <w:rFonts w:ascii="Times New Roman" w:hAnsi="Times New Roman" w:cs="Times New Roman"/>
          <w:lang w:val="en-AU"/>
        </w:rPr>
        <w:t>two</w:t>
      </w:r>
      <w:r w:rsidR="009A09F6" w:rsidRPr="007C2B95">
        <w:rPr>
          <w:rFonts w:ascii="Times New Roman" w:hAnsi="Times New Roman" w:cs="Times New Roman"/>
          <w:lang w:val="en-AU"/>
        </w:rPr>
        <w:t xml:space="preserve"> types:</w:t>
      </w:r>
    </w:p>
    <w:p w14:paraId="1ABA99B8" w14:textId="73D1724F" w:rsidR="009A09F6" w:rsidRPr="007C2B95" w:rsidRDefault="009A09F6" w:rsidP="003422FB">
      <w:pPr>
        <w:ind w:left="284"/>
        <w:jc w:val="both"/>
        <w:rPr>
          <w:rFonts w:ascii="Times New Roman" w:hAnsi="Times New Roman" w:cs="Times New Roman"/>
          <w:lang w:val="en-AU"/>
        </w:rPr>
      </w:pPr>
      <w:r w:rsidRPr="007C2B95">
        <w:rPr>
          <w:rFonts w:ascii="Times New Roman" w:hAnsi="Times New Roman" w:cs="Times New Roman"/>
          <w:lang w:val="en-AU"/>
        </w:rPr>
        <w:t xml:space="preserve">1. </w:t>
      </w:r>
      <w:r w:rsidR="0037226F" w:rsidRPr="007C2B95">
        <w:rPr>
          <w:rFonts w:ascii="Times New Roman" w:hAnsi="Times New Roman" w:cs="Times New Roman"/>
          <w:lang w:val="en-AU"/>
        </w:rPr>
        <w:t>Roadway c</w:t>
      </w:r>
      <w:r w:rsidRPr="007C2B95">
        <w:rPr>
          <w:rFonts w:ascii="Times New Roman" w:hAnsi="Times New Roman" w:cs="Times New Roman"/>
          <w:lang w:val="en-AU"/>
        </w:rPr>
        <w:t xml:space="preserve">haracteristics </w:t>
      </w:r>
      <w:r w:rsidR="0037226F" w:rsidRPr="007C2B95">
        <w:rPr>
          <w:rFonts w:ascii="Times New Roman" w:hAnsi="Times New Roman" w:cs="Times New Roman"/>
          <w:lang w:val="en-AU"/>
        </w:rPr>
        <w:t>associated with the</w:t>
      </w:r>
      <w:r w:rsidRPr="007C2B95">
        <w:rPr>
          <w:rFonts w:ascii="Times New Roman" w:hAnsi="Times New Roman" w:cs="Times New Roman"/>
          <w:lang w:val="en-AU"/>
        </w:rPr>
        <w:t xml:space="preserve"> safety </w:t>
      </w:r>
      <w:r w:rsidR="0037226F" w:rsidRPr="007C2B95">
        <w:rPr>
          <w:rFonts w:ascii="Times New Roman" w:hAnsi="Times New Roman" w:cs="Times New Roman"/>
          <w:lang w:val="en-AU"/>
        </w:rPr>
        <w:t>treatment</w:t>
      </w:r>
      <w:r w:rsidRPr="007C2B95">
        <w:rPr>
          <w:rFonts w:ascii="Times New Roman" w:hAnsi="Times New Roman" w:cs="Times New Roman"/>
          <w:lang w:val="en-AU"/>
        </w:rPr>
        <w:t xml:space="preserve"> such as indicators of</w:t>
      </w:r>
      <w:r w:rsidR="004B552A" w:rsidRPr="007C2B95">
        <w:rPr>
          <w:rFonts w:ascii="Times New Roman" w:hAnsi="Times New Roman" w:cs="Times New Roman"/>
          <w:lang w:val="en-AU"/>
        </w:rPr>
        <w:t xml:space="preserve"> </w:t>
      </w:r>
      <w:r w:rsidRPr="007C2B95">
        <w:rPr>
          <w:rFonts w:ascii="Times New Roman" w:hAnsi="Times New Roman" w:cs="Times New Roman"/>
          <w:lang w:val="en-AU"/>
        </w:rPr>
        <w:t>its quality or extent of use.</w:t>
      </w:r>
    </w:p>
    <w:p w14:paraId="7A32F7F1" w14:textId="0929DDC4" w:rsidR="0049221D" w:rsidRPr="007C2B95" w:rsidRDefault="009A09F6" w:rsidP="003422FB">
      <w:pPr>
        <w:ind w:left="284"/>
        <w:jc w:val="both"/>
        <w:rPr>
          <w:rFonts w:ascii="Times New Roman" w:hAnsi="Times New Roman" w:cs="Times New Roman"/>
          <w:lang w:val="en-AU"/>
        </w:rPr>
      </w:pPr>
      <w:r w:rsidRPr="007C2B95">
        <w:rPr>
          <w:rFonts w:ascii="Times New Roman" w:hAnsi="Times New Roman" w:cs="Times New Roman"/>
          <w:lang w:val="en-AU"/>
        </w:rPr>
        <w:t xml:space="preserve">2. </w:t>
      </w:r>
      <w:r w:rsidR="000C2BEC" w:rsidRPr="007C2B95">
        <w:rPr>
          <w:rFonts w:ascii="Times New Roman" w:hAnsi="Times New Roman" w:cs="Times New Roman"/>
          <w:lang w:val="en-AU"/>
        </w:rPr>
        <w:t>C</w:t>
      </w:r>
      <w:r w:rsidRPr="007C2B95">
        <w:rPr>
          <w:rFonts w:ascii="Times New Roman" w:hAnsi="Times New Roman" w:cs="Times New Roman"/>
          <w:lang w:val="en-AU"/>
        </w:rPr>
        <w:t xml:space="preserve">ontext </w:t>
      </w:r>
      <w:r w:rsidR="000C2BEC" w:rsidRPr="007C2B95">
        <w:rPr>
          <w:rFonts w:ascii="Times New Roman" w:hAnsi="Times New Roman" w:cs="Times New Roman"/>
          <w:lang w:val="en-AU"/>
        </w:rPr>
        <w:t xml:space="preserve">characteristics </w:t>
      </w:r>
      <w:r w:rsidRPr="007C2B95">
        <w:rPr>
          <w:rFonts w:ascii="Times New Roman" w:hAnsi="Times New Roman" w:cs="Times New Roman"/>
          <w:lang w:val="en-AU"/>
        </w:rPr>
        <w:t>such as the type of traffic environment.</w:t>
      </w:r>
    </w:p>
    <w:p w14:paraId="2C801CC7" w14:textId="2EEF3CD3" w:rsidR="007749BC" w:rsidRPr="007C2B95" w:rsidRDefault="00EC5EF5" w:rsidP="007749BC">
      <w:pPr>
        <w:jc w:val="both"/>
        <w:rPr>
          <w:rFonts w:ascii="Times New Roman" w:hAnsi="Times New Roman" w:cs="Times New Roman"/>
          <w:lang w:val="en-AU"/>
        </w:rPr>
      </w:pPr>
      <w:r w:rsidRPr="007C2B95">
        <w:rPr>
          <w:rFonts w:ascii="Times New Roman" w:hAnsi="Times New Roman" w:cs="Times New Roman"/>
          <w:lang w:val="en-AU"/>
        </w:rPr>
        <w:t xml:space="preserve">A </w:t>
      </w:r>
      <w:r w:rsidR="008C086F" w:rsidRPr="007C2B95">
        <w:rPr>
          <w:rFonts w:ascii="Times New Roman" w:hAnsi="Times New Roman" w:cs="Times New Roman"/>
          <w:lang w:val="en-AU"/>
        </w:rPr>
        <w:t>common challenge during the</w:t>
      </w:r>
      <w:r w:rsidRPr="007C2B95">
        <w:rPr>
          <w:rFonts w:ascii="Times New Roman" w:hAnsi="Times New Roman" w:cs="Times New Roman"/>
          <w:lang w:val="en-AU"/>
        </w:rPr>
        <w:t xml:space="preserve"> develop</w:t>
      </w:r>
      <w:r w:rsidR="008C086F" w:rsidRPr="007C2B95">
        <w:rPr>
          <w:rFonts w:ascii="Times New Roman" w:hAnsi="Times New Roman" w:cs="Times New Roman"/>
          <w:lang w:val="en-AU"/>
        </w:rPr>
        <w:t xml:space="preserve">ment of </w:t>
      </w:r>
      <w:r w:rsidR="00D87C42" w:rsidRPr="007C2B95">
        <w:rPr>
          <w:rFonts w:ascii="Times New Roman" w:hAnsi="Times New Roman" w:cs="Times New Roman"/>
          <w:lang w:val="en-AU"/>
        </w:rPr>
        <w:t xml:space="preserve">CMFs and CMFunctions </w:t>
      </w:r>
      <w:r w:rsidRPr="007C2B95">
        <w:rPr>
          <w:rFonts w:ascii="Times New Roman" w:hAnsi="Times New Roman" w:cs="Times New Roman"/>
          <w:lang w:val="en-AU"/>
        </w:rPr>
        <w:t>is the</w:t>
      </w:r>
      <w:r w:rsidR="00D87C42" w:rsidRPr="007C2B95">
        <w:rPr>
          <w:rFonts w:ascii="Times New Roman" w:hAnsi="Times New Roman" w:cs="Times New Roman"/>
          <w:lang w:val="en-AU"/>
        </w:rPr>
        <w:t xml:space="preserve"> </w:t>
      </w:r>
      <w:r w:rsidRPr="007C2B95">
        <w:rPr>
          <w:rFonts w:ascii="Times New Roman" w:hAnsi="Times New Roman" w:cs="Times New Roman"/>
          <w:lang w:val="en-AU"/>
        </w:rPr>
        <w:t>heteroscedasticity of the data</w:t>
      </w:r>
      <w:r w:rsidR="00556CB1" w:rsidRPr="007C2B95">
        <w:rPr>
          <w:rFonts w:ascii="Times New Roman" w:hAnsi="Times New Roman" w:cs="Times New Roman"/>
          <w:lang w:val="en-AU"/>
        </w:rPr>
        <w:t xml:space="preserve"> where</w:t>
      </w:r>
      <w:r w:rsidRPr="007C2B95">
        <w:rPr>
          <w:rFonts w:ascii="Times New Roman" w:hAnsi="Times New Roman" w:cs="Times New Roman"/>
          <w:lang w:val="en-AU"/>
        </w:rPr>
        <w:t xml:space="preserve"> data points have </w:t>
      </w:r>
      <w:r w:rsidR="00951681" w:rsidRPr="007C2B95">
        <w:rPr>
          <w:rFonts w:ascii="Times New Roman" w:hAnsi="Times New Roman" w:cs="Times New Roman"/>
          <w:lang w:val="en-AU"/>
        </w:rPr>
        <w:t>different</w:t>
      </w:r>
      <w:r w:rsidRPr="007C2B95">
        <w:rPr>
          <w:rFonts w:ascii="Times New Roman" w:hAnsi="Times New Roman" w:cs="Times New Roman"/>
          <w:lang w:val="en-AU"/>
        </w:rPr>
        <w:t xml:space="preserve"> sampling variance.</w:t>
      </w:r>
      <w:r w:rsidR="00957BB1" w:rsidRPr="007C2B95">
        <w:rPr>
          <w:rFonts w:ascii="Times New Roman" w:hAnsi="Times New Roman" w:cs="Times New Roman"/>
          <w:lang w:val="en-AU"/>
        </w:rPr>
        <w:t xml:space="preserve"> </w:t>
      </w:r>
      <w:r w:rsidRPr="007C2B95">
        <w:rPr>
          <w:rFonts w:ascii="Times New Roman" w:hAnsi="Times New Roman" w:cs="Times New Roman"/>
          <w:lang w:val="en-AU"/>
        </w:rPr>
        <w:t xml:space="preserve">Data points </w:t>
      </w:r>
      <w:r w:rsidR="00DE0A8A" w:rsidRPr="007C2B95">
        <w:rPr>
          <w:rFonts w:ascii="Times New Roman" w:hAnsi="Times New Roman" w:cs="Times New Roman"/>
          <w:lang w:val="en-AU"/>
        </w:rPr>
        <w:t>with</w:t>
      </w:r>
      <w:r w:rsidRPr="007C2B95">
        <w:rPr>
          <w:rFonts w:ascii="Times New Roman" w:hAnsi="Times New Roman" w:cs="Times New Roman"/>
          <w:lang w:val="en-AU"/>
        </w:rPr>
        <w:t xml:space="preserve"> low </w:t>
      </w:r>
      <w:r w:rsidR="00067058" w:rsidRPr="007C2B95">
        <w:rPr>
          <w:rFonts w:ascii="Times New Roman" w:hAnsi="Times New Roman" w:cs="Times New Roman"/>
          <w:lang w:val="en-AU"/>
        </w:rPr>
        <w:t xml:space="preserve">and high </w:t>
      </w:r>
      <w:r w:rsidRPr="007C2B95">
        <w:rPr>
          <w:rFonts w:ascii="Times New Roman" w:hAnsi="Times New Roman" w:cs="Times New Roman"/>
          <w:lang w:val="en-AU"/>
        </w:rPr>
        <w:t xml:space="preserve">number of </w:t>
      </w:r>
      <w:r w:rsidR="00067058" w:rsidRPr="007C2B95">
        <w:rPr>
          <w:rFonts w:ascii="Times New Roman" w:hAnsi="Times New Roman" w:cs="Times New Roman"/>
          <w:lang w:val="en-AU"/>
        </w:rPr>
        <w:t>crashes</w:t>
      </w:r>
      <w:r w:rsidRPr="007C2B95">
        <w:rPr>
          <w:rFonts w:ascii="Times New Roman" w:hAnsi="Times New Roman" w:cs="Times New Roman"/>
          <w:lang w:val="en-AU"/>
        </w:rPr>
        <w:t xml:space="preserve"> will have a greater</w:t>
      </w:r>
      <w:r w:rsidR="00957BB1" w:rsidRPr="007C2B95">
        <w:rPr>
          <w:rFonts w:ascii="Times New Roman" w:hAnsi="Times New Roman" w:cs="Times New Roman"/>
          <w:lang w:val="en-AU"/>
        </w:rPr>
        <w:t xml:space="preserve"> </w:t>
      </w:r>
      <w:r w:rsidR="0071649E" w:rsidRPr="007C2B95">
        <w:rPr>
          <w:rFonts w:ascii="Times New Roman" w:hAnsi="Times New Roman" w:cs="Times New Roman"/>
          <w:lang w:val="en-AU"/>
        </w:rPr>
        <w:t xml:space="preserve">and smaller </w:t>
      </w:r>
      <w:r w:rsidRPr="007C2B95">
        <w:rPr>
          <w:rFonts w:ascii="Times New Roman" w:hAnsi="Times New Roman" w:cs="Times New Roman"/>
          <w:lang w:val="en-AU"/>
        </w:rPr>
        <w:t>variance</w:t>
      </w:r>
      <w:r w:rsidR="009F6F4E" w:rsidRPr="007C2B95">
        <w:rPr>
          <w:rFonts w:ascii="Times New Roman" w:hAnsi="Times New Roman" w:cs="Times New Roman"/>
          <w:lang w:val="en-AU"/>
        </w:rPr>
        <w:t>,</w:t>
      </w:r>
      <w:r w:rsidRPr="007C2B95">
        <w:rPr>
          <w:rFonts w:ascii="Times New Roman" w:hAnsi="Times New Roman" w:cs="Times New Roman"/>
          <w:lang w:val="en-AU"/>
        </w:rPr>
        <w:t xml:space="preserve"> </w:t>
      </w:r>
      <w:r w:rsidR="0071649E" w:rsidRPr="007C2B95">
        <w:rPr>
          <w:rFonts w:ascii="Times New Roman" w:hAnsi="Times New Roman" w:cs="Times New Roman"/>
          <w:lang w:val="en-AU"/>
        </w:rPr>
        <w:t>respectively</w:t>
      </w:r>
      <w:r w:rsidRPr="007C2B95">
        <w:rPr>
          <w:rFonts w:ascii="Times New Roman" w:hAnsi="Times New Roman" w:cs="Times New Roman"/>
          <w:lang w:val="en-AU"/>
        </w:rPr>
        <w:t>.</w:t>
      </w:r>
      <w:r w:rsidR="00352A58" w:rsidRPr="007C2B95">
        <w:rPr>
          <w:rFonts w:ascii="Times New Roman" w:hAnsi="Times New Roman" w:cs="Times New Roman"/>
          <w:lang w:val="en-AU"/>
        </w:rPr>
        <w:t xml:space="preserve"> </w:t>
      </w:r>
      <w:r w:rsidRPr="007C2B95">
        <w:rPr>
          <w:rFonts w:ascii="Times New Roman" w:hAnsi="Times New Roman" w:cs="Times New Roman"/>
          <w:lang w:val="en-AU"/>
        </w:rPr>
        <w:t xml:space="preserve">This is </w:t>
      </w:r>
      <w:r w:rsidR="00352A58" w:rsidRPr="007C2B95">
        <w:rPr>
          <w:rFonts w:ascii="Times New Roman" w:hAnsi="Times New Roman" w:cs="Times New Roman"/>
          <w:lang w:val="en-AU"/>
        </w:rPr>
        <w:t>a common</w:t>
      </w:r>
      <w:r w:rsidRPr="007C2B95">
        <w:rPr>
          <w:rFonts w:ascii="Times New Roman" w:hAnsi="Times New Roman" w:cs="Times New Roman"/>
          <w:lang w:val="en-AU"/>
        </w:rPr>
        <w:t xml:space="preserve"> characteristic of </w:t>
      </w:r>
      <w:r w:rsidR="00352A58" w:rsidRPr="007C2B95">
        <w:rPr>
          <w:rFonts w:ascii="Times New Roman" w:hAnsi="Times New Roman" w:cs="Times New Roman"/>
          <w:lang w:val="en-AU"/>
        </w:rPr>
        <w:t>most</w:t>
      </w:r>
      <w:r w:rsidRPr="007C2B95">
        <w:rPr>
          <w:rFonts w:ascii="Times New Roman" w:hAnsi="Times New Roman" w:cs="Times New Roman"/>
          <w:lang w:val="en-AU"/>
        </w:rPr>
        <w:t xml:space="preserve"> data sets used in</w:t>
      </w:r>
      <w:r w:rsidR="00957BB1" w:rsidRPr="007C2B95">
        <w:rPr>
          <w:rFonts w:ascii="Times New Roman" w:hAnsi="Times New Roman" w:cs="Times New Roman"/>
          <w:lang w:val="en-AU"/>
        </w:rPr>
        <w:t xml:space="preserve"> </w:t>
      </w:r>
      <w:r w:rsidRPr="007C2B95">
        <w:rPr>
          <w:rFonts w:ascii="Times New Roman" w:hAnsi="Times New Roman" w:cs="Times New Roman"/>
          <w:lang w:val="en-AU"/>
        </w:rPr>
        <w:t>meta-analysis of road safety evaluation and likely</w:t>
      </w:r>
      <w:r w:rsidR="00957BB1" w:rsidRPr="007C2B95">
        <w:rPr>
          <w:rFonts w:ascii="Times New Roman" w:hAnsi="Times New Roman" w:cs="Times New Roman"/>
          <w:lang w:val="en-AU"/>
        </w:rPr>
        <w:t xml:space="preserve"> </w:t>
      </w:r>
      <w:r w:rsidRPr="007C2B95">
        <w:rPr>
          <w:rFonts w:ascii="Times New Roman" w:hAnsi="Times New Roman" w:cs="Times New Roman"/>
          <w:lang w:val="en-AU"/>
        </w:rPr>
        <w:t xml:space="preserve">to be a problem </w:t>
      </w:r>
      <w:r w:rsidR="005B0D5C" w:rsidRPr="007C2B95">
        <w:rPr>
          <w:rFonts w:ascii="Times New Roman" w:hAnsi="Times New Roman" w:cs="Times New Roman"/>
          <w:lang w:val="en-AU"/>
        </w:rPr>
        <w:t>for</w:t>
      </w:r>
      <w:r w:rsidRPr="007C2B95">
        <w:rPr>
          <w:rFonts w:ascii="Times New Roman" w:hAnsi="Times New Roman" w:cs="Times New Roman"/>
          <w:lang w:val="en-AU"/>
        </w:rPr>
        <w:t xml:space="preserve"> developing </w:t>
      </w:r>
      <w:r w:rsidR="005B0D5C" w:rsidRPr="007C2B95">
        <w:rPr>
          <w:rFonts w:ascii="Times New Roman" w:hAnsi="Times New Roman" w:cs="Times New Roman"/>
          <w:lang w:val="en-AU"/>
        </w:rPr>
        <w:t>CMFs and CMFunctions</w:t>
      </w:r>
      <w:r w:rsidRPr="007C2B95">
        <w:rPr>
          <w:rFonts w:ascii="Times New Roman" w:hAnsi="Times New Roman" w:cs="Times New Roman"/>
          <w:lang w:val="en-AU"/>
        </w:rPr>
        <w:t>.</w:t>
      </w:r>
      <w:r w:rsidR="007749BC" w:rsidRPr="007C2B95">
        <w:rPr>
          <w:rFonts w:ascii="Times New Roman" w:hAnsi="Times New Roman" w:cs="Times New Roman"/>
          <w:lang w:val="en-AU"/>
        </w:rPr>
        <w:t xml:space="preserve"> One of the main reasons for the presence of heteroscedasticity is the unobserved heterogeneity presented in the site-level effects. </w:t>
      </w:r>
      <w:r w:rsidR="00917F6A" w:rsidRPr="007C2B95">
        <w:rPr>
          <w:rFonts w:ascii="Times New Roman" w:hAnsi="Times New Roman" w:cs="Times New Roman"/>
          <w:lang w:val="en-AU"/>
        </w:rPr>
        <w:t>Heteroscedasticity can be detected by plotting residuals versus fitted values</w:t>
      </w:r>
      <w:r w:rsidR="003422FB" w:rsidRPr="007C2B95">
        <w:rPr>
          <w:rFonts w:ascii="Times New Roman" w:hAnsi="Times New Roman" w:cs="Times New Roman"/>
          <w:lang w:val="en-AU"/>
        </w:rPr>
        <w:t xml:space="preserve"> as graphical diagnostics, comparing residuals and exposure, and formal tests in statistics such as Breusch-Pagan or White tests</w:t>
      </w:r>
      <w:r w:rsidR="00917F6A" w:rsidRPr="007C2B95">
        <w:rPr>
          <w:rFonts w:ascii="Times New Roman" w:hAnsi="Times New Roman" w:cs="Times New Roman"/>
          <w:lang w:val="en-AU"/>
        </w:rPr>
        <w:t xml:space="preserve">. </w:t>
      </w:r>
      <w:r w:rsidR="007749BC" w:rsidRPr="007C2B95">
        <w:rPr>
          <w:rFonts w:ascii="Times New Roman" w:hAnsi="Times New Roman" w:cs="Times New Roman"/>
          <w:lang w:val="en-AU"/>
        </w:rPr>
        <w:t xml:space="preserve">Addressing this issue depends mostly on whether heteroscedasticity is treated as a </w:t>
      </w:r>
      <w:r w:rsidR="007F6A9F" w:rsidRPr="007C2B95">
        <w:rPr>
          <w:rFonts w:ascii="Times New Roman" w:hAnsi="Times New Roman" w:cs="Times New Roman"/>
          <w:lang w:val="en-AU"/>
        </w:rPr>
        <w:t>problem</w:t>
      </w:r>
      <w:r w:rsidR="007749BC" w:rsidRPr="007C2B95">
        <w:rPr>
          <w:rFonts w:ascii="Times New Roman" w:hAnsi="Times New Roman" w:cs="Times New Roman"/>
          <w:lang w:val="en-AU"/>
        </w:rPr>
        <w:t xml:space="preserve"> affecting inference or as a structural feature of the crash processes. Treatments of this issue include the use of robust standard errors (heteroscedasticity-consistent) that keep estimates unchanged but adjust standard errors to remain valid under heteroscedasticity. Often, applying transformations to the dependent variable </w:t>
      </w:r>
      <w:r w:rsidR="004526AD" w:rsidRPr="007C2B95">
        <w:rPr>
          <w:rFonts w:ascii="Times New Roman" w:hAnsi="Times New Roman" w:cs="Times New Roman"/>
          <w:lang w:val="en-AU"/>
        </w:rPr>
        <w:t xml:space="preserve">is used to address heteroscedasticity. Some common approaches include logarithmic or power transformations. Other methods involve the use of </w:t>
      </w:r>
      <w:r w:rsidR="00820376" w:rsidRPr="007C2B95">
        <w:rPr>
          <w:rFonts w:ascii="Times New Roman" w:hAnsi="Times New Roman" w:cs="Times New Roman"/>
          <w:lang w:val="en-AU"/>
        </w:rPr>
        <w:t>advanced</w:t>
      </w:r>
      <w:r w:rsidR="004526AD" w:rsidRPr="007C2B95">
        <w:rPr>
          <w:rFonts w:ascii="Times New Roman" w:hAnsi="Times New Roman" w:cs="Times New Roman"/>
          <w:lang w:val="en-AU"/>
        </w:rPr>
        <w:t xml:space="preserve"> modelling approaches, such as modelling the mean-variance relationship in count models, heteroscedastic regression </w:t>
      </w:r>
      <w:r w:rsidR="004526AD" w:rsidRPr="007C2B95">
        <w:rPr>
          <w:rFonts w:ascii="Times New Roman" w:hAnsi="Times New Roman" w:cs="Times New Roman"/>
          <w:lang w:val="en-AU"/>
        </w:rPr>
        <w:lastRenderedPageBreak/>
        <w:t>models, or the inclusion of random-parameter (mixed) models that allow coefficients to vary across sites and tackle unobserved heterogeneity.</w:t>
      </w:r>
    </w:p>
    <w:p w14:paraId="2668DD33" w14:textId="0F92F305" w:rsidR="00DA0A5B" w:rsidRPr="007C2B95" w:rsidRDefault="00266CED" w:rsidP="00E339B1">
      <w:pPr>
        <w:jc w:val="both"/>
        <w:rPr>
          <w:rFonts w:ascii="Times New Roman" w:hAnsi="Times New Roman" w:cs="Times New Roman"/>
          <w:lang w:val="en-AU"/>
        </w:rPr>
      </w:pPr>
      <w:r w:rsidRPr="007C2B95">
        <w:rPr>
          <w:rFonts w:ascii="Times New Roman" w:hAnsi="Times New Roman" w:cs="Times New Roman"/>
          <w:lang w:val="en-AU"/>
        </w:rPr>
        <w:t xml:space="preserve">Developing CMFs or CMFunctions using </w:t>
      </w:r>
      <w:r w:rsidR="00220ADA" w:rsidRPr="007C2B95">
        <w:rPr>
          <w:rFonts w:ascii="Times New Roman" w:hAnsi="Times New Roman" w:cs="Times New Roman"/>
          <w:lang w:val="en-AU"/>
        </w:rPr>
        <w:t xml:space="preserve">previous studies also requires dealing with </w:t>
      </w:r>
      <w:r w:rsidR="005B157F" w:rsidRPr="007C2B95">
        <w:rPr>
          <w:rFonts w:ascii="Times New Roman" w:hAnsi="Times New Roman" w:cs="Times New Roman"/>
          <w:lang w:val="en-AU"/>
        </w:rPr>
        <w:t>several common challenges including</w:t>
      </w:r>
      <w:r w:rsidR="00E47324" w:rsidRPr="007C2B95">
        <w:rPr>
          <w:rFonts w:ascii="Times New Roman" w:hAnsi="Times New Roman" w:cs="Times New Roman"/>
          <w:lang w:val="en-AU"/>
        </w:rPr>
        <w:t xml:space="preserve"> </w:t>
      </w:r>
      <w:r w:rsidR="00E47324" w:rsidRPr="007C2B95">
        <w:rPr>
          <w:rFonts w:ascii="Times New Roman" w:hAnsi="Times New Roman" w:cs="Times New Roman"/>
          <w:lang w:val="en-AU"/>
        </w:rPr>
        <w:fldChar w:fldCharType="begin"/>
      </w:r>
      <w:r w:rsidR="00E47324" w:rsidRPr="007C2B95">
        <w:rPr>
          <w:rFonts w:ascii="Times New Roman" w:hAnsi="Times New Roman" w:cs="Times New Roman"/>
          <w:lang w:val="en-AU"/>
        </w:rPr>
        <w:instrText xml:space="preserve"> ADDIN EN.CITE &lt;EndNote&gt;&lt;Cite&gt;&lt;Author&gt;Elvik&lt;/Author&gt;&lt;Year&gt;2009&lt;/Year&gt;&lt;RecNum&gt;9&lt;/RecNum&gt;&lt;DisplayText&gt;(Elvik 2009)&lt;/DisplayText&gt;&lt;record&gt;&lt;rec-number&gt;9&lt;/rec-number&gt;&lt;foreign-keys&gt;&lt;key app="EN" db-id="etwef5dwv0pff7esdv5prfauv05da22ttftt" timestamp="1758168992"&gt;9&lt;/key&gt;&lt;/foreign-keys&gt;&lt;ref-type name="Journal Article"&gt;17&lt;/ref-type&gt;&lt;contributors&gt;&lt;authors&gt;&lt;author&gt;Elvik, Rune&lt;/author&gt;&lt;/authors&gt;&lt;/contributors&gt;&lt;titles&gt;&lt;title&gt;Developing accident modification functions: exploratory study&lt;/title&gt;&lt;secondary-title&gt;Transportation research record&lt;/secondary-title&gt;&lt;/titles&gt;&lt;periodical&gt;&lt;full-title&gt;Transportation research record&lt;/full-title&gt;&lt;/periodical&gt;&lt;pages&gt;18-24&lt;/pages&gt;&lt;volume&gt;2103&lt;/volume&gt;&lt;number&gt;1&lt;/number&gt;&lt;dates&gt;&lt;year&gt;2009&lt;/year&gt;&lt;/dates&gt;&lt;isbn&gt;0361-1981&lt;/isbn&gt;&lt;urls&gt;&lt;/urls&gt;&lt;/record&gt;&lt;/Cite&gt;&lt;/EndNote&gt;</w:instrText>
      </w:r>
      <w:r w:rsidR="00E47324" w:rsidRPr="007C2B95">
        <w:rPr>
          <w:rFonts w:ascii="Times New Roman" w:hAnsi="Times New Roman" w:cs="Times New Roman"/>
          <w:lang w:val="en-AU"/>
        </w:rPr>
        <w:fldChar w:fldCharType="separate"/>
      </w:r>
      <w:r w:rsidR="00E47324" w:rsidRPr="007C2B95">
        <w:rPr>
          <w:rFonts w:ascii="Times New Roman" w:hAnsi="Times New Roman" w:cs="Times New Roman"/>
          <w:lang w:val="en-AU"/>
        </w:rPr>
        <w:t>(Elvik, 2015)</w:t>
      </w:r>
      <w:r w:rsidR="00E47324" w:rsidRPr="007C2B95">
        <w:rPr>
          <w:rFonts w:ascii="Times New Roman" w:hAnsi="Times New Roman" w:cs="Times New Roman"/>
          <w:lang w:val="en-AU"/>
        </w:rPr>
        <w:fldChar w:fldCharType="end"/>
      </w:r>
      <w:r w:rsidR="005B157F" w:rsidRPr="007C2B95">
        <w:rPr>
          <w:rFonts w:ascii="Times New Roman" w:hAnsi="Times New Roman" w:cs="Times New Roman"/>
          <w:lang w:val="en-AU"/>
        </w:rPr>
        <w:t>:</w:t>
      </w:r>
    </w:p>
    <w:p w14:paraId="011E49A8" w14:textId="6F826779" w:rsidR="00993CCA" w:rsidRPr="007C2B95" w:rsidRDefault="00993CCA" w:rsidP="00E339B1">
      <w:pPr>
        <w:jc w:val="both"/>
        <w:rPr>
          <w:rFonts w:ascii="Times New Roman" w:hAnsi="Times New Roman" w:cs="Times New Roman"/>
          <w:lang w:val="en-AU"/>
        </w:rPr>
      </w:pPr>
      <w:r w:rsidRPr="007C2B95">
        <w:rPr>
          <w:rFonts w:ascii="Times New Roman" w:hAnsi="Times New Roman" w:cs="Times New Roman"/>
          <w:lang w:val="en-AU"/>
        </w:rPr>
        <w:t>1. Pr</w:t>
      </w:r>
      <w:r w:rsidR="005B157F" w:rsidRPr="007C2B95">
        <w:rPr>
          <w:rFonts w:ascii="Times New Roman" w:hAnsi="Times New Roman" w:cs="Times New Roman"/>
          <w:lang w:val="en-AU"/>
        </w:rPr>
        <w:t>evious</w:t>
      </w:r>
      <w:r w:rsidRPr="007C2B95">
        <w:rPr>
          <w:rFonts w:ascii="Times New Roman" w:hAnsi="Times New Roman" w:cs="Times New Roman"/>
          <w:lang w:val="en-AU"/>
        </w:rPr>
        <w:t xml:space="preserve"> studies </w:t>
      </w:r>
      <w:r w:rsidR="00C605D3" w:rsidRPr="007C2B95">
        <w:rPr>
          <w:rFonts w:ascii="Times New Roman" w:hAnsi="Times New Roman" w:cs="Times New Roman"/>
          <w:lang w:val="en-AU"/>
        </w:rPr>
        <w:t xml:space="preserve">are likely to have </w:t>
      </w:r>
      <w:r w:rsidRPr="007C2B95">
        <w:rPr>
          <w:rFonts w:ascii="Times New Roman" w:hAnsi="Times New Roman" w:cs="Times New Roman"/>
          <w:lang w:val="en-AU"/>
        </w:rPr>
        <w:t>employ</w:t>
      </w:r>
      <w:r w:rsidR="00C605D3" w:rsidRPr="007C2B95">
        <w:rPr>
          <w:rFonts w:ascii="Times New Roman" w:hAnsi="Times New Roman" w:cs="Times New Roman"/>
          <w:lang w:val="en-AU"/>
        </w:rPr>
        <w:t>ed</w:t>
      </w:r>
      <w:r w:rsidRPr="007C2B95">
        <w:rPr>
          <w:rFonts w:ascii="Times New Roman" w:hAnsi="Times New Roman" w:cs="Times New Roman"/>
          <w:lang w:val="en-AU"/>
        </w:rPr>
        <w:t xml:space="preserve"> different designs and are of variable</w:t>
      </w:r>
      <w:r w:rsidR="003F649D" w:rsidRPr="007C2B95">
        <w:rPr>
          <w:rFonts w:ascii="Times New Roman" w:hAnsi="Times New Roman" w:cs="Times New Roman"/>
          <w:lang w:val="en-AU"/>
        </w:rPr>
        <w:t xml:space="preserve"> </w:t>
      </w:r>
      <w:r w:rsidRPr="007C2B95">
        <w:rPr>
          <w:rFonts w:ascii="Times New Roman" w:hAnsi="Times New Roman" w:cs="Times New Roman"/>
          <w:lang w:val="en-AU"/>
        </w:rPr>
        <w:t>quality.</w:t>
      </w:r>
    </w:p>
    <w:p w14:paraId="4950AF1A" w14:textId="0725E061" w:rsidR="00993CCA" w:rsidRPr="007C2B95" w:rsidRDefault="00993CCA" w:rsidP="00E339B1">
      <w:pPr>
        <w:jc w:val="both"/>
        <w:rPr>
          <w:rFonts w:ascii="Times New Roman" w:hAnsi="Times New Roman" w:cs="Times New Roman"/>
          <w:lang w:val="en-AU"/>
        </w:rPr>
      </w:pPr>
      <w:r w:rsidRPr="007C2B95">
        <w:rPr>
          <w:rFonts w:ascii="Times New Roman" w:hAnsi="Times New Roman" w:cs="Times New Roman"/>
          <w:lang w:val="en-AU"/>
        </w:rPr>
        <w:t xml:space="preserve">2. </w:t>
      </w:r>
      <w:r w:rsidR="00E34236" w:rsidRPr="007C2B95">
        <w:rPr>
          <w:rFonts w:ascii="Times New Roman" w:hAnsi="Times New Roman" w:cs="Times New Roman"/>
          <w:lang w:val="en-AU"/>
        </w:rPr>
        <w:t>S</w:t>
      </w:r>
      <w:r w:rsidRPr="007C2B95">
        <w:rPr>
          <w:rFonts w:ascii="Times New Roman" w:hAnsi="Times New Roman" w:cs="Times New Roman"/>
          <w:lang w:val="en-AU"/>
        </w:rPr>
        <w:t xml:space="preserve">ources of systematic variation in </w:t>
      </w:r>
      <w:r w:rsidR="00E34236" w:rsidRPr="007C2B95">
        <w:rPr>
          <w:rFonts w:ascii="Times New Roman" w:hAnsi="Times New Roman" w:cs="Times New Roman"/>
          <w:lang w:val="en-AU"/>
        </w:rPr>
        <w:t xml:space="preserve">road safety </w:t>
      </w:r>
      <w:r w:rsidRPr="007C2B95">
        <w:rPr>
          <w:rFonts w:ascii="Times New Roman" w:hAnsi="Times New Roman" w:cs="Times New Roman"/>
          <w:lang w:val="en-AU"/>
        </w:rPr>
        <w:t>effects cannot be</w:t>
      </w:r>
      <w:r w:rsidR="002E2155" w:rsidRPr="007C2B95">
        <w:rPr>
          <w:rFonts w:ascii="Times New Roman" w:hAnsi="Times New Roman" w:cs="Times New Roman"/>
          <w:lang w:val="en-AU"/>
        </w:rPr>
        <w:t xml:space="preserve"> </w:t>
      </w:r>
      <w:r w:rsidRPr="007C2B95">
        <w:rPr>
          <w:rFonts w:ascii="Times New Roman" w:hAnsi="Times New Roman" w:cs="Times New Roman"/>
          <w:lang w:val="en-AU"/>
        </w:rPr>
        <w:t>identified.</w:t>
      </w:r>
    </w:p>
    <w:p w14:paraId="2A1677C5" w14:textId="0C892E30" w:rsidR="00993CCA" w:rsidRPr="007C2B95" w:rsidRDefault="00993CCA" w:rsidP="00E339B1">
      <w:pPr>
        <w:jc w:val="both"/>
        <w:rPr>
          <w:rFonts w:ascii="Times New Roman" w:hAnsi="Times New Roman" w:cs="Times New Roman"/>
          <w:lang w:val="en-AU"/>
        </w:rPr>
      </w:pPr>
      <w:r w:rsidRPr="007C2B95">
        <w:rPr>
          <w:rFonts w:ascii="Times New Roman" w:hAnsi="Times New Roman" w:cs="Times New Roman"/>
          <w:lang w:val="en-AU"/>
        </w:rPr>
        <w:t xml:space="preserve">3. There are sources of systematic variation in </w:t>
      </w:r>
      <w:r w:rsidR="00A458FD" w:rsidRPr="007C2B95">
        <w:rPr>
          <w:rFonts w:ascii="Times New Roman" w:hAnsi="Times New Roman" w:cs="Times New Roman"/>
          <w:lang w:val="en-AU"/>
        </w:rPr>
        <w:t xml:space="preserve">road safety </w:t>
      </w:r>
      <w:r w:rsidRPr="007C2B95">
        <w:rPr>
          <w:rFonts w:ascii="Times New Roman" w:hAnsi="Times New Roman" w:cs="Times New Roman"/>
          <w:lang w:val="en-AU"/>
        </w:rPr>
        <w:t>effects that do not</w:t>
      </w:r>
      <w:r w:rsidR="002E2155" w:rsidRPr="007C2B95">
        <w:rPr>
          <w:rFonts w:ascii="Times New Roman" w:hAnsi="Times New Roman" w:cs="Times New Roman"/>
          <w:lang w:val="en-AU"/>
        </w:rPr>
        <w:t xml:space="preserve"> </w:t>
      </w:r>
      <w:r w:rsidR="00A458FD" w:rsidRPr="007C2B95">
        <w:rPr>
          <w:rFonts w:ascii="Times New Roman" w:hAnsi="Times New Roman" w:cs="Times New Roman"/>
          <w:lang w:val="en-AU"/>
        </w:rPr>
        <w:t>reveal</w:t>
      </w:r>
      <w:r w:rsidRPr="007C2B95">
        <w:rPr>
          <w:rFonts w:ascii="Times New Roman" w:hAnsi="Times New Roman" w:cs="Times New Roman"/>
          <w:lang w:val="en-AU"/>
        </w:rPr>
        <w:t xml:space="preserve"> a systematic pattern.</w:t>
      </w:r>
    </w:p>
    <w:p w14:paraId="1D268BDA" w14:textId="526FC330" w:rsidR="005F738E" w:rsidRPr="007C2B95" w:rsidRDefault="007A076B" w:rsidP="00E339B1">
      <w:pPr>
        <w:jc w:val="both"/>
        <w:rPr>
          <w:rFonts w:ascii="Times New Roman" w:hAnsi="Times New Roman" w:cs="Times New Roman"/>
          <w:lang w:val="en-AU"/>
        </w:rPr>
      </w:pPr>
      <w:r w:rsidRPr="007C2B95">
        <w:rPr>
          <w:rFonts w:ascii="Times New Roman" w:hAnsi="Times New Roman" w:cs="Times New Roman"/>
          <w:lang w:val="en-AU"/>
        </w:rPr>
        <w:t xml:space="preserve">To address most of the above challenges </w:t>
      </w:r>
      <w:r w:rsidR="00824290" w:rsidRPr="007C2B95">
        <w:rPr>
          <w:rFonts w:ascii="Times New Roman" w:hAnsi="Times New Roman" w:cs="Times New Roman"/>
          <w:lang w:val="en-AU"/>
        </w:rPr>
        <w:t>during the development of CMFunctions</w:t>
      </w:r>
      <w:r w:rsidR="00B87BFF" w:rsidRPr="007C2B95">
        <w:rPr>
          <w:rFonts w:ascii="Times New Roman" w:hAnsi="Times New Roman" w:cs="Times New Roman"/>
          <w:lang w:val="en-AU"/>
        </w:rPr>
        <w:t>,</w:t>
      </w:r>
      <w:r w:rsidR="00824290" w:rsidRPr="007C2B95">
        <w:rPr>
          <w:rFonts w:ascii="Times New Roman" w:hAnsi="Times New Roman" w:cs="Times New Roman"/>
          <w:lang w:val="en-AU"/>
        </w:rPr>
        <w:t xml:space="preserve"> Elvik (2015) proposed and illustrated the use of t</w:t>
      </w:r>
      <w:r w:rsidR="005F738E" w:rsidRPr="007C2B95">
        <w:rPr>
          <w:rFonts w:ascii="Times New Roman" w:hAnsi="Times New Roman" w:cs="Times New Roman"/>
          <w:lang w:val="en-AU"/>
        </w:rPr>
        <w:t>en methodological guidelines. The</w:t>
      </w:r>
      <w:r w:rsidR="00824290" w:rsidRPr="007C2B95">
        <w:rPr>
          <w:rFonts w:ascii="Times New Roman" w:hAnsi="Times New Roman" w:cs="Times New Roman"/>
          <w:lang w:val="en-AU"/>
        </w:rPr>
        <w:t>se</w:t>
      </w:r>
      <w:r w:rsidR="0083238B" w:rsidRPr="007C2B95">
        <w:rPr>
          <w:rFonts w:ascii="Times New Roman" w:hAnsi="Times New Roman" w:cs="Times New Roman"/>
          <w:lang w:val="en-AU"/>
        </w:rPr>
        <w:t xml:space="preserve"> </w:t>
      </w:r>
      <w:r w:rsidR="005F738E" w:rsidRPr="007C2B95">
        <w:rPr>
          <w:rFonts w:ascii="Times New Roman" w:hAnsi="Times New Roman" w:cs="Times New Roman"/>
          <w:lang w:val="en-AU"/>
        </w:rPr>
        <w:t xml:space="preserve">guidelines </w:t>
      </w:r>
      <w:r w:rsidR="006E5B76" w:rsidRPr="007C2B95">
        <w:rPr>
          <w:rFonts w:ascii="Times New Roman" w:hAnsi="Times New Roman" w:cs="Times New Roman"/>
          <w:lang w:val="en-AU"/>
        </w:rPr>
        <w:t>involve</w:t>
      </w:r>
      <w:r w:rsidR="005F738E" w:rsidRPr="007C2B95">
        <w:rPr>
          <w:rFonts w:ascii="Times New Roman" w:hAnsi="Times New Roman" w:cs="Times New Roman"/>
          <w:lang w:val="en-AU"/>
        </w:rPr>
        <w:t>:</w:t>
      </w:r>
    </w:p>
    <w:p w14:paraId="4629C21E" w14:textId="74740F2D" w:rsidR="005F738E" w:rsidRPr="007C2B95" w:rsidRDefault="005F738E" w:rsidP="00E339B1">
      <w:pPr>
        <w:pStyle w:val="ListParagraph"/>
        <w:numPr>
          <w:ilvl w:val="0"/>
          <w:numId w:val="3"/>
        </w:numPr>
        <w:ind w:left="567"/>
        <w:jc w:val="both"/>
        <w:rPr>
          <w:rFonts w:ascii="Times New Roman" w:hAnsi="Times New Roman" w:cs="Times New Roman"/>
          <w:lang w:val="en-AU"/>
        </w:rPr>
      </w:pPr>
      <w:r w:rsidRPr="007C2B95">
        <w:rPr>
          <w:rFonts w:ascii="Times New Roman" w:hAnsi="Times New Roman" w:cs="Times New Roman"/>
          <w:lang w:val="en-AU"/>
        </w:rPr>
        <w:t xml:space="preserve">Classify, code and select </w:t>
      </w:r>
      <w:r w:rsidR="00C86CC4" w:rsidRPr="007C2B95">
        <w:rPr>
          <w:rFonts w:ascii="Times New Roman" w:hAnsi="Times New Roman" w:cs="Times New Roman"/>
          <w:lang w:val="en-AU"/>
        </w:rPr>
        <w:t xml:space="preserve">relevant </w:t>
      </w:r>
      <w:r w:rsidRPr="007C2B95">
        <w:rPr>
          <w:rFonts w:ascii="Times New Roman" w:hAnsi="Times New Roman" w:cs="Times New Roman"/>
          <w:lang w:val="en-AU"/>
        </w:rPr>
        <w:t>studies that are used as the basis for</w:t>
      </w:r>
      <w:r w:rsidR="00D15283" w:rsidRPr="007C2B95">
        <w:rPr>
          <w:rFonts w:ascii="Times New Roman" w:hAnsi="Times New Roman" w:cs="Times New Roman"/>
          <w:lang w:val="en-AU"/>
        </w:rPr>
        <w:t xml:space="preserve"> </w:t>
      </w:r>
      <w:r w:rsidRPr="007C2B95">
        <w:rPr>
          <w:rFonts w:ascii="Times New Roman" w:hAnsi="Times New Roman" w:cs="Times New Roman"/>
          <w:lang w:val="en-AU"/>
        </w:rPr>
        <w:t xml:space="preserve">developing </w:t>
      </w:r>
      <w:r w:rsidR="00E9172C" w:rsidRPr="007C2B95">
        <w:rPr>
          <w:rFonts w:ascii="Times New Roman" w:hAnsi="Times New Roman" w:cs="Times New Roman"/>
          <w:lang w:val="en-AU"/>
        </w:rPr>
        <w:t>CMFunctions</w:t>
      </w:r>
      <w:r w:rsidRPr="007C2B95">
        <w:rPr>
          <w:rFonts w:ascii="Times New Roman" w:hAnsi="Times New Roman" w:cs="Times New Roman"/>
          <w:lang w:val="en-AU"/>
        </w:rPr>
        <w:t>.</w:t>
      </w:r>
    </w:p>
    <w:p w14:paraId="294D41DA" w14:textId="4F931D57" w:rsidR="005F738E" w:rsidRPr="007C2B95" w:rsidRDefault="0095288E" w:rsidP="00E339B1">
      <w:pPr>
        <w:pStyle w:val="ListParagraph"/>
        <w:numPr>
          <w:ilvl w:val="0"/>
          <w:numId w:val="3"/>
        </w:numPr>
        <w:ind w:left="567"/>
        <w:jc w:val="both"/>
        <w:rPr>
          <w:rFonts w:ascii="Times New Roman" w:hAnsi="Times New Roman" w:cs="Times New Roman"/>
          <w:lang w:val="en-AU"/>
        </w:rPr>
      </w:pPr>
      <w:r w:rsidRPr="007C2B95">
        <w:rPr>
          <w:rFonts w:ascii="Times New Roman" w:hAnsi="Times New Roman" w:cs="Times New Roman"/>
          <w:lang w:val="en-AU"/>
        </w:rPr>
        <w:t>D</w:t>
      </w:r>
      <w:r w:rsidR="005F738E" w:rsidRPr="007C2B95">
        <w:rPr>
          <w:rFonts w:ascii="Times New Roman" w:hAnsi="Times New Roman" w:cs="Times New Roman"/>
          <w:lang w:val="en-AU"/>
        </w:rPr>
        <w:t>etermine the contribution of</w:t>
      </w:r>
      <w:r w:rsidR="00D15283" w:rsidRPr="007C2B95">
        <w:rPr>
          <w:rFonts w:ascii="Times New Roman" w:hAnsi="Times New Roman" w:cs="Times New Roman"/>
          <w:lang w:val="en-AU"/>
        </w:rPr>
        <w:t xml:space="preserve"> </w:t>
      </w:r>
      <w:r w:rsidR="005F738E" w:rsidRPr="007C2B95">
        <w:rPr>
          <w:rFonts w:ascii="Times New Roman" w:hAnsi="Times New Roman" w:cs="Times New Roman"/>
          <w:lang w:val="en-AU"/>
        </w:rPr>
        <w:t>systematic variation to the overall variation in estimates of</w:t>
      </w:r>
      <w:r w:rsidR="00D15283" w:rsidRPr="007C2B95">
        <w:rPr>
          <w:rFonts w:ascii="Times New Roman" w:hAnsi="Times New Roman" w:cs="Times New Roman"/>
          <w:lang w:val="en-AU"/>
        </w:rPr>
        <w:t xml:space="preserve"> </w:t>
      </w:r>
      <w:r w:rsidR="005F738E" w:rsidRPr="007C2B95">
        <w:rPr>
          <w:rFonts w:ascii="Times New Roman" w:hAnsi="Times New Roman" w:cs="Times New Roman"/>
          <w:lang w:val="en-AU"/>
        </w:rPr>
        <w:t>effect</w:t>
      </w:r>
      <w:r w:rsidRPr="007C2B95">
        <w:rPr>
          <w:rFonts w:ascii="Times New Roman" w:hAnsi="Times New Roman" w:cs="Times New Roman"/>
          <w:lang w:val="en-AU"/>
        </w:rPr>
        <w:t xml:space="preserve"> considering</w:t>
      </w:r>
      <w:r w:rsidR="005F738E" w:rsidRPr="007C2B95">
        <w:rPr>
          <w:rFonts w:ascii="Times New Roman" w:hAnsi="Times New Roman" w:cs="Times New Roman"/>
          <w:lang w:val="en-AU"/>
        </w:rPr>
        <w:t xml:space="preserve"> possible presence of </w:t>
      </w:r>
      <w:r w:rsidR="00D15283" w:rsidRPr="007C2B95">
        <w:rPr>
          <w:rFonts w:ascii="Times New Roman" w:hAnsi="Times New Roman" w:cs="Times New Roman"/>
          <w:lang w:val="en-AU"/>
        </w:rPr>
        <w:t>p</w:t>
      </w:r>
      <w:r w:rsidR="005F738E" w:rsidRPr="007C2B95">
        <w:rPr>
          <w:rFonts w:ascii="Times New Roman" w:hAnsi="Times New Roman" w:cs="Times New Roman"/>
          <w:lang w:val="en-AU"/>
        </w:rPr>
        <w:t>ublication bias and whether estimates of effect vary systematically</w:t>
      </w:r>
      <w:r w:rsidR="00D15283" w:rsidRPr="007C2B95">
        <w:rPr>
          <w:rFonts w:ascii="Times New Roman" w:hAnsi="Times New Roman" w:cs="Times New Roman"/>
          <w:lang w:val="en-AU"/>
        </w:rPr>
        <w:t xml:space="preserve"> </w:t>
      </w:r>
      <w:r w:rsidR="00573C33" w:rsidRPr="007C2B95">
        <w:rPr>
          <w:rFonts w:ascii="Times New Roman" w:hAnsi="Times New Roman" w:cs="Times New Roman"/>
          <w:lang w:val="en-AU"/>
        </w:rPr>
        <w:t>among</w:t>
      </w:r>
      <w:r w:rsidR="005F738E" w:rsidRPr="007C2B95">
        <w:rPr>
          <w:rFonts w:ascii="Times New Roman" w:hAnsi="Times New Roman" w:cs="Times New Roman"/>
          <w:lang w:val="en-AU"/>
        </w:rPr>
        <w:t xml:space="preserve"> countries and/or over time.</w:t>
      </w:r>
    </w:p>
    <w:p w14:paraId="5BA7E99D" w14:textId="6D5C8E8E" w:rsidR="00F7504C" w:rsidRPr="007C2B95" w:rsidRDefault="005F738E" w:rsidP="00E339B1">
      <w:pPr>
        <w:pStyle w:val="ListParagraph"/>
        <w:numPr>
          <w:ilvl w:val="0"/>
          <w:numId w:val="3"/>
        </w:numPr>
        <w:ind w:left="567"/>
        <w:jc w:val="both"/>
        <w:rPr>
          <w:rFonts w:ascii="Times New Roman" w:hAnsi="Times New Roman" w:cs="Times New Roman"/>
          <w:lang w:val="en-AU"/>
        </w:rPr>
      </w:pPr>
      <w:r w:rsidRPr="007C2B95">
        <w:rPr>
          <w:rFonts w:ascii="Times New Roman" w:hAnsi="Times New Roman" w:cs="Times New Roman"/>
          <w:lang w:val="en-AU"/>
        </w:rPr>
        <w:t xml:space="preserve">Identify independent variables </w:t>
      </w:r>
      <w:r w:rsidR="009834B5" w:rsidRPr="007C2B95">
        <w:rPr>
          <w:rFonts w:ascii="Times New Roman" w:hAnsi="Times New Roman" w:cs="Times New Roman"/>
          <w:lang w:val="en-AU"/>
        </w:rPr>
        <w:t>for CMFunctions.</w:t>
      </w:r>
      <w:r w:rsidR="00F7504C" w:rsidRPr="007C2B95">
        <w:rPr>
          <w:rFonts w:ascii="Times New Roman" w:hAnsi="Times New Roman" w:cs="Times New Roman"/>
          <w:lang w:val="en-AU"/>
        </w:rPr>
        <w:t xml:space="preserve"> </w:t>
      </w:r>
    </w:p>
    <w:p w14:paraId="7E283B22" w14:textId="433A2D2A" w:rsidR="005E6AD9" w:rsidRPr="007C2B95" w:rsidRDefault="00D320A5" w:rsidP="00E339B1">
      <w:pPr>
        <w:pStyle w:val="ListParagraph"/>
        <w:numPr>
          <w:ilvl w:val="0"/>
          <w:numId w:val="3"/>
        </w:numPr>
        <w:ind w:left="567"/>
        <w:jc w:val="both"/>
        <w:rPr>
          <w:rFonts w:ascii="Times New Roman" w:hAnsi="Times New Roman" w:cs="Times New Roman"/>
          <w:lang w:val="en-AU"/>
        </w:rPr>
      </w:pPr>
      <w:r w:rsidRPr="007C2B95">
        <w:rPr>
          <w:rFonts w:ascii="Times New Roman" w:hAnsi="Times New Roman" w:cs="Times New Roman"/>
          <w:lang w:val="en-AU"/>
        </w:rPr>
        <w:t>Detect</w:t>
      </w:r>
      <w:r w:rsidR="005E6AD9" w:rsidRPr="007C2B95">
        <w:rPr>
          <w:rFonts w:ascii="Times New Roman" w:hAnsi="Times New Roman" w:cs="Times New Roman"/>
          <w:lang w:val="en-AU"/>
        </w:rPr>
        <w:t xml:space="preserve"> outlying data points.</w:t>
      </w:r>
    </w:p>
    <w:p w14:paraId="68718322" w14:textId="0528EC16" w:rsidR="005E6AD9" w:rsidRPr="007C2B95" w:rsidRDefault="005E6AD9" w:rsidP="00E339B1">
      <w:pPr>
        <w:pStyle w:val="ListParagraph"/>
        <w:numPr>
          <w:ilvl w:val="0"/>
          <w:numId w:val="3"/>
        </w:numPr>
        <w:ind w:left="567"/>
        <w:jc w:val="both"/>
        <w:rPr>
          <w:rFonts w:ascii="Times New Roman" w:hAnsi="Times New Roman" w:cs="Times New Roman"/>
          <w:lang w:val="en-AU"/>
        </w:rPr>
      </w:pPr>
      <w:r w:rsidRPr="007C2B95">
        <w:rPr>
          <w:rFonts w:ascii="Times New Roman" w:hAnsi="Times New Roman" w:cs="Times New Roman"/>
          <w:lang w:val="en-AU"/>
        </w:rPr>
        <w:t xml:space="preserve">Identify the </w:t>
      </w:r>
      <w:r w:rsidR="004353D8" w:rsidRPr="007C2B95">
        <w:rPr>
          <w:rFonts w:ascii="Times New Roman" w:hAnsi="Times New Roman" w:cs="Times New Roman"/>
          <w:lang w:val="en-AU"/>
        </w:rPr>
        <w:t>most parsimonious</w:t>
      </w:r>
      <w:r w:rsidRPr="007C2B95">
        <w:rPr>
          <w:rFonts w:ascii="Times New Roman" w:hAnsi="Times New Roman" w:cs="Times New Roman"/>
          <w:lang w:val="en-AU"/>
        </w:rPr>
        <w:t xml:space="preserve"> functional form</w:t>
      </w:r>
      <w:r w:rsidR="004353D8" w:rsidRPr="007C2B95">
        <w:rPr>
          <w:rFonts w:ascii="Times New Roman" w:hAnsi="Times New Roman" w:cs="Times New Roman"/>
          <w:lang w:val="en-AU"/>
        </w:rPr>
        <w:t xml:space="preserve"> for the CMFunctions</w:t>
      </w:r>
      <w:r w:rsidRPr="007C2B95">
        <w:rPr>
          <w:rFonts w:ascii="Times New Roman" w:hAnsi="Times New Roman" w:cs="Times New Roman"/>
          <w:lang w:val="en-AU"/>
        </w:rPr>
        <w:t>.</w:t>
      </w:r>
    </w:p>
    <w:p w14:paraId="2A38C1FC" w14:textId="409DD884" w:rsidR="005E6AD9" w:rsidRPr="007C2B95" w:rsidRDefault="005E6AD9" w:rsidP="00E339B1">
      <w:pPr>
        <w:pStyle w:val="ListParagraph"/>
        <w:numPr>
          <w:ilvl w:val="0"/>
          <w:numId w:val="3"/>
        </w:numPr>
        <w:ind w:left="567"/>
        <w:jc w:val="both"/>
        <w:rPr>
          <w:rFonts w:ascii="Times New Roman" w:hAnsi="Times New Roman" w:cs="Times New Roman"/>
          <w:lang w:val="en-AU"/>
        </w:rPr>
      </w:pPr>
      <w:r w:rsidRPr="007C2B95">
        <w:rPr>
          <w:rFonts w:ascii="Times New Roman" w:hAnsi="Times New Roman" w:cs="Times New Roman"/>
          <w:lang w:val="en-AU"/>
        </w:rPr>
        <w:t>Determine if more than one function should be develop</w:t>
      </w:r>
      <w:r w:rsidR="00BA2408" w:rsidRPr="007C2B95">
        <w:rPr>
          <w:rFonts w:ascii="Times New Roman" w:hAnsi="Times New Roman" w:cs="Times New Roman"/>
          <w:lang w:val="en-AU"/>
        </w:rPr>
        <w:t>ed</w:t>
      </w:r>
      <w:r w:rsidRPr="007C2B95">
        <w:rPr>
          <w:rFonts w:ascii="Times New Roman" w:hAnsi="Times New Roman" w:cs="Times New Roman"/>
          <w:lang w:val="en-AU"/>
        </w:rPr>
        <w:t xml:space="preserve"> to</w:t>
      </w:r>
      <w:r w:rsidR="005B4BF1" w:rsidRPr="007C2B95">
        <w:rPr>
          <w:rFonts w:ascii="Times New Roman" w:hAnsi="Times New Roman" w:cs="Times New Roman"/>
          <w:lang w:val="en-AU"/>
        </w:rPr>
        <w:t xml:space="preserve"> </w:t>
      </w:r>
      <w:r w:rsidR="001176E8" w:rsidRPr="007C2B95">
        <w:rPr>
          <w:rFonts w:ascii="Times New Roman" w:hAnsi="Times New Roman" w:cs="Times New Roman"/>
          <w:lang w:val="en-AU"/>
        </w:rPr>
        <w:t>capture trends and variations in</w:t>
      </w:r>
      <w:r w:rsidRPr="007C2B95">
        <w:rPr>
          <w:rFonts w:ascii="Times New Roman" w:hAnsi="Times New Roman" w:cs="Times New Roman"/>
          <w:lang w:val="en-AU"/>
        </w:rPr>
        <w:t xml:space="preserve"> a data set.</w:t>
      </w:r>
    </w:p>
    <w:p w14:paraId="0AE1B9D2" w14:textId="60121785" w:rsidR="0037029E" w:rsidRPr="007C2B95" w:rsidRDefault="005E6AD9" w:rsidP="00E339B1">
      <w:pPr>
        <w:pStyle w:val="ListParagraph"/>
        <w:numPr>
          <w:ilvl w:val="0"/>
          <w:numId w:val="3"/>
        </w:numPr>
        <w:ind w:left="567"/>
        <w:jc w:val="both"/>
        <w:rPr>
          <w:rFonts w:ascii="Times New Roman" w:hAnsi="Times New Roman" w:cs="Times New Roman"/>
          <w:lang w:val="en-AU"/>
        </w:rPr>
      </w:pPr>
      <w:r w:rsidRPr="007C2B95">
        <w:rPr>
          <w:rFonts w:ascii="Times New Roman" w:hAnsi="Times New Roman" w:cs="Times New Roman"/>
          <w:lang w:val="en-AU"/>
        </w:rPr>
        <w:t xml:space="preserve">Evaluate the quality of the </w:t>
      </w:r>
      <w:r w:rsidR="001176E8" w:rsidRPr="007C2B95">
        <w:rPr>
          <w:rFonts w:ascii="Times New Roman" w:hAnsi="Times New Roman" w:cs="Times New Roman"/>
          <w:lang w:val="en-AU"/>
        </w:rPr>
        <w:t>CMFunctions</w:t>
      </w:r>
      <w:r w:rsidRPr="007C2B95">
        <w:rPr>
          <w:rFonts w:ascii="Times New Roman" w:hAnsi="Times New Roman" w:cs="Times New Roman"/>
          <w:lang w:val="en-AU"/>
        </w:rPr>
        <w:t xml:space="preserve"> </w:t>
      </w:r>
      <w:r w:rsidR="001176E8" w:rsidRPr="007C2B95">
        <w:rPr>
          <w:rFonts w:ascii="Times New Roman" w:hAnsi="Times New Roman" w:cs="Times New Roman"/>
          <w:lang w:val="en-AU"/>
        </w:rPr>
        <w:t>using</w:t>
      </w:r>
      <w:r w:rsidRPr="007C2B95">
        <w:rPr>
          <w:rFonts w:ascii="Times New Roman" w:hAnsi="Times New Roman" w:cs="Times New Roman"/>
          <w:lang w:val="en-AU"/>
        </w:rPr>
        <w:t xml:space="preserve"> statistical </w:t>
      </w:r>
      <w:r w:rsidR="003C24F8" w:rsidRPr="007C2B95">
        <w:rPr>
          <w:rFonts w:ascii="Times New Roman" w:hAnsi="Times New Roman" w:cs="Times New Roman"/>
          <w:lang w:val="en-AU"/>
        </w:rPr>
        <w:t xml:space="preserve">analyses and </w:t>
      </w:r>
      <w:r w:rsidRPr="007C2B95">
        <w:rPr>
          <w:rFonts w:ascii="Times New Roman" w:hAnsi="Times New Roman" w:cs="Times New Roman"/>
          <w:lang w:val="en-AU"/>
        </w:rPr>
        <w:t>criteria.</w:t>
      </w:r>
    </w:p>
    <w:p w14:paraId="6F12DB2E" w14:textId="56DF9834" w:rsidR="005E6AD9" w:rsidRPr="007C2B95" w:rsidRDefault="005E6AD9" w:rsidP="00E339B1">
      <w:pPr>
        <w:pStyle w:val="ListParagraph"/>
        <w:numPr>
          <w:ilvl w:val="0"/>
          <w:numId w:val="3"/>
        </w:numPr>
        <w:ind w:left="567"/>
        <w:jc w:val="both"/>
        <w:rPr>
          <w:rFonts w:ascii="Times New Roman" w:hAnsi="Times New Roman" w:cs="Times New Roman"/>
          <w:lang w:val="en-AU"/>
        </w:rPr>
      </w:pPr>
      <w:r w:rsidRPr="007C2B95">
        <w:rPr>
          <w:rFonts w:ascii="Times New Roman" w:hAnsi="Times New Roman" w:cs="Times New Roman"/>
          <w:lang w:val="en-AU"/>
        </w:rPr>
        <w:t xml:space="preserve">Perform sensitivity analysis </w:t>
      </w:r>
      <w:r w:rsidR="00460D8C" w:rsidRPr="007C2B95">
        <w:rPr>
          <w:rFonts w:ascii="Times New Roman" w:hAnsi="Times New Roman" w:cs="Times New Roman"/>
          <w:lang w:val="en-AU"/>
        </w:rPr>
        <w:t xml:space="preserve">regarding the various decisions made for </w:t>
      </w:r>
      <w:r w:rsidR="00DE3FC4" w:rsidRPr="007C2B95">
        <w:rPr>
          <w:rFonts w:ascii="Times New Roman" w:hAnsi="Times New Roman" w:cs="Times New Roman"/>
          <w:lang w:val="en-AU"/>
        </w:rPr>
        <w:t>developing the CMFunctions</w:t>
      </w:r>
      <w:r w:rsidRPr="007C2B95">
        <w:rPr>
          <w:rFonts w:ascii="Times New Roman" w:hAnsi="Times New Roman" w:cs="Times New Roman"/>
          <w:lang w:val="en-AU"/>
        </w:rPr>
        <w:t>.</w:t>
      </w:r>
    </w:p>
    <w:p w14:paraId="416F732A" w14:textId="7827B437" w:rsidR="005E6AD9" w:rsidRPr="007C2B95" w:rsidRDefault="005E6AD9" w:rsidP="00234598">
      <w:pPr>
        <w:pStyle w:val="ListParagraph"/>
        <w:numPr>
          <w:ilvl w:val="0"/>
          <w:numId w:val="3"/>
        </w:numPr>
        <w:ind w:left="567"/>
        <w:rPr>
          <w:rFonts w:ascii="Times New Roman" w:hAnsi="Times New Roman" w:cs="Times New Roman"/>
          <w:lang w:val="en-AU"/>
        </w:rPr>
      </w:pPr>
      <w:r w:rsidRPr="007C2B95">
        <w:rPr>
          <w:rFonts w:ascii="Times New Roman" w:hAnsi="Times New Roman" w:cs="Times New Roman"/>
          <w:lang w:val="en-AU"/>
        </w:rPr>
        <w:t>Assess heteroscedasticity</w:t>
      </w:r>
      <w:r w:rsidR="00E276D5" w:rsidRPr="007C2B95">
        <w:rPr>
          <w:rFonts w:ascii="Times New Roman" w:hAnsi="Times New Roman" w:cs="Times New Roman"/>
          <w:lang w:val="en-AU"/>
        </w:rPr>
        <w:t xml:space="preserve"> and methods to address it</w:t>
      </w:r>
      <w:r w:rsidRPr="007C2B95">
        <w:rPr>
          <w:rFonts w:ascii="Times New Roman" w:hAnsi="Times New Roman" w:cs="Times New Roman"/>
          <w:lang w:val="en-AU"/>
        </w:rPr>
        <w:t>.</w:t>
      </w:r>
    </w:p>
    <w:p w14:paraId="38EC6D57" w14:textId="7AD27B7C" w:rsidR="005F738E" w:rsidRPr="007C2B95" w:rsidRDefault="005E6AD9" w:rsidP="00234598">
      <w:pPr>
        <w:pStyle w:val="ListParagraph"/>
        <w:numPr>
          <w:ilvl w:val="0"/>
          <w:numId w:val="3"/>
        </w:numPr>
        <w:ind w:left="567"/>
        <w:rPr>
          <w:rFonts w:ascii="Times New Roman" w:hAnsi="Times New Roman" w:cs="Times New Roman"/>
          <w:lang w:val="en-AU"/>
        </w:rPr>
      </w:pPr>
      <w:r w:rsidRPr="007C2B95">
        <w:rPr>
          <w:rFonts w:ascii="Times New Roman" w:hAnsi="Times New Roman" w:cs="Times New Roman"/>
          <w:lang w:val="en-AU"/>
        </w:rPr>
        <w:t xml:space="preserve">Establish a </w:t>
      </w:r>
      <w:r w:rsidR="00E276D5" w:rsidRPr="007C2B95">
        <w:rPr>
          <w:rFonts w:ascii="Times New Roman" w:hAnsi="Times New Roman" w:cs="Times New Roman"/>
          <w:lang w:val="en-AU"/>
        </w:rPr>
        <w:t>protocol</w:t>
      </w:r>
      <w:r w:rsidRPr="007C2B95">
        <w:rPr>
          <w:rFonts w:ascii="Times New Roman" w:hAnsi="Times New Roman" w:cs="Times New Roman"/>
          <w:lang w:val="en-AU"/>
        </w:rPr>
        <w:t xml:space="preserve"> for updating the </w:t>
      </w:r>
      <w:r w:rsidR="00E276D5" w:rsidRPr="007C2B95">
        <w:rPr>
          <w:rFonts w:ascii="Times New Roman" w:hAnsi="Times New Roman" w:cs="Times New Roman"/>
          <w:lang w:val="en-AU"/>
        </w:rPr>
        <w:t>CMFunctions</w:t>
      </w:r>
      <w:r w:rsidRPr="007C2B95">
        <w:rPr>
          <w:rFonts w:ascii="Times New Roman" w:hAnsi="Times New Roman" w:cs="Times New Roman"/>
          <w:lang w:val="en-AU"/>
        </w:rPr>
        <w:t>.</w:t>
      </w:r>
    </w:p>
    <w:p w14:paraId="62010636" w14:textId="33556CE4" w:rsidR="00A877D5" w:rsidRPr="007C2B95" w:rsidRDefault="00B547BE" w:rsidP="004526AD">
      <w:pPr>
        <w:jc w:val="both"/>
        <w:rPr>
          <w:rFonts w:ascii="Times New Roman" w:hAnsi="Times New Roman" w:cs="Times New Roman"/>
          <w:lang w:val="en-AU"/>
        </w:rPr>
      </w:pPr>
      <w:r w:rsidRPr="007C2B95">
        <w:rPr>
          <w:rFonts w:ascii="Times New Roman" w:hAnsi="Times New Roman" w:cs="Times New Roman"/>
          <w:lang w:val="en-AU"/>
        </w:rPr>
        <w:t xml:space="preserve">Despite these guidelines, developing CMFs or CMFunctions </w:t>
      </w:r>
      <w:r w:rsidR="00A33CDE" w:rsidRPr="007C2B95">
        <w:rPr>
          <w:rFonts w:ascii="Times New Roman" w:hAnsi="Times New Roman" w:cs="Times New Roman"/>
          <w:lang w:val="en-AU"/>
        </w:rPr>
        <w:t xml:space="preserve">continues to be a significant challenge even </w:t>
      </w:r>
      <w:r w:rsidR="0038644E" w:rsidRPr="007C2B95">
        <w:rPr>
          <w:rFonts w:ascii="Times New Roman" w:hAnsi="Times New Roman" w:cs="Times New Roman"/>
          <w:lang w:val="en-AU"/>
        </w:rPr>
        <w:t xml:space="preserve">considering results and data from other jurisdictions. </w:t>
      </w:r>
      <w:r w:rsidR="0064531F" w:rsidRPr="007C2B95">
        <w:rPr>
          <w:rFonts w:ascii="Times New Roman" w:hAnsi="Times New Roman" w:cs="Times New Roman"/>
          <w:lang w:val="en-AU"/>
        </w:rPr>
        <w:t>For example, u</w:t>
      </w:r>
      <w:r w:rsidR="00BC31AD" w:rsidRPr="007C2B95">
        <w:rPr>
          <w:rFonts w:ascii="Times New Roman" w:hAnsi="Times New Roman" w:cs="Times New Roman"/>
          <w:lang w:val="en-AU"/>
        </w:rPr>
        <w:t xml:space="preserve">sing data from Florida and Ohio as well as SPFs from the Highway Safety Manual, Wang et al. (2016) showed that CMFs may be significantly different when SPFs from other states are applied. </w:t>
      </w:r>
      <w:r w:rsidR="00066B5C" w:rsidRPr="007C2B95">
        <w:rPr>
          <w:rFonts w:ascii="Times New Roman" w:hAnsi="Times New Roman" w:cs="Times New Roman"/>
          <w:lang w:val="en-AU"/>
        </w:rPr>
        <w:t>Therefore</w:t>
      </w:r>
      <w:r w:rsidR="00BC31AD" w:rsidRPr="007C2B95">
        <w:rPr>
          <w:rFonts w:ascii="Times New Roman" w:hAnsi="Times New Roman" w:cs="Times New Roman"/>
          <w:lang w:val="en-AU"/>
        </w:rPr>
        <w:t>, CMFs would be biased if proper adjustments to the SPFs from other states are not performed.</w:t>
      </w:r>
      <w:r w:rsidR="007659A0" w:rsidRPr="007C2B95">
        <w:rPr>
          <w:rFonts w:ascii="Times New Roman" w:hAnsi="Times New Roman" w:cs="Times New Roman"/>
          <w:lang w:val="en-AU"/>
        </w:rPr>
        <w:t xml:space="preserve"> In addition, the most common sources of CMFs are the Highway Safety Manual, the Handbook of Road Safety Measures, and FHWA’s Crash Modification Factor Clearinghouse website (</w:t>
      </w:r>
      <w:bookmarkStart w:id="22" w:name="_Hlk216274019"/>
      <w:r w:rsidR="007659A0" w:rsidRPr="007C2B95">
        <w:rPr>
          <w:rFonts w:ascii="Times New Roman" w:hAnsi="Times New Roman" w:cs="Times New Roman"/>
          <w:lang w:val="en-AU"/>
        </w:rPr>
        <w:t xml:space="preserve">AASHTO, 2010; Elvik et al., 2009; FHWA, 2011). </w:t>
      </w:r>
      <w:bookmarkEnd w:id="22"/>
      <w:r w:rsidR="007659A0" w:rsidRPr="007C2B95">
        <w:rPr>
          <w:rFonts w:ascii="Times New Roman" w:hAnsi="Times New Roman" w:cs="Times New Roman"/>
          <w:lang w:val="en-AU"/>
        </w:rPr>
        <w:t xml:space="preserve">These sources include the CMFs and sometimes their standard error (ES). However, none </w:t>
      </w:r>
      <w:r w:rsidR="00820376" w:rsidRPr="007C2B95">
        <w:rPr>
          <w:rFonts w:ascii="Times New Roman" w:hAnsi="Times New Roman" w:cs="Times New Roman"/>
          <w:lang w:val="en-AU"/>
        </w:rPr>
        <w:t>provides</w:t>
      </w:r>
      <w:r w:rsidR="007659A0" w:rsidRPr="007C2B95">
        <w:rPr>
          <w:rFonts w:ascii="Times New Roman" w:hAnsi="Times New Roman" w:cs="Times New Roman"/>
          <w:lang w:val="en-AU"/>
        </w:rPr>
        <w:t xml:space="preserve"> estimates of</w:t>
      </w:r>
      <w:r w:rsidR="009B642F" w:rsidRPr="007C2B95">
        <w:rPr>
          <w:rFonts w:ascii="Times New Roman" w:hAnsi="Times New Roman" w:cs="Times New Roman"/>
          <w:lang w:val="en-AU"/>
        </w:rPr>
        <w:t xml:space="preserve"> the</w:t>
      </w:r>
      <w:r w:rsidR="007659A0" w:rsidRPr="007C2B95">
        <w:rPr>
          <w:rFonts w:ascii="Times New Roman" w:hAnsi="Times New Roman" w:cs="Times New Roman"/>
          <w:lang w:val="en-AU"/>
        </w:rPr>
        <w:t xml:space="preserve"> standard deviation of the CMF</w:t>
      </w:r>
      <w:r w:rsidR="009B642F" w:rsidRPr="007C2B95">
        <w:rPr>
          <w:rFonts w:ascii="Times New Roman" w:hAnsi="Times New Roman" w:cs="Times New Roman"/>
          <w:lang w:val="en-AU"/>
        </w:rPr>
        <w:t xml:space="preserve"> </w:t>
      </w:r>
      <w:r w:rsidR="00EC0840" w:rsidRPr="007C2B95">
        <w:rPr>
          <w:rFonts w:ascii="Times New Roman" w:hAnsi="Times New Roman" w:cs="Times New Roman"/>
          <w:lang w:val="en-AU"/>
        </w:rPr>
        <w:t>which</w:t>
      </w:r>
      <w:r w:rsidR="009B642F" w:rsidRPr="007C2B95">
        <w:rPr>
          <w:rFonts w:ascii="Times New Roman" w:hAnsi="Times New Roman" w:cs="Times New Roman"/>
          <w:lang w:val="en-AU"/>
        </w:rPr>
        <w:t xml:space="preserve"> is required</w:t>
      </w:r>
      <w:r w:rsidR="00EC0840" w:rsidRPr="007C2B95">
        <w:rPr>
          <w:rFonts w:ascii="Times New Roman" w:hAnsi="Times New Roman" w:cs="Times New Roman"/>
          <w:lang w:val="en-AU"/>
        </w:rPr>
        <w:t xml:space="preserve"> to be able to make </w:t>
      </w:r>
      <w:r w:rsidR="009B642F" w:rsidRPr="007C2B95">
        <w:rPr>
          <w:rFonts w:ascii="Times New Roman" w:hAnsi="Times New Roman" w:cs="Times New Roman"/>
          <w:lang w:val="en-AU"/>
        </w:rPr>
        <w:t>a correct assessment</w:t>
      </w:r>
      <w:r w:rsidR="004A148B" w:rsidRPr="007C2B95">
        <w:rPr>
          <w:rFonts w:ascii="Times New Roman" w:hAnsi="Times New Roman" w:cs="Times New Roman"/>
          <w:lang w:val="en-AU"/>
        </w:rPr>
        <w:t xml:space="preserve"> (</w:t>
      </w:r>
      <w:bookmarkStart w:id="23" w:name="_Hlk216274055"/>
      <w:r w:rsidR="004A148B" w:rsidRPr="007C2B95">
        <w:rPr>
          <w:rFonts w:ascii="Times New Roman" w:hAnsi="Times New Roman" w:cs="Times New Roman"/>
          <w:lang w:val="en-AU"/>
        </w:rPr>
        <w:t>Hauer et al., 2012).</w:t>
      </w:r>
      <w:r w:rsidR="00B86BED" w:rsidRPr="007C2B95">
        <w:rPr>
          <w:rFonts w:ascii="Times New Roman" w:hAnsi="Times New Roman" w:cs="Times New Roman"/>
          <w:lang w:val="en-AU"/>
        </w:rPr>
        <w:t xml:space="preserve"> </w:t>
      </w:r>
      <w:bookmarkEnd w:id="23"/>
    </w:p>
    <w:p w14:paraId="488F51F6" w14:textId="736D2623" w:rsidR="00645529" w:rsidRPr="007C2B95" w:rsidRDefault="00645529" w:rsidP="00CE58AB">
      <w:pPr>
        <w:pStyle w:val="Heading3"/>
        <w:numPr>
          <w:ilvl w:val="2"/>
          <w:numId w:val="14"/>
        </w:numPr>
        <w:rPr>
          <w:color w:val="002060"/>
          <w:lang w:val="en-AU"/>
        </w:rPr>
      </w:pPr>
      <w:bookmarkStart w:id="24" w:name="_Toc219707237"/>
      <w:r w:rsidRPr="007C2B95">
        <w:rPr>
          <w:color w:val="002060"/>
          <w:lang w:val="en-AU"/>
        </w:rPr>
        <w:t>CMFs in Australia</w:t>
      </w:r>
      <w:bookmarkEnd w:id="24"/>
    </w:p>
    <w:p w14:paraId="5ECAB4C2" w14:textId="133B49ED" w:rsidR="00624CB0" w:rsidRPr="007C2B95" w:rsidRDefault="008C62EF" w:rsidP="004526AD">
      <w:pPr>
        <w:jc w:val="both"/>
        <w:rPr>
          <w:rFonts w:ascii="Times New Roman" w:hAnsi="Times New Roman" w:cs="Times New Roman"/>
          <w:lang w:val="en-AU"/>
        </w:rPr>
      </w:pPr>
      <w:r w:rsidRPr="007C2B95">
        <w:rPr>
          <w:rFonts w:ascii="Times New Roman" w:hAnsi="Times New Roman" w:cs="Times New Roman"/>
          <w:lang w:val="en-AU"/>
        </w:rPr>
        <w:t xml:space="preserve">A </w:t>
      </w:r>
      <w:r w:rsidR="00744F4E" w:rsidRPr="007C2B95">
        <w:rPr>
          <w:rFonts w:ascii="Times New Roman" w:hAnsi="Times New Roman" w:cs="Times New Roman"/>
          <w:lang w:val="en-AU"/>
        </w:rPr>
        <w:t>study</w:t>
      </w:r>
      <w:r w:rsidRPr="007C2B95">
        <w:rPr>
          <w:rFonts w:ascii="Times New Roman" w:hAnsi="Times New Roman" w:cs="Times New Roman"/>
          <w:lang w:val="en-AU"/>
        </w:rPr>
        <w:t xml:space="preserve"> by the National Asset Centre </w:t>
      </w:r>
      <w:r w:rsidR="008951F9" w:rsidRPr="007C2B95">
        <w:rPr>
          <w:rFonts w:ascii="Times New Roman" w:hAnsi="Times New Roman" w:cs="Times New Roman"/>
          <w:lang w:val="en-AU"/>
        </w:rPr>
        <w:t>of</w:t>
      </w:r>
      <w:r w:rsidRPr="007C2B95">
        <w:rPr>
          <w:rFonts w:ascii="Times New Roman" w:hAnsi="Times New Roman" w:cs="Times New Roman"/>
          <w:lang w:val="en-AU"/>
        </w:rPr>
        <w:t xml:space="preserve"> Excellence</w:t>
      </w:r>
      <w:r w:rsidR="00373D11" w:rsidRPr="007C2B95">
        <w:rPr>
          <w:rFonts w:ascii="Times New Roman" w:hAnsi="Times New Roman" w:cs="Times New Roman"/>
          <w:lang w:val="en-AU"/>
        </w:rPr>
        <w:t xml:space="preserve"> </w:t>
      </w:r>
      <w:r w:rsidR="00CC753F" w:rsidRPr="007C2B95">
        <w:rPr>
          <w:rFonts w:ascii="Times New Roman" w:hAnsi="Times New Roman" w:cs="Times New Roman"/>
          <w:lang w:val="en-AU"/>
        </w:rPr>
        <w:t>(NAC</w:t>
      </w:r>
      <w:r w:rsidR="008951F9" w:rsidRPr="007C2B95">
        <w:rPr>
          <w:rFonts w:ascii="Times New Roman" w:hAnsi="Times New Roman" w:cs="Times New Roman"/>
          <w:lang w:val="en-AU"/>
        </w:rPr>
        <w:t>O</w:t>
      </w:r>
      <w:r w:rsidR="00CC753F" w:rsidRPr="007C2B95">
        <w:rPr>
          <w:rFonts w:ascii="Times New Roman" w:hAnsi="Times New Roman" w:cs="Times New Roman"/>
          <w:lang w:val="en-AU"/>
        </w:rPr>
        <w:t xml:space="preserve">E) </w:t>
      </w:r>
      <w:r w:rsidR="00373D11" w:rsidRPr="007C2B95">
        <w:rPr>
          <w:rFonts w:ascii="Times New Roman" w:hAnsi="Times New Roman" w:cs="Times New Roman"/>
          <w:lang w:val="en-AU"/>
        </w:rPr>
        <w:t>found that</w:t>
      </w:r>
      <w:r w:rsidRPr="007C2B95">
        <w:rPr>
          <w:rFonts w:ascii="Times New Roman" w:hAnsi="Times New Roman" w:cs="Times New Roman"/>
          <w:lang w:val="en-AU"/>
        </w:rPr>
        <w:t xml:space="preserve"> </w:t>
      </w:r>
      <w:r w:rsidR="009F3512" w:rsidRPr="007C2B95">
        <w:rPr>
          <w:rFonts w:ascii="Times New Roman" w:hAnsi="Times New Roman" w:cs="Times New Roman"/>
          <w:lang w:val="en-AU"/>
        </w:rPr>
        <w:t>Crash Reduction Factors</w:t>
      </w:r>
      <w:r w:rsidR="00812C53" w:rsidRPr="007C2B95">
        <w:rPr>
          <w:rFonts w:ascii="Times New Roman" w:hAnsi="Times New Roman" w:cs="Times New Roman"/>
          <w:lang w:val="en-AU"/>
        </w:rPr>
        <w:t xml:space="preserve"> (</w:t>
      </w:r>
      <w:r w:rsidR="00E83627" w:rsidRPr="007C2B95">
        <w:rPr>
          <w:rFonts w:ascii="Times New Roman" w:hAnsi="Times New Roman" w:cs="Times New Roman"/>
          <w:lang w:val="en-AU"/>
        </w:rPr>
        <w:t>C</w:t>
      </w:r>
      <w:r w:rsidR="00812C53" w:rsidRPr="007C2B95">
        <w:rPr>
          <w:rFonts w:ascii="Times New Roman" w:hAnsi="Times New Roman" w:cs="Times New Roman"/>
          <w:lang w:val="en-AU"/>
        </w:rPr>
        <w:t>RF</w:t>
      </w:r>
      <w:r w:rsidR="00E83627" w:rsidRPr="007C2B95">
        <w:rPr>
          <w:rFonts w:ascii="Times New Roman" w:hAnsi="Times New Roman" w:cs="Times New Roman"/>
          <w:lang w:val="en-AU"/>
        </w:rPr>
        <w:t>s</w:t>
      </w:r>
      <w:r w:rsidR="00AB778B" w:rsidRPr="007C2B95">
        <w:rPr>
          <w:rFonts w:ascii="Times New Roman" w:hAnsi="Times New Roman" w:cs="Times New Roman"/>
          <w:lang w:val="en-AU"/>
        </w:rPr>
        <w:t xml:space="preserve"> = </w:t>
      </w:r>
      <w:r w:rsidR="00E05AFE" w:rsidRPr="007C2B95">
        <w:rPr>
          <w:rFonts w:ascii="Times New Roman" w:hAnsi="Times New Roman" w:cs="Times New Roman"/>
          <w:lang w:val="en-AU"/>
        </w:rPr>
        <w:t>(</w:t>
      </w:r>
      <w:r w:rsidR="000C542D" w:rsidRPr="007C2B95">
        <w:rPr>
          <w:rFonts w:ascii="Times New Roman" w:hAnsi="Times New Roman" w:cs="Times New Roman"/>
          <w:lang w:val="en-AU"/>
        </w:rPr>
        <w:t xml:space="preserve">1- </w:t>
      </w:r>
      <w:r w:rsidR="006A2465" w:rsidRPr="007C2B95">
        <w:rPr>
          <w:rFonts w:ascii="Times New Roman" w:hAnsi="Times New Roman" w:cs="Times New Roman"/>
          <w:lang w:val="en-AU"/>
        </w:rPr>
        <w:t>CMFs</w:t>
      </w:r>
      <w:r w:rsidR="00E05AFE" w:rsidRPr="007C2B95">
        <w:rPr>
          <w:rFonts w:ascii="Times New Roman" w:hAnsi="Times New Roman" w:cs="Times New Roman"/>
          <w:lang w:val="en-AU"/>
        </w:rPr>
        <w:t>)</w:t>
      </w:r>
      <w:r w:rsidR="00B2040A" w:rsidRPr="007C2B95">
        <w:rPr>
          <w:rFonts w:ascii="Times New Roman" w:hAnsi="Times New Roman" w:cs="Times New Roman"/>
          <w:lang w:val="en-AU"/>
        </w:rPr>
        <w:t>·</w:t>
      </w:r>
      <w:r w:rsidR="00D8360A" w:rsidRPr="007C2B95">
        <w:rPr>
          <w:rFonts w:ascii="Times New Roman" w:hAnsi="Times New Roman" w:cs="Times New Roman"/>
          <w:lang w:val="en-AU"/>
        </w:rPr>
        <w:t>100</w:t>
      </w:r>
      <w:r w:rsidR="001D24DA" w:rsidRPr="007C2B95">
        <w:rPr>
          <w:rFonts w:ascii="Times New Roman" w:hAnsi="Times New Roman" w:cs="Times New Roman"/>
          <w:lang w:val="en-AU"/>
        </w:rPr>
        <w:t>)</w:t>
      </w:r>
      <w:r w:rsidR="006A2465" w:rsidRPr="007C2B95">
        <w:rPr>
          <w:rFonts w:ascii="Times New Roman" w:hAnsi="Times New Roman" w:cs="Times New Roman"/>
          <w:lang w:val="en-AU"/>
        </w:rPr>
        <w:t xml:space="preserve"> in literature were overwhelmingly </w:t>
      </w:r>
      <w:r w:rsidR="00F264B0" w:rsidRPr="007C2B95">
        <w:rPr>
          <w:rFonts w:ascii="Times New Roman" w:hAnsi="Times New Roman" w:cs="Times New Roman"/>
          <w:lang w:val="en-AU"/>
        </w:rPr>
        <w:t>general and</w:t>
      </w:r>
      <w:r w:rsidR="006A2465" w:rsidRPr="007C2B95">
        <w:rPr>
          <w:rFonts w:ascii="Times New Roman" w:hAnsi="Times New Roman" w:cs="Times New Roman"/>
          <w:lang w:val="en-AU"/>
        </w:rPr>
        <w:t xml:space="preserve"> </w:t>
      </w:r>
      <w:r w:rsidR="00F264B0" w:rsidRPr="007C2B95">
        <w:rPr>
          <w:rFonts w:ascii="Times New Roman" w:hAnsi="Times New Roman" w:cs="Times New Roman"/>
          <w:lang w:val="en-AU"/>
        </w:rPr>
        <w:t>mostly</w:t>
      </w:r>
      <w:r w:rsidR="006A2465" w:rsidRPr="007C2B95">
        <w:rPr>
          <w:rFonts w:ascii="Times New Roman" w:hAnsi="Times New Roman" w:cs="Times New Roman"/>
          <w:lang w:val="en-AU"/>
        </w:rPr>
        <w:t xml:space="preserve"> did not </w:t>
      </w:r>
      <w:r w:rsidR="00C31241" w:rsidRPr="007C2B95">
        <w:rPr>
          <w:rFonts w:ascii="Times New Roman" w:hAnsi="Times New Roman" w:cs="Times New Roman"/>
          <w:lang w:val="en-AU"/>
        </w:rPr>
        <w:lastRenderedPageBreak/>
        <w:t>consider</w:t>
      </w:r>
      <w:r w:rsidR="006A2465" w:rsidRPr="007C2B95">
        <w:rPr>
          <w:rFonts w:ascii="Times New Roman" w:hAnsi="Times New Roman" w:cs="Times New Roman"/>
          <w:lang w:val="en-AU"/>
        </w:rPr>
        <w:t xml:space="preserve"> </w:t>
      </w:r>
      <w:r w:rsidR="00C31241" w:rsidRPr="007C2B95">
        <w:rPr>
          <w:rFonts w:ascii="Times New Roman" w:hAnsi="Times New Roman" w:cs="Times New Roman"/>
          <w:lang w:val="en-AU"/>
        </w:rPr>
        <w:t xml:space="preserve">relevant </w:t>
      </w:r>
      <w:r w:rsidR="00C859D4" w:rsidRPr="007C2B95">
        <w:rPr>
          <w:rFonts w:ascii="Times New Roman" w:hAnsi="Times New Roman" w:cs="Times New Roman"/>
          <w:lang w:val="en-AU"/>
        </w:rPr>
        <w:t>aspects</w:t>
      </w:r>
      <w:r w:rsidR="006A2465" w:rsidRPr="007C2B95">
        <w:rPr>
          <w:rFonts w:ascii="Times New Roman" w:hAnsi="Times New Roman" w:cs="Times New Roman"/>
          <w:lang w:val="en-AU"/>
        </w:rPr>
        <w:t xml:space="preserve"> such as vehicle mode, traffic volume or speed </w:t>
      </w:r>
      <w:r w:rsidRPr="007C2B95">
        <w:rPr>
          <w:rFonts w:ascii="Times New Roman" w:hAnsi="Times New Roman" w:cs="Times New Roman"/>
          <w:lang w:val="en-AU"/>
        </w:rPr>
        <w:t>(McHeim, 2020)</w:t>
      </w:r>
      <w:r w:rsidR="00C31241" w:rsidRPr="007C2B95">
        <w:rPr>
          <w:rFonts w:ascii="Times New Roman" w:hAnsi="Times New Roman" w:cs="Times New Roman"/>
          <w:lang w:val="en-AU"/>
        </w:rPr>
        <w:t xml:space="preserve">. </w:t>
      </w:r>
      <w:r w:rsidR="00744F4E" w:rsidRPr="007C2B95">
        <w:rPr>
          <w:rFonts w:ascii="Times New Roman" w:hAnsi="Times New Roman" w:cs="Times New Roman"/>
          <w:lang w:val="en-AU"/>
        </w:rPr>
        <w:t xml:space="preserve">The study produced an updated matrix of CRFs for TMR. </w:t>
      </w:r>
      <w:r w:rsidR="000707D0" w:rsidRPr="007C2B95">
        <w:rPr>
          <w:rFonts w:ascii="Times New Roman" w:hAnsi="Times New Roman" w:cs="Times New Roman"/>
          <w:lang w:val="en-AU"/>
        </w:rPr>
        <w:t>T</w:t>
      </w:r>
      <w:r w:rsidR="00C97AEB" w:rsidRPr="007C2B95">
        <w:rPr>
          <w:rFonts w:ascii="Times New Roman" w:hAnsi="Times New Roman" w:cs="Times New Roman"/>
          <w:lang w:val="en-AU"/>
        </w:rPr>
        <w:t xml:space="preserve">he following </w:t>
      </w:r>
      <w:r w:rsidR="00645529" w:rsidRPr="007C2B95">
        <w:rPr>
          <w:rFonts w:ascii="Times New Roman" w:hAnsi="Times New Roman" w:cs="Times New Roman"/>
          <w:lang w:val="en-AU"/>
        </w:rPr>
        <w:t>jurisdictions</w:t>
      </w:r>
      <w:r w:rsidR="005A6A2D" w:rsidRPr="007C2B95">
        <w:rPr>
          <w:rFonts w:ascii="Times New Roman" w:hAnsi="Times New Roman" w:cs="Times New Roman"/>
          <w:lang w:val="en-AU"/>
        </w:rPr>
        <w:t xml:space="preserve"> in Australia were explicitly included in the study</w:t>
      </w:r>
      <w:r w:rsidR="0022024D" w:rsidRPr="007C2B95">
        <w:rPr>
          <w:rFonts w:ascii="Times New Roman" w:hAnsi="Times New Roman" w:cs="Times New Roman"/>
          <w:lang w:val="en-AU"/>
        </w:rPr>
        <w:t>:</w:t>
      </w:r>
      <w:r w:rsidR="005A6A2D" w:rsidRPr="007C2B95">
        <w:rPr>
          <w:rFonts w:ascii="Times New Roman" w:hAnsi="Times New Roman" w:cs="Times New Roman"/>
          <w:lang w:val="en-AU"/>
        </w:rPr>
        <w:t xml:space="preserve"> </w:t>
      </w:r>
    </w:p>
    <w:p w14:paraId="2FC059D6" w14:textId="59A66056" w:rsidR="00B747B7" w:rsidRPr="007C2B95" w:rsidRDefault="00B747B7" w:rsidP="00624CB0">
      <w:pPr>
        <w:pStyle w:val="ListParagraph"/>
        <w:numPr>
          <w:ilvl w:val="0"/>
          <w:numId w:val="11"/>
        </w:numPr>
        <w:rPr>
          <w:rFonts w:ascii="Times New Roman" w:hAnsi="Times New Roman" w:cs="Times New Roman"/>
          <w:lang w:val="en-AU"/>
        </w:rPr>
      </w:pPr>
      <w:r w:rsidRPr="007C2B95">
        <w:rPr>
          <w:rFonts w:ascii="Times New Roman" w:hAnsi="Times New Roman" w:cs="Times New Roman"/>
          <w:lang w:val="en-AU"/>
        </w:rPr>
        <w:t>Queensland – Transport and Main Roads (TMR)</w:t>
      </w:r>
    </w:p>
    <w:p w14:paraId="3C476ABE" w14:textId="0DCA94EF" w:rsidR="00B747B7" w:rsidRPr="007C2B95" w:rsidRDefault="00645529" w:rsidP="008E6BEB">
      <w:pPr>
        <w:pStyle w:val="ListParagraph"/>
        <w:numPr>
          <w:ilvl w:val="0"/>
          <w:numId w:val="11"/>
        </w:numPr>
        <w:rPr>
          <w:rFonts w:ascii="Times New Roman" w:hAnsi="Times New Roman" w:cs="Times New Roman"/>
          <w:lang w:val="en-AU"/>
        </w:rPr>
      </w:pPr>
      <w:r w:rsidRPr="007C2B95">
        <w:rPr>
          <w:rFonts w:ascii="Times New Roman" w:hAnsi="Times New Roman" w:cs="Times New Roman"/>
          <w:lang w:val="en-AU"/>
        </w:rPr>
        <w:t>Victoria – VicRoads (Department of Transport)</w:t>
      </w:r>
    </w:p>
    <w:p w14:paraId="3C0AA54E" w14:textId="4EE1820F" w:rsidR="00645529" w:rsidRPr="007C2B95" w:rsidRDefault="00645529" w:rsidP="008E6BEB">
      <w:pPr>
        <w:pStyle w:val="ListParagraph"/>
        <w:numPr>
          <w:ilvl w:val="0"/>
          <w:numId w:val="11"/>
        </w:numPr>
        <w:rPr>
          <w:rFonts w:ascii="Times New Roman" w:hAnsi="Times New Roman" w:cs="Times New Roman"/>
          <w:lang w:val="en-AU"/>
        </w:rPr>
      </w:pPr>
      <w:r w:rsidRPr="007C2B95">
        <w:rPr>
          <w:rFonts w:ascii="Times New Roman" w:hAnsi="Times New Roman" w:cs="Times New Roman"/>
          <w:lang w:val="en-AU"/>
        </w:rPr>
        <w:t>New South Wales —Transport for New South Wales (TfNSW)</w:t>
      </w:r>
    </w:p>
    <w:p w14:paraId="7F747A92" w14:textId="3CA00BC1" w:rsidR="00645529" w:rsidRPr="007C2B95" w:rsidRDefault="00645529" w:rsidP="008E6BEB">
      <w:pPr>
        <w:pStyle w:val="ListParagraph"/>
        <w:numPr>
          <w:ilvl w:val="0"/>
          <w:numId w:val="11"/>
        </w:numPr>
        <w:rPr>
          <w:rFonts w:ascii="Times New Roman" w:hAnsi="Times New Roman" w:cs="Times New Roman"/>
          <w:lang w:val="en-AU"/>
        </w:rPr>
      </w:pPr>
      <w:r w:rsidRPr="007C2B95">
        <w:rPr>
          <w:rFonts w:ascii="Times New Roman" w:hAnsi="Times New Roman" w:cs="Times New Roman"/>
          <w:lang w:val="en-AU"/>
        </w:rPr>
        <w:t>South Australia – Department of Planning, Transport and Infrastructure (DPTI)</w:t>
      </w:r>
    </w:p>
    <w:p w14:paraId="328F400E" w14:textId="21F9669C" w:rsidR="00645529" w:rsidRPr="007C2B95" w:rsidRDefault="00645529" w:rsidP="008E6BEB">
      <w:pPr>
        <w:pStyle w:val="ListParagraph"/>
        <w:numPr>
          <w:ilvl w:val="0"/>
          <w:numId w:val="11"/>
        </w:numPr>
        <w:rPr>
          <w:rFonts w:ascii="Times New Roman" w:hAnsi="Times New Roman" w:cs="Times New Roman"/>
          <w:lang w:val="en-AU"/>
        </w:rPr>
      </w:pPr>
      <w:r w:rsidRPr="007C2B95">
        <w:rPr>
          <w:rFonts w:ascii="Times New Roman" w:hAnsi="Times New Roman" w:cs="Times New Roman"/>
          <w:lang w:val="en-AU"/>
        </w:rPr>
        <w:t>Western Australia – Main Roads Western Australia (MRWA)</w:t>
      </w:r>
    </w:p>
    <w:p w14:paraId="3BFC7E87" w14:textId="3C473AD1" w:rsidR="00C17972" w:rsidRPr="007C2B95" w:rsidRDefault="00645529" w:rsidP="008E6BEB">
      <w:pPr>
        <w:pStyle w:val="ListParagraph"/>
        <w:numPr>
          <w:ilvl w:val="0"/>
          <w:numId w:val="11"/>
        </w:numPr>
        <w:rPr>
          <w:rFonts w:ascii="Times New Roman" w:hAnsi="Times New Roman" w:cs="Times New Roman"/>
          <w:lang w:val="en-AU"/>
        </w:rPr>
      </w:pPr>
      <w:r w:rsidRPr="007C2B95">
        <w:rPr>
          <w:rFonts w:ascii="Times New Roman" w:hAnsi="Times New Roman" w:cs="Times New Roman"/>
          <w:lang w:val="en-AU"/>
        </w:rPr>
        <w:t>New Zealand — New Zealand Transport Authority (NZTA)</w:t>
      </w:r>
    </w:p>
    <w:p w14:paraId="5A08CB37" w14:textId="48B58ECB" w:rsidR="00B747B7" w:rsidRPr="007C2B95" w:rsidRDefault="00B83BCB" w:rsidP="00645529">
      <w:pPr>
        <w:rPr>
          <w:rFonts w:ascii="Times New Roman" w:hAnsi="Times New Roman" w:cs="Times New Roman"/>
          <w:lang w:val="en-AU"/>
        </w:rPr>
      </w:pPr>
      <w:r w:rsidRPr="007C2B95">
        <w:rPr>
          <w:rFonts w:ascii="Times New Roman" w:hAnsi="Times New Roman" w:cs="Times New Roman"/>
          <w:lang w:val="en-AU"/>
        </w:rPr>
        <w:t>Highlights from the review include:</w:t>
      </w:r>
      <w:r w:rsidR="00C55823" w:rsidRPr="007C2B95">
        <w:rPr>
          <w:rFonts w:ascii="Times New Roman" w:hAnsi="Times New Roman" w:cs="Times New Roman"/>
          <w:lang w:val="en-AU"/>
        </w:rPr>
        <w:t xml:space="preserve"> </w:t>
      </w:r>
    </w:p>
    <w:p w14:paraId="2854E944" w14:textId="0BF3C7F0" w:rsidR="00C55823" w:rsidRPr="007C2B95" w:rsidRDefault="001D46C7" w:rsidP="00FF35A1">
      <w:pPr>
        <w:pStyle w:val="ListParagraph"/>
        <w:numPr>
          <w:ilvl w:val="0"/>
          <w:numId w:val="12"/>
        </w:numPr>
        <w:rPr>
          <w:rFonts w:ascii="Times New Roman" w:hAnsi="Times New Roman" w:cs="Times New Roman"/>
          <w:lang w:val="en-AU"/>
        </w:rPr>
      </w:pPr>
      <w:r w:rsidRPr="007C2B95">
        <w:rPr>
          <w:rFonts w:ascii="Times New Roman" w:hAnsi="Times New Roman" w:cs="Times New Roman"/>
          <w:lang w:val="en-AU"/>
        </w:rPr>
        <w:t xml:space="preserve">It was not possible to compare </w:t>
      </w:r>
      <w:r w:rsidR="004E2044" w:rsidRPr="007C2B95">
        <w:rPr>
          <w:rFonts w:ascii="Times New Roman" w:hAnsi="Times New Roman" w:cs="Times New Roman"/>
          <w:lang w:val="en-AU"/>
        </w:rPr>
        <w:t>all</w:t>
      </w:r>
      <w:r w:rsidRPr="007C2B95">
        <w:rPr>
          <w:rFonts w:ascii="Times New Roman" w:hAnsi="Times New Roman" w:cs="Times New Roman"/>
          <w:lang w:val="en-AU"/>
        </w:rPr>
        <w:t xml:space="preserve"> </w:t>
      </w:r>
      <w:r w:rsidR="00380523" w:rsidRPr="007C2B95">
        <w:rPr>
          <w:rFonts w:ascii="Times New Roman" w:hAnsi="Times New Roman" w:cs="Times New Roman"/>
          <w:lang w:val="en-AU"/>
        </w:rPr>
        <w:t>treatments</w:t>
      </w:r>
      <w:r w:rsidRPr="007C2B95">
        <w:rPr>
          <w:rFonts w:ascii="Times New Roman" w:hAnsi="Times New Roman" w:cs="Times New Roman"/>
          <w:lang w:val="en-AU"/>
        </w:rPr>
        <w:t xml:space="preserve"> </w:t>
      </w:r>
      <w:r w:rsidR="004D75F5" w:rsidRPr="007C2B95">
        <w:rPr>
          <w:rFonts w:ascii="Times New Roman" w:hAnsi="Times New Roman" w:cs="Times New Roman"/>
          <w:lang w:val="en-AU"/>
        </w:rPr>
        <w:t xml:space="preserve">specified by </w:t>
      </w:r>
      <w:r w:rsidR="00C55823" w:rsidRPr="007C2B95">
        <w:rPr>
          <w:rFonts w:ascii="Times New Roman" w:hAnsi="Times New Roman" w:cs="Times New Roman"/>
          <w:lang w:val="en-AU"/>
        </w:rPr>
        <w:t xml:space="preserve">TMR </w:t>
      </w:r>
      <w:r w:rsidR="004E2044" w:rsidRPr="007C2B95">
        <w:rPr>
          <w:rFonts w:ascii="Times New Roman" w:hAnsi="Times New Roman" w:cs="Times New Roman"/>
          <w:lang w:val="en-AU"/>
        </w:rPr>
        <w:t xml:space="preserve">with those from </w:t>
      </w:r>
      <w:r w:rsidR="00C55823" w:rsidRPr="007C2B95">
        <w:rPr>
          <w:rFonts w:ascii="Times New Roman" w:hAnsi="Times New Roman" w:cs="Times New Roman"/>
          <w:lang w:val="en-AU"/>
        </w:rPr>
        <w:t xml:space="preserve">each of the road agencies </w:t>
      </w:r>
      <w:r w:rsidR="004E2044" w:rsidRPr="007C2B95">
        <w:rPr>
          <w:rFonts w:ascii="Times New Roman" w:hAnsi="Times New Roman" w:cs="Times New Roman"/>
          <w:lang w:val="en-AU"/>
        </w:rPr>
        <w:t xml:space="preserve">because </w:t>
      </w:r>
      <w:r w:rsidR="001636D8" w:rsidRPr="007C2B95">
        <w:rPr>
          <w:rFonts w:ascii="Times New Roman" w:hAnsi="Times New Roman" w:cs="Times New Roman"/>
          <w:lang w:val="en-AU"/>
        </w:rPr>
        <w:t>the corresponding C</w:t>
      </w:r>
      <w:r w:rsidR="00701C05" w:rsidRPr="007C2B95">
        <w:rPr>
          <w:rFonts w:ascii="Times New Roman" w:hAnsi="Times New Roman" w:cs="Times New Roman"/>
          <w:lang w:val="en-AU"/>
        </w:rPr>
        <w:t>R</w:t>
      </w:r>
      <w:r w:rsidR="001636D8" w:rsidRPr="007C2B95">
        <w:rPr>
          <w:rFonts w:ascii="Times New Roman" w:hAnsi="Times New Roman" w:cs="Times New Roman"/>
          <w:lang w:val="en-AU"/>
        </w:rPr>
        <w:t>Fs were not available</w:t>
      </w:r>
      <w:r w:rsidR="00C55823" w:rsidRPr="007C2B95">
        <w:rPr>
          <w:rFonts w:ascii="Times New Roman" w:hAnsi="Times New Roman" w:cs="Times New Roman"/>
          <w:lang w:val="en-AU"/>
        </w:rPr>
        <w:t>.</w:t>
      </w:r>
    </w:p>
    <w:p w14:paraId="091551C7" w14:textId="308DCE43" w:rsidR="00BC2A9D" w:rsidRPr="007C2B95" w:rsidRDefault="00D40832" w:rsidP="00FF35A1">
      <w:pPr>
        <w:pStyle w:val="ListParagraph"/>
        <w:numPr>
          <w:ilvl w:val="0"/>
          <w:numId w:val="12"/>
        </w:numPr>
        <w:rPr>
          <w:rFonts w:ascii="Times New Roman" w:hAnsi="Times New Roman" w:cs="Times New Roman"/>
          <w:lang w:val="en-AU"/>
        </w:rPr>
      </w:pPr>
      <w:r w:rsidRPr="007C2B95">
        <w:rPr>
          <w:rFonts w:ascii="Times New Roman" w:hAnsi="Times New Roman" w:cs="Times New Roman"/>
          <w:lang w:val="en-AU"/>
        </w:rPr>
        <w:t>T</w:t>
      </w:r>
      <w:r w:rsidR="00C55823" w:rsidRPr="007C2B95">
        <w:rPr>
          <w:rFonts w:ascii="Times New Roman" w:hAnsi="Times New Roman" w:cs="Times New Roman"/>
          <w:lang w:val="en-AU"/>
        </w:rPr>
        <w:t xml:space="preserve">he </w:t>
      </w:r>
      <w:r w:rsidRPr="007C2B95">
        <w:rPr>
          <w:rFonts w:ascii="Times New Roman" w:hAnsi="Times New Roman" w:cs="Times New Roman"/>
          <w:lang w:val="en-AU"/>
        </w:rPr>
        <w:t>C</w:t>
      </w:r>
      <w:r w:rsidR="00701C05" w:rsidRPr="007C2B95">
        <w:rPr>
          <w:rFonts w:ascii="Times New Roman" w:hAnsi="Times New Roman" w:cs="Times New Roman"/>
          <w:lang w:val="en-AU"/>
        </w:rPr>
        <w:t>R</w:t>
      </w:r>
      <w:r w:rsidRPr="007C2B95">
        <w:rPr>
          <w:rFonts w:ascii="Times New Roman" w:hAnsi="Times New Roman" w:cs="Times New Roman"/>
          <w:lang w:val="en-AU"/>
        </w:rPr>
        <w:t xml:space="preserve">Fs from </w:t>
      </w:r>
      <w:r w:rsidR="00C55823" w:rsidRPr="007C2B95">
        <w:rPr>
          <w:rFonts w:ascii="Times New Roman" w:hAnsi="Times New Roman" w:cs="Times New Roman"/>
          <w:lang w:val="en-AU"/>
        </w:rPr>
        <w:t xml:space="preserve">TfNSW </w:t>
      </w:r>
      <w:r w:rsidR="00012201" w:rsidRPr="007C2B95">
        <w:rPr>
          <w:rFonts w:ascii="Times New Roman" w:hAnsi="Times New Roman" w:cs="Times New Roman"/>
          <w:lang w:val="en-AU"/>
        </w:rPr>
        <w:t xml:space="preserve">and TMR were the most </w:t>
      </w:r>
      <w:r w:rsidR="00C55823" w:rsidRPr="007C2B95">
        <w:rPr>
          <w:rFonts w:ascii="Times New Roman" w:hAnsi="Times New Roman" w:cs="Times New Roman"/>
          <w:lang w:val="en-AU"/>
        </w:rPr>
        <w:t>similar</w:t>
      </w:r>
      <w:r w:rsidR="00012201" w:rsidRPr="007C2B95">
        <w:rPr>
          <w:rFonts w:ascii="Times New Roman" w:hAnsi="Times New Roman" w:cs="Times New Roman"/>
          <w:lang w:val="en-AU"/>
        </w:rPr>
        <w:t>.</w:t>
      </w:r>
      <w:r w:rsidR="00C55823" w:rsidRPr="007C2B95">
        <w:rPr>
          <w:rFonts w:ascii="Times New Roman" w:hAnsi="Times New Roman" w:cs="Times New Roman"/>
          <w:lang w:val="en-AU"/>
        </w:rPr>
        <w:t xml:space="preserve"> </w:t>
      </w:r>
    </w:p>
    <w:p w14:paraId="7B16BA40" w14:textId="0FB14F3F" w:rsidR="00C55823" w:rsidRPr="007C2B95" w:rsidRDefault="00C55823" w:rsidP="00FF35A1">
      <w:pPr>
        <w:pStyle w:val="ListParagraph"/>
        <w:numPr>
          <w:ilvl w:val="0"/>
          <w:numId w:val="12"/>
        </w:numPr>
        <w:rPr>
          <w:rFonts w:ascii="Times New Roman" w:hAnsi="Times New Roman" w:cs="Times New Roman"/>
          <w:lang w:val="en-AU"/>
        </w:rPr>
      </w:pPr>
      <w:r w:rsidRPr="007C2B95">
        <w:rPr>
          <w:rFonts w:ascii="Times New Roman" w:hAnsi="Times New Roman" w:cs="Times New Roman"/>
          <w:lang w:val="en-AU"/>
        </w:rPr>
        <w:t>TfNSW disaggregated</w:t>
      </w:r>
      <w:r w:rsidR="00701C05" w:rsidRPr="007C2B95">
        <w:rPr>
          <w:rFonts w:ascii="Times New Roman" w:hAnsi="Times New Roman" w:cs="Times New Roman"/>
          <w:lang w:val="en-AU"/>
        </w:rPr>
        <w:t xml:space="preserve"> CRFs</w:t>
      </w:r>
      <w:r w:rsidRPr="007C2B95">
        <w:rPr>
          <w:rFonts w:ascii="Times New Roman" w:hAnsi="Times New Roman" w:cs="Times New Roman"/>
          <w:lang w:val="en-AU"/>
        </w:rPr>
        <w:t xml:space="preserve"> by crash type (road user movement codes) and speed zone </w:t>
      </w:r>
      <w:bookmarkStart w:id="25" w:name="_Hlk216367901"/>
      <w:r w:rsidRPr="007C2B95">
        <w:rPr>
          <w:rFonts w:ascii="Times New Roman" w:hAnsi="Times New Roman" w:cs="Times New Roman"/>
          <w:lang w:val="en-AU"/>
        </w:rPr>
        <w:t>(≤ 60km/h, 70–80 km/h, &gt;80km/h</w:t>
      </w:r>
      <w:bookmarkEnd w:id="25"/>
      <w:r w:rsidRPr="007C2B95">
        <w:rPr>
          <w:rFonts w:ascii="Times New Roman" w:hAnsi="Times New Roman" w:cs="Times New Roman"/>
          <w:lang w:val="en-AU"/>
        </w:rPr>
        <w:t>).</w:t>
      </w:r>
    </w:p>
    <w:p w14:paraId="31F410A7" w14:textId="5464A63F" w:rsidR="00C55823" w:rsidRPr="007C2B95" w:rsidRDefault="00C55823" w:rsidP="00FF35A1">
      <w:pPr>
        <w:pStyle w:val="ListParagraph"/>
        <w:numPr>
          <w:ilvl w:val="0"/>
          <w:numId w:val="12"/>
        </w:numPr>
        <w:rPr>
          <w:rFonts w:ascii="Times New Roman" w:hAnsi="Times New Roman" w:cs="Times New Roman"/>
          <w:lang w:val="en-AU"/>
        </w:rPr>
      </w:pPr>
      <w:r w:rsidRPr="007C2B95">
        <w:rPr>
          <w:rFonts w:ascii="Times New Roman" w:hAnsi="Times New Roman" w:cs="Times New Roman"/>
          <w:lang w:val="en-AU"/>
        </w:rPr>
        <w:t>TMR, TfNSW and DPTI disaggregated CRFs by speed and crash type, MRWA by crash type only</w:t>
      </w:r>
      <w:r w:rsidR="001F030C" w:rsidRPr="007C2B95">
        <w:rPr>
          <w:rFonts w:ascii="Times New Roman" w:hAnsi="Times New Roman" w:cs="Times New Roman"/>
          <w:lang w:val="en-AU"/>
        </w:rPr>
        <w:t>.</w:t>
      </w:r>
    </w:p>
    <w:p w14:paraId="7B2FA39E" w14:textId="77777777" w:rsidR="00C55823" w:rsidRPr="007C2B95" w:rsidRDefault="00C55823" w:rsidP="00FF35A1">
      <w:pPr>
        <w:pStyle w:val="ListParagraph"/>
        <w:numPr>
          <w:ilvl w:val="0"/>
          <w:numId w:val="12"/>
        </w:numPr>
        <w:rPr>
          <w:rFonts w:ascii="Times New Roman" w:hAnsi="Times New Roman" w:cs="Times New Roman"/>
          <w:lang w:val="en-AU"/>
        </w:rPr>
      </w:pPr>
      <w:r w:rsidRPr="007C2B95">
        <w:rPr>
          <w:rFonts w:ascii="Times New Roman" w:hAnsi="Times New Roman" w:cs="Times New Roman"/>
          <w:lang w:val="en-AU"/>
        </w:rPr>
        <w:t>VicRoads and NZTA tended to provide all casualty reduction percentages.</w:t>
      </w:r>
    </w:p>
    <w:p w14:paraId="6744F7E6" w14:textId="3055775E" w:rsidR="00C55823" w:rsidRPr="007C2B95" w:rsidRDefault="00C55823" w:rsidP="00FF35A1">
      <w:pPr>
        <w:pStyle w:val="ListParagraph"/>
        <w:numPr>
          <w:ilvl w:val="0"/>
          <w:numId w:val="12"/>
        </w:numPr>
        <w:rPr>
          <w:rFonts w:ascii="Times New Roman" w:hAnsi="Times New Roman" w:cs="Times New Roman"/>
          <w:lang w:val="en-AU"/>
        </w:rPr>
      </w:pPr>
      <w:r w:rsidRPr="007C2B95">
        <w:rPr>
          <w:rFonts w:ascii="Times New Roman" w:hAnsi="Times New Roman" w:cs="Times New Roman"/>
          <w:lang w:val="en-AU"/>
        </w:rPr>
        <w:t xml:space="preserve">Two-thirds (60 out of 90) of </w:t>
      </w:r>
      <w:r w:rsidR="001F030C" w:rsidRPr="007C2B95">
        <w:rPr>
          <w:rFonts w:ascii="Times New Roman" w:hAnsi="Times New Roman" w:cs="Times New Roman"/>
          <w:lang w:val="en-AU"/>
        </w:rPr>
        <w:t xml:space="preserve">the CRFs from </w:t>
      </w:r>
      <w:r w:rsidRPr="007C2B95">
        <w:rPr>
          <w:rFonts w:ascii="Times New Roman" w:hAnsi="Times New Roman" w:cs="Times New Roman"/>
          <w:lang w:val="en-AU"/>
        </w:rPr>
        <w:t>NZTA have a low confidence level or none was</w:t>
      </w:r>
      <w:r w:rsidR="00B04324" w:rsidRPr="007C2B95">
        <w:rPr>
          <w:rFonts w:ascii="Times New Roman" w:hAnsi="Times New Roman" w:cs="Times New Roman"/>
          <w:lang w:val="en-AU"/>
        </w:rPr>
        <w:t xml:space="preserve"> </w:t>
      </w:r>
      <w:r w:rsidRPr="007C2B95">
        <w:rPr>
          <w:rFonts w:ascii="Times New Roman" w:hAnsi="Times New Roman" w:cs="Times New Roman"/>
          <w:lang w:val="en-AU"/>
        </w:rPr>
        <w:t>provided.</w:t>
      </w:r>
    </w:p>
    <w:p w14:paraId="55FAA2D4" w14:textId="07D330CC" w:rsidR="00C55823" w:rsidRPr="007C2B95" w:rsidRDefault="00C55823" w:rsidP="00FF35A1">
      <w:pPr>
        <w:pStyle w:val="ListParagraph"/>
        <w:numPr>
          <w:ilvl w:val="0"/>
          <w:numId w:val="12"/>
        </w:numPr>
        <w:rPr>
          <w:rFonts w:ascii="Times New Roman" w:hAnsi="Times New Roman" w:cs="Times New Roman"/>
          <w:lang w:val="en-AU"/>
        </w:rPr>
      </w:pPr>
      <w:r w:rsidRPr="007C2B95">
        <w:rPr>
          <w:rFonts w:ascii="Times New Roman" w:hAnsi="Times New Roman" w:cs="Times New Roman"/>
          <w:lang w:val="en-AU"/>
        </w:rPr>
        <w:t xml:space="preserve">None of the treatments provided a breakdown </w:t>
      </w:r>
      <w:r w:rsidR="00100CBB" w:rsidRPr="007C2B95">
        <w:rPr>
          <w:rFonts w:ascii="Times New Roman" w:hAnsi="Times New Roman" w:cs="Times New Roman"/>
          <w:lang w:val="en-AU"/>
        </w:rPr>
        <w:t>by</w:t>
      </w:r>
      <w:r w:rsidRPr="007C2B95">
        <w:rPr>
          <w:rFonts w:ascii="Times New Roman" w:hAnsi="Times New Roman" w:cs="Times New Roman"/>
          <w:lang w:val="en-AU"/>
        </w:rPr>
        <w:t xml:space="preserve"> road user type, traffic volumes or</w:t>
      </w:r>
      <w:r w:rsidR="00C80013" w:rsidRPr="007C2B95">
        <w:rPr>
          <w:rFonts w:ascii="Times New Roman" w:hAnsi="Times New Roman" w:cs="Times New Roman"/>
          <w:lang w:val="en-AU"/>
        </w:rPr>
        <w:t xml:space="preserve"> </w:t>
      </w:r>
      <w:r w:rsidRPr="007C2B95">
        <w:rPr>
          <w:rFonts w:ascii="Times New Roman" w:hAnsi="Times New Roman" w:cs="Times New Roman"/>
          <w:lang w:val="en-AU"/>
        </w:rPr>
        <w:t>vehicle type. The exception</w:t>
      </w:r>
      <w:r w:rsidR="00CE55C0" w:rsidRPr="007C2B95">
        <w:rPr>
          <w:rFonts w:ascii="Times New Roman" w:hAnsi="Times New Roman" w:cs="Times New Roman"/>
          <w:lang w:val="en-AU"/>
        </w:rPr>
        <w:t>s</w:t>
      </w:r>
      <w:r w:rsidRPr="007C2B95">
        <w:rPr>
          <w:rFonts w:ascii="Times New Roman" w:hAnsi="Times New Roman" w:cs="Times New Roman"/>
          <w:lang w:val="en-AU"/>
        </w:rPr>
        <w:t xml:space="preserve"> </w:t>
      </w:r>
      <w:r w:rsidR="00CE55C0" w:rsidRPr="007C2B95">
        <w:rPr>
          <w:rFonts w:ascii="Times New Roman" w:hAnsi="Times New Roman" w:cs="Times New Roman"/>
          <w:lang w:val="en-AU"/>
        </w:rPr>
        <w:t>were</w:t>
      </w:r>
      <w:r w:rsidRPr="007C2B95">
        <w:rPr>
          <w:rFonts w:ascii="Times New Roman" w:hAnsi="Times New Roman" w:cs="Times New Roman"/>
          <w:lang w:val="en-AU"/>
        </w:rPr>
        <w:t xml:space="preserve"> those that applied only to one road user type (i.e. pedestrian</w:t>
      </w:r>
      <w:r w:rsidR="00FF35A1" w:rsidRPr="007C2B95">
        <w:rPr>
          <w:rFonts w:ascii="Times New Roman" w:hAnsi="Times New Roman" w:cs="Times New Roman"/>
          <w:lang w:val="en-AU"/>
        </w:rPr>
        <w:t xml:space="preserve"> </w:t>
      </w:r>
      <w:r w:rsidRPr="007C2B95">
        <w:rPr>
          <w:rFonts w:ascii="Times New Roman" w:hAnsi="Times New Roman" w:cs="Times New Roman"/>
          <w:lang w:val="en-AU"/>
        </w:rPr>
        <w:t>crossing reducing pedestrian crashes).</w:t>
      </w:r>
    </w:p>
    <w:p w14:paraId="0C30F913" w14:textId="5719FFA4" w:rsidR="001D307F" w:rsidRPr="007C2B95" w:rsidRDefault="0011170E" w:rsidP="0056117F">
      <w:pPr>
        <w:jc w:val="both"/>
        <w:rPr>
          <w:rFonts w:ascii="Times New Roman" w:hAnsi="Times New Roman" w:cs="Times New Roman"/>
          <w:lang w:val="en-AU"/>
        </w:rPr>
      </w:pPr>
      <w:bookmarkStart w:id="26" w:name="_Hlk216368050"/>
      <w:r w:rsidRPr="007C2B95">
        <w:rPr>
          <w:rFonts w:ascii="Times New Roman" w:hAnsi="Times New Roman" w:cs="Times New Roman"/>
          <w:lang w:val="en-AU"/>
        </w:rPr>
        <w:t xml:space="preserve">In 2012, </w:t>
      </w:r>
      <w:r w:rsidR="00E12DEE" w:rsidRPr="007C2B95">
        <w:rPr>
          <w:rFonts w:ascii="Times New Roman" w:hAnsi="Times New Roman" w:cs="Times New Roman"/>
          <w:lang w:val="en-AU"/>
        </w:rPr>
        <w:t>Aust</w:t>
      </w:r>
      <w:r w:rsidR="00243E32" w:rsidRPr="007C2B95">
        <w:rPr>
          <w:rFonts w:ascii="Times New Roman" w:hAnsi="Times New Roman" w:cs="Times New Roman"/>
          <w:lang w:val="en-AU"/>
        </w:rPr>
        <w:t xml:space="preserve">roads </w:t>
      </w:r>
      <w:r w:rsidRPr="007C2B95">
        <w:rPr>
          <w:rFonts w:ascii="Times New Roman" w:hAnsi="Times New Roman" w:cs="Times New Roman"/>
          <w:lang w:val="en-AU"/>
        </w:rPr>
        <w:t xml:space="preserve">published </w:t>
      </w:r>
      <w:r w:rsidR="00687B94" w:rsidRPr="007C2B95">
        <w:rPr>
          <w:rFonts w:ascii="Times New Roman" w:hAnsi="Times New Roman" w:cs="Times New Roman"/>
          <w:lang w:val="en-AU"/>
        </w:rPr>
        <w:t>C</w:t>
      </w:r>
      <w:r w:rsidRPr="007C2B95">
        <w:rPr>
          <w:rFonts w:ascii="Times New Roman" w:hAnsi="Times New Roman" w:cs="Times New Roman"/>
          <w:lang w:val="en-AU"/>
        </w:rPr>
        <w:t xml:space="preserve">RFs </w:t>
      </w:r>
      <w:r w:rsidR="00687B94" w:rsidRPr="007C2B95">
        <w:rPr>
          <w:rFonts w:ascii="Times New Roman" w:hAnsi="Times New Roman" w:cs="Times New Roman"/>
          <w:lang w:val="en-AU"/>
        </w:rPr>
        <w:t>for a broad range of</w:t>
      </w:r>
      <w:r w:rsidR="00E531FA" w:rsidRPr="007C2B95">
        <w:rPr>
          <w:rFonts w:ascii="Times New Roman" w:hAnsi="Times New Roman" w:cs="Times New Roman"/>
          <w:lang w:val="en-AU"/>
        </w:rPr>
        <w:t xml:space="preserve"> </w:t>
      </w:r>
      <w:r w:rsidR="002F5FA2" w:rsidRPr="007C2B95">
        <w:rPr>
          <w:rFonts w:ascii="Times New Roman" w:hAnsi="Times New Roman" w:cs="Times New Roman"/>
          <w:lang w:val="en-AU"/>
        </w:rPr>
        <w:t xml:space="preserve">road safety engineering treatments </w:t>
      </w:r>
      <w:r w:rsidR="00E12DEE" w:rsidRPr="007C2B95">
        <w:rPr>
          <w:rFonts w:ascii="Times New Roman" w:hAnsi="Times New Roman" w:cs="Times New Roman"/>
          <w:lang w:val="en-AU"/>
        </w:rPr>
        <w:t>(Turner et al., 20</w:t>
      </w:r>
      <w:r w:rsidR="00E531FA" w:rsidRPr="007C2B95">
        <w:rPr>
          <w:rFonts w:ascii="Times New Roman" w:hAnsi="Times New Roman" w:cs="Times New Roman"/>
          <w:lang w:val="en-AU"/>
        </w:rPr>
        <w:t>12</w:t>
      </w:r>
      <w:r w:rsidR="00E12DEE" w:rsidRPr="007C2B95">
        <w:rPr>
          <w:rFonts w:ascii="Times New Roman" w:hAnsi="Times New Roman" w:cs="Times New Roman"/>
          <w:lang w:val="en-AU"/>
        </w:rPr>
        <w:t>).</w:t>
      </w:r>
      <w:r w:rsidR="002F5FA2" w:rsidRPr="007C2B95">
        <w:rPr>
          <w:rFonts w:ascii="Times New Roman" w:hAnsi="Times New Roman" w:cs="Times New Roman"/>
          <w:lang w:val="en-AU"/>
        </w:rPr>
        <w:t xml:space="preserve"> </w:t>
      </w:r>
      <w:r w:rsidR="00620F69" w:rsidRPr="007C2B95">
        <w:rPr>
          <w:rFonts w:ascii="Times New Roman" w:hAnsi="Times New Roman" w:cs="Times New Roman"/>
          <w:lang w:val="en-AU"/>
        </w:rPr>
        <w:t xml:space="preserve">The effectiveness of treatments was determined through a literature review and synthesis of crash reduction evidence, not through new field experiments. </w:t>
      </w:r>
      <w:r w:rsidR="00097D59" w:rsidRPr="007C2B95">
        <w:rPr>
          <w:rFonts w:ascii="Times New Roman" w:hAnsi="Times New Roman" w:cs="Times New Roman"/>
          <w:lang w:val="en-AU"/>
        </w:rPr>
        <w:t>The stu</w:t>
      </w:r>
      <w:r w:rsidR="00E94A1D" w:rsidRPr="007C2B95">
        <w:rPr>
          <w:rFonts w:ascii="Times New Roman" w:hAnsi="Times New Roman" w:cs="Times New Roman"/>
          <w:lang w:val="en-AU"/>
        </w:rPr>
        <w:t>dy considered previous Austroads studies and international literature</w:t>
      </w:r>
      <w:r w:rsidR="009D1681" w:rsidRPr="007C2B95">
        <w:rPr>
          <w:rFonts w:ascii="Times New Roman" w:hAnsi="Times New Roman" w:cs="Times New Roman"/>
          <w:lang w:val="en-AU"/>
        </w:rPr>
        <w:t xml:space="preserve">. </w:t>
      </w:r>
      <w:r w:rsidR="004321A2" w:rsidRPr="007C2B95">
        <w:rPr>
          <w:rFonts w:ascii="Times New Roman" w:hAnsi="Times New Roman" w:cs="Times New Roman"/>
          <w:lang w:val="en-AU"/>
        </w:rPr>
        <w:t>Focus was given to studies published since 1999, prioritizing Australia and New Zealand, but also included key overseas data.</w:t>
      </w:r>
      <w:r w:rsidR="00356CE7" w:rsidRPr="007C2B95">
        <w:rPr>
          <w:rFonts w:ascii="Times New Roman" w:hAnsi="Times New Roman" w:cs="Times New Roman"/>
          <w:lang w:val="en-AU"/>
        </w:rPr>
        <w:t xml:space="preserve"> Not all studies considered corrected for regression-to-mean, confounding, or exposure changes.</w:t>
      </w:r>
      <w:r w:rsidR="00A7535B" w:rsidRPr="007C2B95">
        <w:rPr>
          <w:rFonts w:ascii="Times New Roman" w:hAnsi="Times New Roman" w:cs="Times New Roman"/>
          <w:lang w:val="en-AU"/>
        </w:rPr>
        <w:t xml:space="preserve"> Similarly, s</w:t>
      </w:r>
      <w:r w:rsidR="00356CE7" w:rsidRPr="007C2B95">
        <w:rPr>
          <w:rFonts w:ascii="Times New Roman" w:hAnsi="Times New Roman" w:cs="Times New Roman"/>
          <w:lang w:val="en-AU"/>
        </w:rPr>
        <w:t>ample sizes were sometimes small, particularly for specific crash types or severities.</w:t>
      </w:r>
      <w:r w:rsidR="00A7535B" w:rsidRPr="007C2B95">
        <w:rPr>
          <w:rFonts w:ascii="Times New Roman" w:hAnsi="Times New Roman" w:cs="Times New Roman"/>
          <w:lang w:val="en-AU"/>
        </w:rPr>
        <w:t xml:space="preserve"> </w:t>
      </w:r>
      <w:r w:rsidR="00356CE7" w:rsidRPr="007C2B95">
        <w:rPr>
          <w:rFonts w:ascii="Times New Roman" w:hAnsi="Times New Roman" w:cs="Times New Roman"/>
          <w:lang w:val="en-AU"/>
        </w:rPr>
        <w:t>Some analyses used the “frequency–severity indeterminacy” principle (Hauer 2006, 2009) acknowledging difficulty distinguishing whether frequency or severity truly changed.</w:t>
      </w:r>
      <w:r w:rsidR="00AE18AE" w:rsidRPr="007C2B95">
        <w:rPr>
          <w:rFonts w:ascii="Times New Roman" w:hAnsi="Times New Roman" w:cs="Times New Roman"/>
          <w:lang w:val="en-AU"/>
        </w:rPr>
        <w:t xml:space="preserve"> </w:t>
      </w:r>
      <w:r w:rsidR="00356CE7" w:rsidRPr="007C2B95">
        <w:rPr>
          <w:rFonts w:ascii="Times New Roman" w:hAnsi="Times New Roman" w:cs="Times New Roman"/>
          <w:lang w:val="en-AU"/>
        </w:rPr>
        <w:t xml:space="preserve">No new statistical tests or regressions were conducted within this Austroads report; it </w:t>
      </w:r>
      <w:r w:rsidR="004754A8" w:rsidRPr="007C2B95">
        <w:rPr>
          <w:rFonts w:ascii="Times New Roman" w:hAnsi="Times New Roman" w:cs="Times New Roman"/>
          <w:lang w:val="en-AU"/>
        </w:rPr>
        <w:t xml:space="preserve">was limited to </w:t>
      </w:r>
      <w:r w:rsidR="000D7638" w:rsidRPr="007C2B95">
        <w:rPr>
          <w:rFonts w:ascii="Times New Roman" w:hAnsi="Times New Roman" w:cs="Times New Roman"/>
          <w:lang w:val="en-AU"/>
        </w:rPr>
        <w:t>synthesizing</w:t>
      </w:r>
      <w:r w:rsidR="00356CE7" w:rsidRPr="007C2B95">
        <w:rPr>
          <w:rFonts w:ascii="Times New Roman" w:hAnsi="Times New Roman" w:cs="Times New Roman"/>
          <w:lang w:val="en-AU"/>
        </w:rPr>
        <w:t xml:space="preserve"> external quantitative findings.</w:t>
      </w:r>
    </w:p>
    <w:p w14:paraId="53F25773" w14:textId="5C12106D" w:rsidR="00E12DEE" w:rsidRPr="007C2B95" w:rsidRDefault="00B63C5D" w:rsidP="0056117F">
      <w:pPr>
        <w:jc w:val="both"/>
        <w:rPr>
          <w:rFonts w:ascii="Times New Roman" w:hAnsi="Times New Roman" w:cs="Times New Roman"/>
          <w:lang w:val="en-AU"/>
        </w:rPr>
      </w:pPr>
      <w:r w:rsidRPr="007C2B95">
        <w:rPr>
          <w:rFonts w:ascii="Times New Roman" w:hAnsi="Times New Roman" w:cs="Times New Roman"/>
          <w:lang w:val="en-AU"/>
        </w:rPr>
        <w:t xml:space="preserve">Both, the NACOE </w:t>
      </w:r>
      <w:r w:rsidR="004C2805" w:rsidRPr="007C2B95">
        <w:rPr>
          <w:rFonts w:ascii="Times New Roman" w:hAnsi="Times New Roman" w:cs="Times New Roman"/>
          <w:lang w:val="en-AU"/>
        </w:rPr>
        <w:t xml:space="preserve">(McHeim, 2020) </w:t>
      </w:r>
      <w:r w:rsidRPr="007C2B95">
        <w:rPr>
          <w:rFonts w:ascii="Times New Roman" w:hAnsi="Times New Roman" w:cs="Times New Roman"/>
          <w:lang w:val="en-AU"/>
        </w:rPr>
        <w:t xml:space="preserve">and Austroads </w:t>
      </w:r>
      <w:r w:rsidR="004C2805" w:rsidRPr="007C2B95">
        <w:rPr>
          <w:rFonts w:ascii="Times New Roman" w:hAnsi="Times New Roman" w:cs="Times New Roman"/>
          <w:lang w:val="en-AU"/>
        </w:rPr>
        <w:t xml:space="preserve">(Turner et al., 2012) </w:t>
      </w:r>
      <w:r w:rsidRPr="007C2B95">
        <w:rPr>
          <w:rFonts w:ascii="Times New Roman" w:hAnsi="Times New Roman" w:cs="Times New Roman"/>
          <w:lang w:val="en-AU"/>
        </w:rPr>
        <w:t xml:space="preserve">reports </w:t>
      </w:r>
      <w:r w:rsidR="005E2CA0" w:rsidRPr="007C2B95">
        <w:rPr>
          <w:rFonts w:ascii="Times New Roman" w:hAnsi="Times New Roman" w:cs="Times New Roman"/>
          <w:lang w:val="en-AU"/>
        </w:rPr>
        <w:t xml:space="preserve">reviewed in this section are </w:t>
      </w:r>
      <w:r w:rsidR="006811AD" w:rsidRPr="007C2B95">
        <w:rPr>
          <w:rFonts w:ascii="Times New Roman" w:hAnsi="Times New Roman" w:cs="Times New Roman"/>
          <w:lang w:val="en-AU"/>
        </w:rPr>
        <w:t xml:space="preserve">Australian focused including local and international literature. </w:t>
      </w:r>
      <w:r w:rsidR="00F472FC" w:rsidRPr="007C2B95">
        <w:rPr>
          <w:rFonts w:ascii="Times New Roman" w:hAnsi="Times New Roman" w:cs="Times New Roman"/>
          <w:lang w:val="en-AU"/>
        </w:rPr>
        <w:t xml:space="preserve">The NACOE report includes some </w:t>
      </w:r>
      <w:r w:rsidR="00043067" w:rsidRPr="007C2B95">
        <w:rPr>
          <w:rFonts w:ascii="Times New Roman" w:hAnsi="Times New Roman" w:cs="Times New Roman"/>
          <w:lang w:val="en-AU"/>
        </w:rPr>
        <w:t xml:space="preserve">CRFs associated with </w:t>
      </w:r>
      <w:r w:rsidR="00F472FC" w:rsidRPr="007C2B95">
        <w:rPr>
          <w:rFonts w:ascii="Times New Roman" w:hAnsi="Times New Roman" w:cs="Times New Roman"/>
          <w:lang w:val="en-AU"/>
        </w:rPr>
        <w:t xml:space="preserve">the </w:t>
      </w:r>
      <w:r w:rsidR="006811AD" w:rsidRPr="007C2B95">
        <w:rPr>
          <w:rFonts w:ascii="Times New Roman" w:hAnsi="Times New Roman" w:cs="Times New Roman"/>
          <w:lang w:val="en-AU"/>
        </w:rPr>
        <w:t>Design Exceptions required by TMR</w:t>
      </w:r>
      <w:r w:rsidR="00F472FC" w:rsidRPr="007C2B95">
        <w:rPr>
          <w:rFonts w:ascii="Times New Roman" w:hAnsi="Times New Roman" w:cs="Times New Roman"/>
          <w:lang w:val="en-AU"/>
        </w:rPr>
        <w:t xml:space="preserve">. </w:t>
      </w:r>
      <w:r w:rsidR="00C8712F" w:rsidRPr="007C2B95">
        <w:rPr>
          <w:rFonts w:ascii="Times New Roman" w:hAnsi="Times New Roman" w:cs="Times New Roman"/>
          <w:lang w:val="en-AU"/>
        </w:rPr>
        <w:t xml:space="preserve">None of the treatments included in the Austroads report </w:t>
      </w:r>
      <w:r w:rsidR="00820376" w:rsidRPr="007C2B95">
        <w:rPr>
          <w:rFonts w:ascii="Times New Roman" w:hAnsi="Times New Roman" w:cs="Times New Roman"/>
          <w:lang w:val="en-AU"/>
        </w:rPr>
        <w:t>match</w:t>
      </w:r>
      <w:r w:rsidR="00951A0E" w:rsidRPr="007C2B95">
        <w:rPr>
          <w:rFonts w:ascii="Times New Roman" w:hAnsi="Times New Roman" w:cs="Times New Roman"/>
          <w:lang w:val="en-AU"/>
        </w:rPr>
        <w:t xml:space="preserve"> the geometric characteristics related to</w:t>
      </w:r>
      <w:r w:rsidR="00C8712F" w:rsidRPr="007C2B95">
        <w:rPr>
          <w:rFonts w:ascii="Times New Roman" w:hAnsi="Times New Roman" w:cs="Times New Roman"/>
          <w:lang w:val="en-AU"/>
        </w:rPr>
        <w:t xml:space="preserve"> the </w:t>
      </w:r>
      <w:r w:rsidR="00820376" w:rsidRPr="007C2B95">
        <w:rPr>
          <w:rFonts w:ascii="Times New Roman" w:hAnsi="Times New Roman" w:cs="Times New Roman"/>
          <w:lang w:val="en-AU"/>
        </w:rPr>
        <w:t>DEs</w:t>
      </w:r>
      <w:r w:rsidR="00C8712F" w:rsidRPr="007C2B95">
        <w:rPr>
          <w:rFonts w:ascii="Times New Roman" w:hAnsi="Times New Roman" w:cs="Times New Roman"/>
          <w:lang w:val="en-AU"/>
        </w:rPr>
        <w:t xml:space="preserve"> required by TMR</w:t>
      </w:r>
      <w:r w:rsidR="00AA6ED2" w:rsidRPr="007C2B95">
        <w:rPr>
          <w:rFonts w:ascii="Times New Roman" w:hAnsi="Times New Roman" w:cs="Times New Roman"/>
          <w:lang w:val="en-AU"/>
        </w:rPr>
        <w:t>.</w:t>
      </w:r>
      <w:r w:rsidR="00C8712F" w:rsidRPr="007C2B95">
        <w:rPr>
          <w:rFonts w:ascii="Times New Roman" w:hAnsi="Times New Roman" w:cs="Times New Roman"/>
          <w:lang w:val="en-AU"/>
        </w:rPr>
        <w:t xml:space="preserve"> </w:t>
      </w:r>
      <w:r w:rsidR="00951A0E" w:rsidRPr="007C2B95">
        <w:rPr>
          <w:rFonts w:ascii="Times New Roman" w:hAnsi="Times New Roman" w:cs="Times New Roman"/>
          <w:lang w:val="en-AU"/>
        </w:rPr>
        <w:t>M</w:t>
      </w:r>
      <w:r w:rsidR="0022024D" w:rsidRPr="007C2B95">
        <w:rPr>
          <w:rFonts w:ascii="Times New Roman" w:hAnsi="Times New Roman" w:cs="Times New Roman"/>
          <w:lang w:val="en-AU"/>
        </w:rPr>
        <w:t xml:space="preserve">any reports and research papers from overseas </w:t>
      </w:r>
      <w:r w:rsidR="00820376" w:rsidRPr="007C2B95">
        <w:rPr>
          <w:rFonts w:ascii="Times New Roman" w:hAnsi="Times New Roman" w:cs="Times New Roman"/>
          <w:lang w:val="en-AU"/>
        </w:rPr>
        <w:t>were</w:t>
      </w:r>
      <w:r w:rsidR="0022024D" w:rsidRPr="007C2B95">
        <w:rPr>
          <w:rFonts w:ascii="Times New Roman" w:hAnsi="Times New Roman" w:cs="Times New Roman"/>
          <w:lang w:val="en-AU"/>
        </w:rPr>
        <w:t xml:space="preserve"> also included without an explanation about how differences in environmental circumstances where </w:t>
      </w:r>
      <w:r w:rsidR="0022024D" w:rsidRPr="007C2B95">
        <w:rPr>
          <w:rFonts w:ascii="Times New Roman" w:hAnsi="Times New Roman" w:cs="Times New Roman"/>
          <w:lang w:val="en-AU"/>
        </w:rPr>
        <w:lastRenderedPageBreak/>
        <w:t xml:space="preserve">considered. For example, a study from Kansas (Zeng et al., 2013) was used to update TMR’s CRFs for shoulders. However, it is not clear how factors that are different between the two jurisdictions, such as speed limits and cross section widths, were considered in the analysis and updates of the CRFs. The NACOE report by McHeim (2020) stated that a workshop and discussions with safety experts were also used to update the CRFs. However, details about how the updates were calculated beyond a weighted average using values from literature were not provided. </w:t>
      </w:r>
    </w:p>
    <w:p w14:paraId="77EF8A46" w14:textId="2D8A8CC2" w:rsidR="003D2FB5" w:rsidRPr="007C2B95" w:rsidRDefault="00C50488" w:rsidP="00CE58AB">
      <w:pPr>
        <w:pStyle w:val="Heading3"/>
        <w:numPr>
          <w:ilvl w:val="2"/>
          <w:numId w:val="14"/>
        </w:numPr>
        <w:rPr>
          <w:color w:val="002060"/>
          <w:lang w:val="en-AU"/>
        </w:rPr>
      </w:pPr>
      <w:bookmarkStart w:id="27" w:name="_Toc219707238"/>
      <w:bookmarkEnd w:id="26"/>
      <w:r w:rsidRPr="007C2B95">
        <w:rPr>
          <w:color w:val="002060"/>
          <w:lang w:val="en-AU"/>
        </w:rPr>
        <w:t>Other relevant studies from Australia</w:t>
      </w:r>
      <w:bookmarkEnd w:id="27"/>
      <w:r w:rsidRPr="007C2B95">
        <w:rPr>
          <w:color w:val="002060"/>
          <w:lang w:val="en-AU"/>
        </w:rPr>
        <w:t xml:space="preserve"> </w:t>
      </w:r>
    </w:p>
    <w:p w14:paraId="04EF905D" w14:textId="3098F9B4" w:rsidR="00D240AE" w:rsidRPr="007C2B95" w:rsidRDefault="00563E12" w:rsidP="00E339B1">
      <w:pPr>
        <w:pStyle w:val="ListParagraph"/>
        <w:ind w:left="0" w:firstLine="360"/>
        <w:jc w:val="both"/>
        <w:rPr>
          <w:rFonts w:ascii="Times New Roman" w:hAnsi="Times New Roman" w:cs="Times New Roman"/>
          <w:lang w:val="en-AU"/>
        </w:rPr>
      </w:pPr>
      <w:bookmarkStart w:id="28" w:name="_Hlk216368080"/>
      <w:r w:rsidRPr="007C2B95">
        <w:rPr>
          <w:rFonts w:ascii="Times New Roman" w:hAnsi="Times New Roman" w:cs="Times New Roman"/>
          <w:lang w:val="en-AU"/>
        </w:rPr>
        <w:t xml:space="preserve">A </w:t>
      </w:r>
      <w:r w:rsidR="001323AE" w:rsidRPr="007C2B95">
        <w:rPr>
          <w:rFonts w:ascii="Times New Roman" w:hAnsi="Times New Roman" w:cs="Times New Roman"/>
          <w:lang w:val="en-AU"/>
        </w:rPr>
        <w:t xml:space="preserve">cross-sectional </w:t>
      </w:r>
      <w:r w:rsidRPr="007C2B95">
        <w:rPr>
          <w:rFonts w:ascii="Times New Roman" w:hAnsi="Times New Roman" w:cs="Times New Roman"/>
          <w:lang w:val="en-AU"/>
        </w:rPr>
        <w:t xml:space="preserve">study using data from </w:t>
      </w:r>
      <w:r w:rsidR="00C4632C" w:rsidRPr="007C2B95">
        <w:rPr>
          <w:rFonts w:ascii="Times New Roman" w:hAnsi="Times New Roman" w:cs="Times New Roman"/>
          <w:lang w:val="en-AU"/>
        </w:rPr>
        <w:t>Toowoomba developed CMF</w:t>
      </w:r>
      <w:r w:rsidR="009C6CB0" w:rsidRPr="007C2B95">
        <w:rPr>
          <w:rFonts w:ascii="Times New Roman" w:hAnsi="Times New Roman" w:cs="Times New Roman"/>
          <w:lang w:val="en-AU"/>
        </w:rPr>
        <w:t>unction</w:t>
      </w:r>
      <w:r w:rsidR="00C4632C" w:rsidRPr="007C2B95">
        <w:rPr>
          <w:rFonts w:ascii="Times New Roman" w:hAnsi="Times New Roman" w:cs="Times New Roman"/>
          <w:lang w:val="en-AU"/>
        </w:rPr>
        <w:t xml:space="preserve">s for roundabouts </w:t>
      </w:r>
      <w:r w:rsidRPr="007C2B95">
        <w:rPr>
          <w:rFonts w:ascii="Times New Roman" w:hAnsi="Times New Roman" w:cs="Times New Roman"/>
          <w:lang w:val="en-AU"/>
        </w:rPr>
        <w:t>(Al-Marafi et al., 2020)</w:t>
      </w:r>
      <w:r w:rsidR="00C4632C" w:rsidRPr="007C2B95">
        <w:rPr>
          <w:rFonts w:ascii="Times New Roman" w:hAnsi="Times New Roman" w:cs="Times New Roman"/>
          <w:lang w:val="en-AU"/>
        </w:rPr>
        <w:t xml:space="preserve">. </w:t>
      </w:r>
      <w:r w:rsidR="001323AE" w:rsidRPr="007C2B95">
        <w:rPr>
          <w:rFonts w:ascii="Times New Roman" w:hAnsi="Times New Roman" w:cs="Times New Roman"/>
          <w:lang w:val="en-AU"/>
        </w:rPr>
        <w:t xml:space="preserve">Several geometric characteristics were </w:t>
      </w:r>
      <w:r w:rsidR="008B69C3" w:rsidRPr="007C2B95">
        <w:rPr>
          <w:rFonts w:ascii="Times New Roman" w:hAnsi="Times New Roman" w:cs="Times New Roman"/>
          <w:lang w:val="en-AU"/>
        </w:rPr>
        <w:t xml:space="preserve">found to influence safety along the roundabouts. </w:t>
      </w:r>
      <w:r w:rsidR="00614F12" w:rsidRPr="007C2B95">
        <w:rPr>
          <w:rFonts w:ascii="Times New Roman" w:hAnsi="Times New Roman" w:cs="Times New Roman"/>
          <w:lang w:val="en-AU"/>
        </w:rPr>
        <w:t>A similar stud</w:t>
      </w:r>
      <w:r w:rsidR="004D7E8B" w:rsidRPr="007C2B95">
        <w:rPr>
          <w:rFonts w:ascii="Times New Roman" w:hAnsi="Times New Roman" w:cs="Times New Roman"/>
          <w:lang w:val="en-AU"/>
        </w:rPr>
        <w:t>y from the same group</w:t>
      </w:r>
      <w:r w:rsidR="00EC4BC8" w:rsidRPr="007C2B95">
        <w:rPr>
          <w:rFonts w:ascii="Times New Roman" w:hAnsi="Times New Roman" w:cs="Times New Roman"/>
          <w:lang w:val="en-AU"/>
        </w:rPr>
        <w:t>,</w:t>
      </w:r>
      <w:r w:rsidR="004D7E8B" w:rsidRPr="007C2B95">
        <w:rPr>
          <w:rFonts w:ascii="Times New Roman" w:hAnsi="Times New Roman" w:cs="Times New Roman"/>
          <w:lang w:val="en-AU"/>
        </w:rPr>
        <w:t xml:space="preserve"> also using data from Toowoomba</w:t>
      </w:r>
      <w:r w:rsidR="00EC4BC8" w:rsidRPr="007C2B95">
        <w:rPr>
          <w:rFonts w:ascii="Times New Roman" w:hAnsi="Times New Roman" w:cs="Times New Roman"/>
          <w:lang w:val="en-AU"/>
        </w:rPr>
        <w:t>,</w:t>
      </w:r>
      <w:r w:rsidR="004D7E8B" w:rsidRPr="007C2B95">
        <w:rPr>
          <w:rFonts w:ascii="Times New Roman" w:hAnsi="Times New Roman" w:cs="Times New Roman"/>
          <w:lang w:val="en-AU"/>
        </w:rPr>
        <w:t xml:space="preserve"> developed CMFunct</w:t>
      </w:r>
      <w:r w:rsidR="007204CF" w:rsidRPr="007C2B95">
        <w:rPr>
          <w:rFonts w:ascii="Times New Roman" w:hAnsi="Times New Roman" w:cs="Times New Roman"/>
          <w:lang w:val="en-AU"/>
        </w:rPr>
        <w:t>i</w:t>
      </w:r>
      <w:r w:rsidR="004D7E8B" w:rsidRPr="007C2B95">
        <w:rPr>
          <w:rFonts w:ascii="Times New Roman" w:hAnsi="Times New Roman" w:cs="Times New Roman"/>
          <w:lang w:val="en-AU"/>
        </w:rPr>
        <w:t>on</w:t>
      </w:r>
      <w:r w:rsidR="007204CF" w:rsidRPr="007C2B95">
        <w:rPr>
          <w:rFonts w:ascii="Times New Roman" w:hAnsi="Times New Roman" w:cs="Times New Roman"/>
          <w:lang w:val="en-AU"/>
        </w:rPr>
        <w:t>s</w:t>
      </w:r>
      <w:r w:rsidR="004D7E8B" w:rsidRPr="007C2B95">
        <w:rPr>
          <w:rFonts w:ascii="Times New Roman" w:hAnsi="Times New Roman" w:cs="Times New Roman"/>
          <w:lang w:val="en-AU"/>
        </w:rPr>
        <w:t xml:space="preserve"> for </w:t>
      </w:r>
      <w:r w:rsidR="00127412" w:rsidRPr="007C2B95">
        <w:rPr>
          <w:rFonts w:ascii="Times New Roman" w:hAnsi="Times New Roman" w:cs="Times New Roman"/>
          <w:lang w:val="en-AU"/>
        </w:rPr>
        <w:t>intersections</w:t>
      </w:r>
      <w:r w:rsidR="00EA2723" w:rsidRPr="007C2B95">
        <w:rPr>
          <w:rFonts w:ascii="Times New Roman" w:hAnsi="Times New Roman" w:cs="Times New Roman"/>
          <w:lang w:val="en-AU"/>
        </w:rPr>
        <w:t xml:space="preserve"> (Al-Marafi et al., 2021)</w:t>
      </w:r>
      <w:r w:rsidR="00127412" w:rsidRPr="007C2B95">
        <w:rPr>
          <w:rFonts w:ascii="Times New Roman" w:hAnsi="Times New Roman" w:cs="Times New Roman"/>
          <w:lang w:val="en-AU"/>
        </w:rPr>
        <w:t xml:space="preserve">. </w:t>
      </w:r>
      <w:r w:rsidR="00EA2723" w:rsidRPr="007C2B95">
        <w:rPr>
          <w:rFonts w:ascii="Times New Roman" w:hAnsi="Times New Roman" w:cs="Times New Roman"/>
          <w:lang w:val="en-AU"/>
        </w:rPr>
        <w:t>They considered 62 and 44 signalized and un-signalized intersections respectively.</w:t>
      </w:r>
      <w:r w:rsidR="00140627" w:rsidRPr="007C2B95">
        <w:rPr>
          <w:rFonts w:ascii="Times New Roman" w:hAnsi="Times New Roman" w:cs="Times New Roman"/>
          <w:lang w:val="en-AU"/>
        </w:rPr>
        <w:t xml:space="preserve"> </w:t>
      </w:r>
      <w:r w:rsidR="002A4FD7" w:rsidRPr="007C2B95">
        <w:rPr>
          <w:rFonts w:ascii="Times New Roman" w:hAnsi="Times New Roman" w:cs="Times New Roman"/>
          <w:lang w:val="en-AU"/>
        </w:rPr>
        <w:t xml:space="preserve">CMFunctions were developed for various </w:t>
      </w:r>
      <w:r w:rsidR="00140627" w:rsidRPr="007C2B95">
        <w:rPr>
          <w:rFonts w:ascii="Times New Roman" w:hAnsi="Times New Roman" w:cs="Times New Roman"/>
          <w:lang w:val="en-AU"/>
        </w:rPr>
        <w:t>geomet</w:t>
      </w:r>
      <w:r w:rsidR="00425CDD" w:rsidRPr="007C2B95">
        <w:rPr>
          <w:rFonts w:ascii="Times New Roman" w:hAnsi="Times New Roman" w:cs="Times New Roman"/>
          <w:lang w:val="en-AU"/>
        </w:rPr>
        <w:t>ric and operational characteristics</w:t>
      </w:r>
      <w:r w:rsidR="002A4FD7" w:rsidRPr="007C2B95">
        <w:rPr>
          <w:rFonts w:ascii="Times New Roman" w:hAnsi="Times New Roman" w:cs="Times New Roman"/>
          <w:lang w:val="en-AU"/>
        </w:rPr>
        <w:t xml:space="preserve"> by capturing their safety effects. These two studies illustrate the feasibility of developing CMFuntions using local data. </w:t>
      </w:r>
      <w:r w:rsidR="00D64299" w:rsidRPr="007C2B95">
        <w:rPr>
          <w:rFonts w:ascii="Times New Roman" w:hAnsi="Times New Roman" w:cs="Times New Roman"/>
          <w:lang w:val="en-AU"/>
        </w:rPr>
        <w:t xml:space="preserve">They both followed the approach described below in section 3.2. for fully specified models. </w:t>
      </w:r>
      <w:r w:rsidR="00A16FEE" w:rsidRPr="007C2B95">
        <w:rPr>
          <w:rFonts w:ascii="Times New Roman" w:hAnsi="Times New Roman" w:cs="Times New Roman"/>
          <w:lang w:val="en-AU"/>
        </w:rPr>
        <w:t>Unfortunately, the two studies did not consider any of the</w:t>
      </w:r>
      <w:r w:rsidR="00EC4BC8" w:rsidRPr="007C2B95">
        <w:rPr>
          <w:rFonts w:ascii="Times New Roman" w:hAnsi="Times New Roman" w:cs="Times New Roman"/>
          <w:lang w:val="en-AU"/>
        </w:rPr>
        <w:t xml:space="preserve"> geometric characteristics from the list of </w:t>
      </w:r>
      <w:r w:rsidR="0028152B" w:rsidRPr="007C2B95">
        <w:rPr>
          <w:rFonts w:ascii="Times New Roman" w:hAnsi="Times New Roman" w:cs="Times New Roman"/>
          <w:lang w:val="en-AU"/>
        </w:rPr>
        <w:t>DEs</w:t>
      </w:r>
      <w:r w:rsidR="00EC4BC8" w:rsidRPr="007C2B95">
        <w:rPr>
          <w:rFonts w:ascii="Times New Roman" w:hAnsi="Times New Roman" w:cs="Times New Roman"/>
          <w:lang w:val="en-AU"/>
        </w:rPr>
        <w:t xml:space="preserve"> required by TMR and listed in section 2 of this report. </w:t>
      </w:r>
    </w:p>
    <w:p w14:paraId="121818C6" w14:textId="32DF0727" w:rsidR="006E7997" w:rsidRPr="007C2B95" w:rsidRDefault="00C173A0" w:rsidP="00E339B1">
      <w:pPr>
        <w:pStyle w:val="ListParagraph"/>
        <w:ind w:left="0" w:firstLine="360"/>
        <w:jc w:val="both"/>
        <w:rPr>
          <w:rFonts w:ascii="Times New Roman" w:hAnsi="Times New Roman" w:cs="Times New Roman"/>
          <w:lang w:val="en-AU"/>
        </w:rPr>
      </w:pPr>
      <w:r w:rsidRPr="007C2B95">
        <w:rPr>
          <w:rFonts w:ascii="Times New Roman" w:hAnsi="Times New Roman" w:cs="Times New Roman"/>
          <w:lang w:val="en-AU"/>
        </w:rPr>
        <w:t xml:space="preserve">Other studies conducted in Australia involve the </w:t>
      </w:r>
      <w:r w:rsidR="009075AA" w:rsidRPr="007C2B95">
        <w:rPr>
          <w:rFonts w:ascii="Times New Roman" w:hAnsi="Times New Roman" w:cs="Times New Roman"/>
          <w:lang w:val="en-AU"/>
        </w:rPr>
        <w:t>analysis of</w:t>
      </w:r>
      <w:r w:rsidRPr="007C2B95">
        <w:rPr>
          <w:rFonts w:ascii="Times New Roman" w:hAnsi="Times New Roman" w:cs="Times New Roman"/>
          <w:lang w:val="en-AU"/>
        </w:rPr>
        <w:t xml:space="preserve"> crash frequency for the development of CMFs or CMFunctions</w:t>
      </w:r>
      <w:r w:rsidR="0028152B" w:rsidRPr="007C2B95">
        <w:rPr>
          <w:rFonts w:ascii="Times New Roman" w:hAnsi="Times New Roman" w:cs="Times New Roman"/>
          <w:lang w:val="en-AU"/>
        </w:rPr>
        <w:t xml:space="preserve"> including geometric features </w:t>
      </w:r>
      <w:r w:rsidR="00F205CE" w:rsidRPr="007C2B95">
        <w:rPr>
          <w:rFonts w:ascii="Times New Roman" w:hAnsi="Times New Roman" w:cs="Times New Roman"/>
          <w:lang w:val="en-AU"/>
        </w:rPr>
        <w:t>part</w:t>
      </w:r>
      <w:r w:rsidR="0028152B" w:rsidRPr="007C2B95">
        <w:rPr>
          <w:rFonts w:ascii="Times New Roman" w:hAnsi="Times New Roman" w:cs="Times New Roman"/>
          <w:lang w:val="en-AU"/>
        </w:rPr>
        <w:t xml:space="preserve"> of </w:t>
      </w:r>
      <w:r w:rsidR="00F205CE" w:rsidRPr="007C2B95">
        <w:rPr>
          <w:rFonts w:ascii="Times New Roman" w:hAnsi="Times New Roman" w:cs="Times New Roman"/>
          <w:lang w:val="en-AU"/>
        </w:rPr>
        <w:t xml:space="preserve">the </w:t>
      </w:r>
      <w:r w:rsidR="0028152B" w:rsidRPr="007C2B95">
        <w:rPr>
          <w:rFonts w:ascii="Times New Roman" w:hAnsi="Times New Roman" w:cs="Times New Roman"/>
          <w:lang w:val="en-AU"/>
        </w:rPr>
        <w:t>horizontal alignment, lane characteristics (number of lanes, lane width), vertical alignment, shoulder width, and other context-specific features, such as presence of turns, presence of passing lanes, or intersection characteristics (Tahir et al., 2022</w:t>
      </w:r>
      <w:r w:rsidR="00555FBB" w:rsidRPr="007C2B95">
        <w:rPr>
          <w:rFonts w:ascii="Times New Roman" w:hAnsi="Times New Roman" w:cs="Times New Roman"/>
          <w:lang w:val="en-AU"/>
        </w:rPr>
        <w:t>a</w:t>
      </w:r>
      <w:r w:rsidR="0028152B" w:rsidRPr="007C2B95">
        <w:rPr>
          <w:rFonts w:ascii="Times New Roman" w:hAnsi="Times New Roman" w:cs="Times New Roman"/>
          <w:lang w:val="en-AU"/>
        </w:rPr>
        <w:t xml:space="preserve">; </w:t>
      </w:r>
      <w:r w:rsidR="00555FBB" w:rsidRPr="007C2B95">
        <w:rPr>
          <w:rFonts w:ascii="Times New Roman" w:hAnsi="Times New Roman" w:cs="Times New Roman"/>
          <w:lang w:val="en-AU"/>
        </w:rPr>
        <w:t>Tahir et al., 2022b; Howlader et al., 2023; Tahir et al., 2023; Khan et al., 2025</w:t>
      </w:r>
      <w:r w:rsidR="0028152B" w:rsidRPr="007C2B95">
        <w:rPr>
          <w:rFonts w:ascii="Times New Roman" w:hAnsi="Times New Roman" w:cs="Times New Roman"/>
          <w:lang w:val="en-AU"/>
        </w:rPr>
        <w:t>).</w:t>
      </w:r>
    </w:p>
    <w:p w14:paraId="6D9A1A7A" w14:textId="24113090" w:rsidR="003E7878" w:rsidRPr="007C2B95" w:rsidRDefault="003E7878" w:rsidP="00CE58AB">
      <w:pPr>
        <w:pStyle w:val="Heading2"/>
        <w:numPr>
          <w:ilvl w:val="1"/>
          <w:numId w:val="14"/>
        </w:numPr>
        <w:rPr>
          <w:color w:val="002060"/>
          <w:szCs w:val="28"/>
          <w:lang w:val="en-AU"/>
        </w:rPr>
      </w:pPr>
      <w:bookmarkStart w:id="29" w:name="_Toc219707239"/>
      <w:bookmarkEnd w:id="28"/>
      <w:r w:rsidRPr="007C2B95">
        <w:rPr>
          <w:color w:val="002060"/>
          <w:szCs w:val="28"/>
          <w:lang w:val="en-AU"/>
        </w:rPr>
        <w:t>Fully specified models</w:t>
      </w:r>
      <w:bookmarkEnd w:id="29"/>
    </w:p>
    <w:p w14:paraId="4BF6A252" w14:textId="3E431A6D" w:rsidR="003E7878" w:rsidRPr="007C2B95" w:rsidRDefault="0056117F" w:rsidP="00E339B1">
      <w:pPr>
        <w:ind w:firstLine="360"/>
        <w:jc w:val="both"/>
        <w:rPr>
          <w:rFonts w:ascii="Times New Roman" w:hAnsi="Times New Roman" w:cs="Times New Roman"/>
          <w:lang w:val="en-AU"/>
        </w:rPr>
      </w:pPr>
      <w:bookmarkStart w:id="30" w:name="_Hlk216368092"/>
      <w:r w:rsidRPr="007C2B95">
        <w:rPr>
          <w:rFonts w:ascii="Times New Roman" w:hAnsi="Times New Roman" w:cs="Times New Roman"/>
          <w:lang w:val="en-AU"/>
        </w:rPr>
        <w:t xml:space="preserve">Fully specified models with covariates seek to predict the expected number of crashes as a function of multiple explanatory variables, including traffic exposure, roadway geometric characteristics, situational or environmental factors, and proxies for driver </w:t>
      </w:r>
      <w:r w:rsidR="00E665E6" w:rsidRPr="007C2B95">
        <w:rPr>
          <w:rFonts w:ascii="Times New Roman" w:hAnsi="Times New Roman" w:cs="Times New Roman"/>
          <w:lang w:val="en-AU"/>
        </w:rPr>
        <w:t>behaviour</w:t>
      </w:r>
      <w:r w:rsidRPr="007C2B95">
        <w:rPr>
          <w:rFonts w:ascii="Times New Roman" w:hAnsi="Times New Roman" w:cs="Times New Roman"/>
          <w:lang w:val="en-AU"/>
        </w:rPr>
        <w:t>. These models are commonly developed using count-data methods, such as Poisson or Negative Binomial regression, depending on the relationship between the mean and variance of the response variable. Fully specified crash-frequency models typically adopt a multiplicative functional form, as shown in Equation (2)</w:t>
      </w:r>
      <w:bookmarkEnd w:id="30"/>
      <w:r w:rsidRPr="007C2B95">
        <w:rPr>
          <w:rFonts w:ascii="Times New Roman" w:hAnsi="Times New Roman" w:cs="Times New Roman"/>
          <w:lang w:val="en-AU"/>
        </w:rPr>
        <w:t>.</w:t>
      </w:r>
    </w:p>
    <w:p w14:paraId="61B58DC8" w14:textId="31856D61" w:rsidR="00DD0C8A" w:rsidRPr="007C2B95" w:rsidRDefault="00DC0995" w:rsidP="00E339B1">
      <w:pPr>
        <w:ind w:firstLine="360"/>
        <w:jc w:val="both"/>
        <w:rPr>
          <w:rFonts w:ascii="Times New Roman" w:hAnsi="Times New Roman" w:cs="Times New Roman"/>
          <w:lang w:val="en-AU"/>
        </w:rPr>
      </w:pPr>
      <m:oMathPara>
        <m:oMath>
          <m:sSub>
            <m:sSubPr>
              <m:ctrlPr>
                <w:rPr>
                  <w:rFonts w:ascii="Cambria Math" w:hAnsi="Cambria Math" w:cs="Times New Roman"/>
                  <w:i/>
                  <w:lang w:val="en-AU"/>
                </w:rPr>
              </m:ctrlPr>
            </m:sSubPr>
            <m:e>
              <m:r>
                <w:rPr>
                  <w:rFonts w:ascii="Cambria Math" w:hAnsi="Cambria Math" w:cs="Times New Roman"/>
                  <w:lang w:val="en-AU"/>
                </w:rPr>
                <m:t>N</m:t>
              </m:r>
            </m:e>
            <m:sub>
              <m:r>
                <w:rPr>
                  <w:rFonts w:ascii="Cambria Math" w:hAnsi="Cambria Math" w:cs="Times New Roman"/>
                  <w:lang w:val="en-AU"/>
                </w:rPr>
                <m:t>predicted</m:t>
              </m:r>
              <m:r>
                <w:rPr>
                  <w:rFonts w:ascii="Cambria Math" w:hAnsi="Cambria Math" w:cs="Times New Roman"/>
                  <w:lang w:val="en-AU"/>
                </w:rPr>
                <m:t xml:space="preserve">, </m:t>
              </m:r>
              <m:r>
                <w:rPr>
                  <w:rFonts w:ascii="Cambria Math" w:hAnsi="Cambria Math" w:cs="Times New Roman"/>
                  <w:lang w:val="en-AU"/>
                </w:rPr>
                <m:t>x</m:t>
              </m:r>
            </m:sub>
          </m:sSub>
          <m:r>
            <w:rPr>
              <w:rFonts w:ascii="Cambria Math" w:hAnsi="Cambria Math" w:cs="Times New Roman"/>
              <w:lang w:val="en-AU"/>
            </w:rPr>
            <m:t>=</m:t>
          </m:r>
          <m:r>
            <w:rPr>
              <w:rFonts w:ascii="Cambria Math" w:hAnsi="Cambria Math" w:cs="Times New Roman"/>
              <w:lang w:val="en-AU"/>
            </w:rPr>
            <m:t>α</m:t>
          </m:r>
          <m:sSup>
            <m:sSupPr>
              <m:ctrlPr>
                <w:rPr>
                  <w:rFonts w:ascii="Cambria Math" w:hAnsi="Cambria Math" w:cs="Times New Roman"/>
                  <w:i/>
                  <w:lang w:val="en-AU"/>
                </w:rPr>
              </m:ctrlPr>
            </m:sSupPr>
            <m:e>
              <m:d>
                <m:dPr>
                  <m:ctrlPr>
                    <w:rPr>
                      <w:rFonts w:ascii="Cambria Math" w:hAnsi="Cambria Math" w:cs="Times New Roman"/>
                      <w:i/>
                      <w:lang w:val="en-AU"/>
                    </w:rPr>
                  </m:ctrlPr>
                </m:dPr>
                <m:e>
                  <m:r>
                    <w:rPr>
                      <w:rFonts w:ascii="Cambria Math" w:hAnsi="Cambria Math" w:cs="Times New Roman"/>
                      <w:lang w:val="en-AU"/>
                    </w:rPr>
                    <m:t>AADT</m:t>
                  </m:r>
                </m:e>
              </m:d>
            </m:e>
            <m:sup>
              <m:sSub>
                <m:sSubPr>
                  <m:ctrlPr>
                    <w:rPr>
                      <w:rFonts w:ascii="Cambria Math" w:hAnsi="Cambria Math" w:cs="Times New Roman"/>
                      <w:i/>
                      <w:lang w:val="en-AU"/>
                    </w:rPr>
                  </m:ctrlPr>
                </m:sSubPr>
                <m:e>
                  <m:r>
                    <w:rPr>
                      <w:rFonts w:ascii="Cambria Math" w:hAnsi="Cambria Math" w:cs="Times New Roman"/>
                      <w:lang w:val="en-AU"/>
                    </w:rPr>
                    <m:t>β</m:t>
                  </m:r>
                </m:e>
                <m:sub>
                  <m:r>
                    <w:rPr>
                      <w:rFonts w:ascii="Cambria Math" w:hAnsi="Cambria Math" w:cs="Times New Roman"/>
                      <w:lang w:val="en-AU"/>
                    </w:rPr>
                    <m:t>0</m:t>
                  </m:r>
                </m:sub>
              </m:sSub>
            </m:sup>
          </m:sSup>
          <m:r>
            <w:rPr>
              <w:rFonts w:ascii="Cambria Math" w:hAnsi="Cambria Math" w:cs="Times New Roman"/>
              <w:lang w:val="en-AU"/>
            </w:rPr>
            <m:t>×</m:t>
          </m:r>
          <m:func>
            <m:funcPr>
              <m:ctrlPr>
                <w:rPr>
                  <w:rFonts w:ascii="Cambria Math" w:hAnsi="Cambria Math" w:cs="Times New Roman"/>
                  <w:lang w:val="en-AU"/>
                </w:rPr>
              </m:ctrlPr>
            </m:funcPr>
            <m:fName>
              <m:r>
                <m:rPr>
                  <m:sty m:val="p"/>
                </m:rPr>
                <w:rPr>
                  <w:rFonts w:ascii="Cambria Math" w:hAnsi="Cambria Math" w:cs="Times New Roman"/>
                  <w:lang w:val="en-AU"/>
                </w:rPr>
                <m:t>exp</m:t>
              </m:r>
            </m:fName>
            <m:e>
              <m:d>
                <m:dPr>
                  <m:begChr m:val="{"/>
                  <m:endChr m:val="}"/>
                  <m:ctrlPr>
                    <w:rPr>
                      <w:rFonts w:ascii="Cambria Math" w:hAnsi="Cambria Math" w:cs="Times New Roman"/>
                      <w:i/>
                      <w:lang w:val="en-AU"/>
                    </w:rPr>
                  </m:ctrlPr>
                </m:dPr>
                <m:e>
                  <m:sSub>
                    <m:sSubPr>
                      <m:ctrlPr>
                        <w:rPr>
                          <w:rFonts w:ascii="Cambria Math" w:hAnsi="Cambria Math" w:cs="Times New Roman"/>
                          <w:i/>
                          <w:lang w:val="en-AU"/>
                        </w:rPr>
                      </m:ctrlPr>
                    </m:sSubPr>
                    <m:e>
                      <m:r>
                        <w:rPr>
                          <w:rFonts w:ascii="Cambria Math" w:hAnsi="Cambria Math" w:cs="Times New Roman"/>
                          <w:lang w:val="en-AU"/>
                        </w:rPr>
                        <m:t>β</m:t>
                      </m:r>
                    </m:e>
                    <m:sub>
                      <m:r>
                        <w:rPr>
                          <w:rFonts w:ascii="Cambria Math" w:hAnsi="Cambria Math" w:cs="Times New Roman"/>
                          <w:lang w:val="en-AU"/>
                        </w:rPr>
                        <m:t>1</m:t>
                      </m:r>
                    </m:sub>
                  </m:sSub>
                  <m:sSub>
                    <m:sSubPr>
                      <m:ctrlPr>
                        <w:rPr>
                          <w:rFonts w:ascii="Cambria Math" w:hAnsi="Cambria Math" w:cs="Times New Roman"/>
                          <w:i/>
                          <w:lang w:val="en-AU"/>
                        </w:rPr>
                      </m:ctrlPr>
                    </m:sSubPr>
                    <m:e>
                      <m:r>
                        <w:rPr>
                          <w:rFonts w:ascii="Cambria Math" w:hAnsi="Cambria Math" w:cs="Times New Roman"/>
                          <w:lang w:val="en-AU"/>
                        </w:rPr>
                        <m:t>x</m:t>
                      </m:r>
                    </m:e>
                    <m:sub>
                      <m:r>
                        <w:rPr>
                          <w:rFonts w:ascii="Cambria Math" w:hAnsi="Cambria Math" w:cs="Times New Roman"/>
                          <w:lang w:val="en-AU"/>
                        </w:rPr>
                        <m:t>1</m:t>
                      </m:r>
                    </m:sub>
                  </m:sSub>
                </m:e>
              </m:d>
            </m:e>
          </m:func>
          <m:r>
            <w:rPr>
              <w:rFonts w:ascii="Cambria Math" w:hAnsi="Cambria Math" w:cs="Times New Roman"/>
              <w:lang w:val="en-AU"/>
            </w:rPr>
            <m:t>×⋯×</m:t>
          </m:r>
          <m:func>
            <m:funcPr>
              <m:ctrlPr>
                <w:rPr>
                  <w:rFonts w:ascii="Cambria Math" w:hAnsi="Cambria Math" w:cs="Times New Roman"/>
                  <w:i/>
                  <w:lang w:val="en-AU"/>
                </w:rPr>
              </m:ctrlPr>
            </m:funcPr>
            <m:fName>
              <m:r>
                <m:rPr>
                  <m:sty m:val="p"/>
                </m:rPr>
                <w:rPr>
                  <w:rFonts w:ascii="Cambria Math" w:hAnsi="Cambria Math" w:cs="Times New Roman"/>
                  <w:lang w:val="en-AU"/>
                </w:rPr>
                <m:t>exp</m:t>
              </m:r>
            </m:fName>
            <m:e>
              <m:d>
                <m:dPr>
                  <m:begChr m:val="{"/>
                  <m:endChr m:val="}"/>
                  <m:ctrlPr>
                    <w:rPr>
                      <w:rFonts w:ascii="Cambria Math" w:hAnsi="Cambria Math" w:cs="Times New Roman"/>
                      <w:i/>
                      <w:lang w:val="en-AU"/>
                    </w:rPr>
                  </m:ctrlPr>
                </m:dPr>
                <m:e>
                  <m:sSub>
                    <m:sSubPr>
                      <m:ctrlPr>
                        <w:rPr>
                          <w:rFonts w:ascii="Cambria Math" w:hAnsi="Cambria Math" w:cs="Times New Roman"/>
                          <w:i/>
                          <w:lang w:val="en-AU"/>
                        </w:rPr>
                      </m:ctrlPr>
                    </m:sSubPr>
                    <m:e>
                      <m:r>
                        <w:rPr>
                          <w:rFonts w:ascii="Cambria Math" w:hAnsi="Cambria Math" w:cs="Times New Roman"/>
                          <w:lang w:val="en-AU"/>
                        </w:rPr>
                        <m:t>β</m:t>
                      </m:r>
                    </m:e>
                    <m:sub>
                      <m:r>
                        <w:rPr>
                          <w:rFonts w:ascii="Cambria Math" w:hAnsi="Cambria Math" w:cs="Times New Roman"/>
                          <w:lang w:val="en-AU"/>
                        </w:rPr>
                        <m:t>m</m:t>
                      </m:r>
                    </m:sub>
                  </m:sSub>
                  <m:sSub>
                    <m:sSubPr>
                      <m:ctrlPr>
                        <w:rPr>
                          <w:rFonts w:ascii="Cambria Math" w:hAnsi="Cambria Math" w:cs="Times New Roman"/>
                          <w:i/>
                          <w:lang w:val="en-AU"/>
                        </w:rPr>
                      </m:ctrlPr>
                    </m:sSubPr>
                    <m:e>
                      <m:r>
                        <w:rPr>
                          <w:rFonts w:ascii="Cambria Math" w:hAnsi="Cambria Math" w:cs="Times New Roman"/>
                          <w:lang w:val="en-AU"/>
                        </w:rPr>
                        <m:t>x</m:t>
                      </m:r>
                    </m:e>
                    <m:sub>
                      <m:r>
                        <w:rPr>
                          <w:rFonts w:ascii="Cambria Math" w:hAnsi="Cambria Math" w:cs="Times New Roman"/>
                          <w:lang w:val="en-AU"/>
                        </w:rPr>
                        <m:t>m</m:t>
                      </m:r>
                    </m:sub>
                  </m:sSub>
                </m:e>
              </m:d>
            </m:e>
          </m:func>
          <m:r>
            <w:rPr>
              <w:rFonts w:ascii="Cambria Math" w:hAnsi="Cambria Math" w:cs="Times New Roman"/>
              <w:lang w:val="en-AU"/>
            </w:rPr>
            <m:t xml:space="preserve">       (2)</m:t>
          </m:r>
        </m:oMath>
      </m:oMathPara>
    </w:p>
    <w:p w14:paraId="47645367" w14:textId="3374C7E0" w:rsidR="003E7878" w:rsidRPr="007C2B95" w:rsidRDefault="003E7878" w:rsidP="0056117F">
      <w:pPr>
        <w:jc w:val="both"/>
        <w:rPr>
          <w:rFonts w:ascii="Times New Roman" w:hAnsi="Times New Roman" w:cs="Times New Roman"/>
          <w:lang w:val="en-AU"/>
        </w:rPr>
      </w:pPr>
      <w:r w:rsidRPr="007C2B95">
        <w:rPr>
          <w:rFonts w:ascii="Times New Roman" w:hAnsi="Times New Roman" w:cs="Times New Roman"/>
          <w:lang w:val="en-AU"/>
        </w:rPr>
        <w:t xml:space="preserve">where </w:t>
      </w:r>
      <m:oMath>
        <m:sSub>
          <m:sSubPr>
            <m:ctrlPr>
              <w:rPr>
                <w:rFonts w:ascii="Cambria Math" w:hAnsi="Cambria Math" w:cs="Times New Roman"/>
                <w:i/>
                <w:lang w:val="en-AU"/>
              </w:rPr>
            </m:ctrlPr>
          </m:sSubPr>
          <m:e>
            <m:r>
              <w:rPr>
                <w:rFonts w:ascii="Cambria Math" w:hAnsi="Cambria Math" w:cs="Times New Roman"/>
                <w:lang w:val="en-AU"/>
              </w:rPr>
              <m:t>N</m:t>
            </m:r>
          </m:e>
          <m:sub>
            <m:r>
              <w:rPr>
                <w:rFonts w:ascii="Cambria Math" w:hAnsi="Cambria Math" w:cs="Times New Roman"/>
                <w:lang w:val="en-AU"/>
              </w:rPr>
              <m:t>predicted,x</m:t>
            </m:r>
          </m:sub>
        </m:sSub>
      </m:oMath>
      <w:r w:rsidR="00DD0C8A" w:rsidRPr="007C2B95">
        <w:rPr>
          <w:rFonts w:ascii="Times New Roman" w:eastAsiaTheme="minorEastAsia" w:hAnsi="Times New Roman" w:cs="Times New Roman"/>
          <w:lang w:val="en-AU"/>
        </w:rPr>
        <w:t xml:space="preserve"> </w:t>
      </w:r>
      <w:r w:rsidRPr="007C2B95">
        <w:rPr>
          <w:rFonts w:ascii="Times New Roman" w:hAnsi="Times New Roman" w:cs="Times New Roman"/>
          <w:lang w:val="en-AU"/>
        </w:rPr>
        <w:t xml:space="preserve">is the number of predicted crashes, </w:t>
      </w:r>
      <m:oMath>
        <m:r>
          <w:rPr>
            <w:rFonts w:ascii="Cambria Math" w:hAnsi="Cambria Math" w:cs="Times New Roman"/>
            <w:lang w:val="en-AU"/>
          </w:rPr>
          <m:t>AADT</m:t>
        </m:r>
      </m:oMath>
      <w:r w:rsidRPr="007C2B95">
        <w:rPr>
          <w:rFonts w:ascii="Times New Roman" w:hAnsi="Times New Roman" w:cs="Times New Roman"/>
          <w:lang w:val="en-AU"/>
        </w:rPr>
        <w:t xml:space="preserve"> is the annual average daily traffic,</w:t>
      </w:r>
      <w:r w:rsidRPr="007C2B95">
        <w:rPr>
          <w:rFonts w:ascii="Times New Roman" w:hAnsi="Times New Roman" w:cs="Times New Roman"/>
          <w:i/>
          <w:iCs/>
          <w:lang w:val="en-AU"/>
        </w:rPr>
        <w:t xml:space="preserve"> </w:t>
      </w:r>
      <m:oMath>
        <m:sSub>
          <m:sSubPr>
            <m:ctrlPr>
              <w:rPr>
                <w:rFonts w:ascii="Cambria Math" w:hAnsi="Cambria Math" w:cs="Times New Roman"/>
                <w:i/>
                <w:iCs/>
                <w:lang w:val="en-AU"/>
              </w:rPr>
            </m:ctrlPr>
          </m:sSubPr>
          <m:e>
            <m:r>
              <w:rPr>
                <w:rFonts w:ascii="Cambria Math" w:hAnsi="Cambria Math" w:cs="Times New Roman"/>
                <w:lang w:val="en-AU"/>
              </w:rPr>
              <m:t>x</m:t>
            </m:r>
          </m:e>
          <m:sub>
            <m:r>
              <w:rPr>
                <w:rFonts w:ascii="Cambria Math" w:hAnsi="Cambria Math" w:cs="Times New Roman"/>
                <w:lang w:val="en-AU"/>
              </w:rPr>
              <m:t>1</m:t>
            </m:r>
          </m:sub>
        </m:sSub>
        <m:r>
          <w:rPr>
            <w:rFonts w:ascii="Cambria Math" w:hAnsi="Cambria Math" w:cs="Times New Roman"/>
            <w:lang w:val="en-AU"/>
          </w:rPr>
          <m:t>,…,</m:t>
        </m:r>
        <m:sSub>
          <m:sSubPr>
            <m:ctrlPr>
              <w:rPr>
                <w:rFonts w:ascii="Cambria Math" w:hAnsi="Cambria Math" w:cs="Times New Roman"/>
                <w:i/>
                <w:iCs/>
                <w:lang w:val="en-AU"/>
              </w:rPr>
            </m:ctrlPr>
          </m:sSubPr>
          <m:e>
            <m:r>
              <w:rPr>
                <w:rFonts w:ascii="Cambria Math" w:hAnsi="Cambria Math" w:cs="Times New Roman"/>
                <w:lang w:val="en-AU"/>
              </w:rPr>
              <m:t>x</m:t>
            </m:r>
          </m:e>
          <m:sub>
            <m:r>
              <w:rPr>
                <w:rFonts w:ascii="Cambria Math" w:hAnsi="Cambria Math" w:cs="Times New Roman"/>
                <w:lang w:val="en-AU"/>
              </w:rPr>
              <m:t>m</m:t>
            </m:r>
          </m:sub>
        </m:sSub>
      </m:oMath>
      <w:r w:rsidR="00DD0C8A" w:rsidRPr="007C2B95">
        <w:rPr>
          <w:rFonts w:ascii="Times New Roman" w:eastAsiaTheme="minorEastAsia" w:hAnsi="Times New Roman" w:cs="Times New Roman"/>
          <w:i/>
          <w:iCs/>
          <w:lang w:val="en-AU"/>
        </w:rPr>
        <w:t xml:space="preserve"> </w:t>
      </w:r>
      <w:r w:rsidRPr="007C2B95">
        <w:rPr>
          <w:rFonts w:ascii="Times New Roman" w:hAnsi="Times New Roman" w:cs="Times New Roman"/>
          <w:lang w:val="en-AU"/>
        </w:rPr>
        <w:t xml:space="preserve">are covariates associated with road characteristics and other likely contributing factors, </w:t>
      </w:r>
      <m:oMath>
        <m:sSub>
          <m:sSubPr>
            <m:ctrlPr>
              <w:rPr>
                <w:rFonts w:ascii="Cambria Math" w:hAnsi="Cambria Math" w:cs="Times New Roman"/>
                <w:i/>
                <w:iCs/>
                <w:vertAlign w:val="subscript"/>
                <w:lang w:val="en-AU"/>
              </w:rPr>
            </m:ctrlPr>
          </m:sSubPr>
          <m:e>
            <m:r>
              <w:rPr>
                <w:rFonts w:ascii="Cambria Math" w:hAnsi="Cambria Math" w:cs="Times New Roman"/>
                <w:lang w:val="en-AU"/>
              </w:rPr>
              <m:t>β</m:t>
            </m:r>
            <m:ctrlPr>
              <w:rPr>
                <w:rFonts w:ascii="Cambria Math" w:hAnsi="Cambria Math" w:cs="Times New Roman"/>
                <w:i/>
                <w:iCs/>
                <w:lang w:val="en-AU"/>
              </w:rPr>
            </m:ctrlPr>
          </m:e>
          <m:sub>
            <m:r>
              <w:rPr>
                <w:rFonts w:ascii="Cambria Math" w:hAnsi="Cambria Math" w:cs="Times New Roman"/>
                <w:vertAlign w:val="subscript"/>
                <w:lang w:val="en-AU"/>
              </w:rPr>
              <m:t>0</m:t>
            </m:r>
          </m:sub>
        </m:sSub>
        <m:r>
          <w:rPr>
            <w:rFonts w:ascii="Cambria Math" w:hAnsi="Cambria Math" w:cs="Times New Roman"/>
            <w:lang w:val="en-AU"/>
          </w:rPr>
          <m:t>, …, β</m:t>
        </m:r>
        <m:r>
          <w:rPr>
            <w:rFonts w:ascii="Cambria Math" w:hAnsi="Cambria Math" w:cs="Times New Roman"/>
            <w:vertAlign w:val="subscript"/>
            <w:lang w:val="en-AU"/>
          </w:rPr>
          <m:t>m</m:t>
        </m:r>
      </m:oMath>
      <w:r w:rsidRPr="007C2B95">
        <w:rPr>
          <w:rFonts w:ascii="Times New Roman" w:hAnsi="Times New Roman" w:cs="Times New Roman"/>
          <w:lang w:val="en-AU"/>
        </w:rPr>
        <w:t xml:space="preserve"> are model parameters or coefficients estimated using field data </w:t>
      </w:r>
      <w:r w:rsidR="001A239F" w:rsidRPr="007C2B95">
        <w:rPr>
          <w:rFonts w:ascii="Times New Roman" w:hAnsi="Times New Roman" w:cs="Times New Roman"/>
          <w:lang w:val="en-AU"/>
        </w:rPr>
        <w:t xml:space="preserve">and </w:t>
      </w:r>
      <w:r w:rsidRPr="007C2B95">
        <w:rPr>
          <w:rFonts w:ascii="Times New Roman" w:hAnsi="Times New Roman" w:cs="Times New Roman"/>
          <w:lang w:val="en-AU"/>
        </w:rPr>
        <w:t>methods such the simulated maximum log likelihood. In this functional form, each</w:t>
      </w:r>
      <w:r w:rsidR="00DD0C8A" w:rsidRPr="007C2B95">
        <w:rPr>
          <w:rFonts w:ascii="Times New Roman" w:hAnsi="Times New Roman" w:cs="Times New Roman"/>
          <w:lang w:val="en-AU"/>
        </w:rPr>
        <w:t xml:space="preserve"> </w:t>
      </w:r>
      <m:oMath>
        <m:func>
          <m:funcPr>
            <m:ctrlPr>
              <w:rPr>
                <w:rFonts w:ascii="Cambria Math" w:hAnsi="Cambria Math" w:cs="Times New Roman"/>
                <w:lang w:val="en-AU"/>
              </w:rPr>
            </m:ctrlPr>
          </m:funcPr>
          <m:fName>
            <m:r>
              <m:rPr>
                <m:sty m:val="p"/>
              </m:rPr>
              <w:rPr>
                <w:rFonts w:ascii="Cambria Math" w:hAnsi="Cambria Math" w:cs="Times New Roman"/>
                <w:lang w:val="en-AU"/>
              </w:rPr>
              <m:t>exp</m:t>
            </m:r>
          </m:fName>
          <m:e>
            <m:d>
              <m:dPr>
                <m:begChr m:val="{"/>
                <m:endChr m:val="}"/>
                <m:ctrlPr>
                  <w:rPr>
                    <w:rFonts w:ascii="Cambria Math" w:hAnsi="Cambria Math" w:cs="Times New Roman"/>
                    <w:i/>
                    <w:lang w:val="en-AU"/>
                  </w:rPr>
                </m:ctrlPr>
              </m:dPr>
              <m:e>
                <m:sSub>
                  <m:sSubPr>
                    <m:ctrlPr>
                      <w:rPr>
                        <w:rFonts w:ascii="Cambria Math" w:hAnsi="Cambria Math" w:cs="Times New Roman"/>
                        <w:i/>
                        <w:lang w:val="en-AU"/>
                      </w:rPr>
                    </m:ctrlPr>
                  </m:sSubPr>
                  <m:e>
                    <m:r>
                      <w:rPr>
                        <w:rFonts w:ascii="Cambria Math" w:hAnsi="Cambria Math" w:cs="Times New Roman"/>
                        <w:lang w:val="en-AU"/>
                      </w:rPr>
                      <m:t>β</m:t>
                    </m:r>
                  </m:e>
                  <m:sub>
                    <m:r>
                      <w:rPr>
                        <w:rFonts w:ascii="Cambria Math" w:hAnsi="Cambria Math" w:cs="Times New Roman"/>
                        <w:lang w:val="en-AU"/>
                      </w:rPr>
                      <m:t>1</m:t>
                    </m:r>
                  </m:sub>
                </m:sSub>
                <m:sSub>
                  <m:sSubPr>
                    <m:ctrlPr>
                      <w:rPr>
                        <w:rFonts w:ascii="Cambria Math" w:hAnsi="Cambria Math" w:cs="Times New Roman"/>
                        <w:i/>
                        <w:lang w:val="en-AU"/>
                      </w:rPr>
                    </m:ctrlPr>
                  </m:sSubPr>
                  <m:e>
                    <m:r>
                      <w:rPr>
                        <w:rFonts w:ascii="Cambria Math" w:hAnsi="Cambria Math" w:cs="Times New Roman"/>
                        <w:lang w:val="en-AU"/>
                      </w:rPr>
                      <m:t>x</m:t>
                    </m:r>
                  </m:e>
                  <m:sub>
                    <m:r>
                      <w:rPr>
                        <w:rFonts w:ascii="Cambria Math" w:hAnsi="Cambria Math" w:cs="Times New Roman"/>
                        <w:lang w:val="en-AU"/>
                      </w:rPr>
                      <m:t>1</m:t>
                    </m:r>
                  </m:sub>
                </m:sSub>
              </m:e>
            </m:d>
          </m:e>
        </m:func>
        <m:r>
          <w:rPr>
            <w:rFonts w:ascii="Cambria Math" w:eastAsiaTheme="minorEastAsia" w:hAnsi="Cambria Math" w:cs="Times New Roman"/>
            <w:lang w:val="en-AU"/>
          </w:rPr>
          <m:t>,…,</m:t>
        </m:r>
        <m:func>
          <m:funcPr>
            <m:ctrlPr>
              <w:rPr>
                <w:rFonts w:ascii="Cambria Math" w:eastAsiaTheme="minorEastAsia" w:hAnsi="Cambria Math" w:cs="Times New Roman"/>
                <w:lang w:val="en-AU"/>
              </w:rPr>
            </m:ctrlPr>
          </m:funcPr>
          <m:fName>
            <m:r>
              <m:rPr>
                <m:sty m:val="p"/>
              </m:rPr>
              <w:rPr>
                <w:rFonts w:ascii="Cambria Math" w:eastAsiaTheme="minorEastAsia" w:hAnsi="Cambria Math" w:cs="Times New Roman"/>
                <w:lang w:val="en-AU"/>
              </w:rPr>
              <m:t>exp</m:t>
            </m:r>
            <m:ctrlPr>
              <w:rPr>
                <w:rFonts w:ascii="Cambria Math" w:eastAsiaTheme="minorEastAsia" w:hAnsi="Cambria Math" w:cs="Times New Roman"/>
                <w:i/>
                <w:lang w:val="en-AU"/>
              </w:rPr>
            </m:ctrlPr>
          </m:fName>
          <m:e>
            <m:d>
              <m:dPr>
                <m:begChr m:val="{"/>
                <m:endChr m:val="}"/>
                <m:ctrlPr>
                  <w:rPr>
                    <w:rFonts w:ascii="Cambria Math" w:eastAsiaTheme="minorEastAsia" w:hAnsi="Cambria Math" w:cs="Times New Roman"/>
                    <w:i/>
                    <w:lang w:val="en-AU"/>
                  </w:rPr>
                </m:ctrlPr>
              </m:dPr>
              <m:e>
                <m:sSub>
                  <m:sSubPr>
                    <m:ctrlPr>
                      <w:rPr>
                        <w:rFonts w:ascii="Cambria Math" w:eastAsiaTheme="minorEastAsia" w:hAnsi="Cambria Math" w:cs="Times New Roman"/>
                        <w:i/>
                        <w:lang w:val="en-AU"/>
                      </w:rPr>
                    </m:ctrlPr>
                  </m:sSubPr>
                  <m:e>
                    <m:r>
                      <w:rPr>
                        <w:rFonts w:ascii="Cambria Math" w:eastAsiaTheme="minorEastAsia" w:hAnsi="Cambria Math" w:cs="Times New Roman"/>
                        <w:lang w:val="en-AU"/>
                      </w:rPr>
                      <m:t>β</m:t>
                    </m:r>
                  </m:e>
                  <m:sub>
                    <m:r>
                      <w:rPr>
                        <w:rFonts w:ascii="Cambria Math" w:eastAsiaTheme="minorEastAsia" w:hAnsi="Cambria Math" w:cs="Times New Roman"/>
                        <w:lang w:val="en-AU"/>
                      </w:rPr>
                      <m:t>m</m:t>
                    </m:r>
                  </m:sub>
                </m:sSub>
                <m:sSub>
                  <m:sSubPr>
                    <m:ctrlPr>
                      <w:rPr>
                        <w:rFonts w:ascii="Cambria Math" w:eastAsiaTheme="minorEastAsia" w:hAnsi="Cambria Math" w:cs="Times New Roman"/>
                        <w:i/>
                        <w:lang w:val="en-AU"/>
                      </w:rPr>
                    </m:ctrlPr>
                  </m:sSubPr>
                  <m:e>
                    <m:r>
                      <w:rPr>
                        <w:rFonts w:ascii="Cambria Math" w:eastAsiaTheme="minorEastAsia" w:hAnsi="Cambria Math" w:cs="Times New Roman"/>
                        <w:lang w:val="en-AU"/>
                      </w:rPr>
                      <m:t>x</m:t>
                    </m:r>
                  </m:e>
                  <m:sub>
                    <m:r>
                      <w:rPr>
                        <w:rFonts w:ascii="Cambria Math" w:eastAsiaTheme="minorEastAsia" w:hAnsi="Cambria Math" w:cs="Times New Roman"/>
                        <w:lang w:val="en-AU"/>
                      </w:rPr>
                      <m:t>m</m:t>
                    </m:r>
                  </m:sub>
                </m:sSub>
              </m:e>
            </m:d>
          </m:e>
        </m:func>
      </m:oMath>
      <w:r w:rsidRPr="007C2B95">
        <w:rPr>
          <w:rFonts w:ascii="Times New Roman" w:hAnsi="Times New Roman" w:cs="Times New Roman"/>
          <w:lang w:val="en-AU"/>
        </w:rPr>
        <w:t xml:space="preserve"> can be viewed as a CMFs</w:t>
      </w:r>
      <w:r w:rsidR="00384398" w:rsidRPr="007C2B95">
        <w:rPr>
          <w:rFonts w:ascii="Times New Roman" w:hAnsi="Times New Roman" w:cs="Times New Roman"/>
          <w:lang w:val="en-AU"/>
        </w:rPr>
        <w:t>,</w:t>
      </w:r>
      <w:r w:rsidRPr="007C2B95">
        <w:rPr>
          <w:rFonts w:ascii="Times New Roman" w:hAnsi="Times New Roman" w:cs="Times New Roman"/>
          <w:lang w:val="en-AU"/>
        </w:rPr>
        <w:t xml:space="preserve"> or CMFunction</w:t>
      </w:r>
      <w:r w:rsidR="00384398" w:rsidRPr="007C2B95">
        <w:rPr>
          <w:rFonts w:ascii="Times New Roman" w:hAnsi="Times New Roman" w:cs="Times New Roman"/>
          <w:lang w:val="en-AU"/>
        </w:rPr>
        <w:t>,</w:t>
      </w:r>
      <w:r w:rsidRPr="007C2B95">
        <w:rPr>
          <w:rFonts w:ascii="Times New Roman" w:hAnsi="Times New Roman" w:cs="Times New Roman"/>
          <w:lang w:val="en-AU"/>
        </w:rPr>
        <w:t xml:space="preserve"> respectively for each factor</w:t>
      </w:r>
      <w:r w:rsidR="00DD0C8A" w:rsidRPr="007C2B95">
        <w:rPr>
          <w:rFonts w:ascii="Times New Roman" w:hAnsi="Times New Roman" w:cs="Times New Roman"/>
          <w:lang w:val="en-AU"/>
        </w:rPr>
        <w:t xml:space="preserve"> from </w:t>
      </w:r>
      <m:oMath>
        <m:sSub>
          <m:sSubPr>
            <m:ctrlPr>
              <w:rPr>
                <w:rFonts w:ascii="Cambria Math" w:hAnsi="Cambria Math" w:cs="Times New Roman"/>
                <w:i/>
                <w:lang w:val="en-AU"/>
              </w:rPr>
            </m:ctrlPr>
          </m:sSubPr>
          <m:e>
            <m:r>
              <w:rPr>
                <w:rFonts w:ascii="Cambria Math" w:hAnsi="Cambria Math" w:cs="Times New Roman"/>
                <w:lang w:val="en-AU"/>
              </w:rPr>
              <m:t>x</m:t>
            </m:r>
          </m:e>
          <m:sub>
            <m:r>
              <w:rPr>
                <w:rFonts w:ascii="Cambria Math" w:hAnsi="Cambria Math" w:cs="Times New Roman"/>
                <w:lang w:val="en-AU"/>
              </w:rPr>
              <m:t>1</m:t>
            </m:r>
          </m:sub>
        </m:sSub>
      </m:oMath>
      <w:r w:rsidR="00DD0C8A" w:rsidRPr="007C2B95">
        <w:rPr>
          <w:rFonts w:ascii="Times New Roman" w:eastAsiaTheme="minorEastAsia" w:hAnsi="Times New Roman" w:cs="Times New Roman"/>
          <w:lang w:val="en-AU"/>
        </w:rPr>
        <w:t xml:space="preserve"> to </w:t>
      </w:r>
      <m:oMath>
        <m:sSub>
          <m:sSubPr>
            <m:ctrlPr>
              <w:rPr>
                <w:rFonts w:ascii="Cambria Math" w:eastAsiaTheme="minorEastAsia" w:hAnsi="Cambria Math" w:cs="Times New Roman"/>
                <w:i/>
                <w:lang w:val="en-AU"/>
              </w:rPr>
            </m:ctrlPr>
          </m:sSubPr>
          <m:e>
            <m:r>
              <w:rPr>
                <w:rFonts w:ascii="Cambria Math" w:eastAsiaTheme="minorEastAsia" w:hAnsi="Cambria Math" w:cs="Times New Roman"/>
                <w:lang w:val="en-AU"/>
              </w:rPr>
              <m:t>x</m:t>
            </m:r>
          </m:e>
          <m:sub>
            <m:r>
              <w:rPr>
                <w:rFonts w:ascii="Cambria Math" w:eastAsiaTheme="minorEastAsia" w:hAnsi="Cambria Math" w:cs="Times New Roman"/>
                <w:lang w:val="en-AU"/>
              </w:rPr>
              <m:t>m</m:t>
            </m:r>
          </m:sub>
        </m:sSub>
      </m:oMath>
      <w:r w:rsidRPr="007C2B95">
        <w:rPr>
          <w:rFonts w:ascii="Times New Roman" w:hAnsi="Times New Roman" w:cs="Times New Roman"/>
          <w:lang w:val="en-AU"/>
        </w:rPr>
        <w:t xml:space="preserve">. </w:t>
      </w:r>
      <w:r w:rsidR="00E50C3F" w:rsidRPr="007C2B95">
        <w:rPr>
          <w:rFonts w:ascii="Times New Roman" w:hAnsi="Times New Roman" w:cs="Times New Roman"/>
          <w:lang w:val="en-AU"/>
        </w:rPr>
        <w:t xml:space="preserve">That is, the structure </w:t>
      </w:r>
      <w:r w:rsidR="008D1192" w:rsidRPr="007C2B95">
        <w:rPr>
          <w:rFonts w:ascii="Times New Roman" w:hAnsi="Times New Roman" w:cs="Times New Roman"/>
          <w:lang w:val="en-AU"/>
        </w:rPr>
        <w:t xml:space="preserve">in Equation (2) </w:t>
      </w:r>
      <w:r w:rsidR="00E50C3F" w:rsidRPr="007C2B95">
        <w:rPr>
          <w:rFonts w:ascii="Times New Roman" w:hAnsi="Times New Roman" w:cs="Times New Roman"/>
          <w:lang w:val="en-AU"/>
        </w:rPr>
        <w:t>exactly match</w:t>
      </w:r>
      <w:r w:rsidR="008D1192" w:rsidRPr="007C2B95">
        <w:rPr>
          <w:rFonts w:ascii="Times New Roman" w:hAnsi="Times New Roman" w:cs="Times New Roman"/>
          <w:lang w:val="en-AU"/>
        </w:rPr>
        <w:t>es</w:t>
      </w:r>
      <w:r w:rsidR="00E50C3F" w:rsidRPr="007C2B95">
        <w:rPr>
          <w:rFonts w:ascii="Times New Roman" w:hAnsi="Times New Roman" w:cs="Times New Roman"/>
          <w:lang w:val="en-AU"/>
        </w:rPr>
        <w:t xml:space="preserve"> the relevant conventional </w:t>
      </w:r>
      <w:r w:rsidR="008D1192" w:rsidRPr="007C2B95">
        <w:rPr>
          <w:rFonts w:ascii="Times New Roman" w:hAnsi="Times New Roman" w:cs="Times New Roman"/>
          <w:lang w:val="en-AU"/>
        </w:rPr>
        <w:t>approach</w:t>
      </w:r>
      <w:r w:rsidR="00484139" w:rsidRPr="007C2B95">
        <w:rPr>
          <w:rFonts w:ascii="Times New Roman" w:hAnsi="Times New Roman" w:cs="Times New Roman"/>
          <w:lang w:val="en-AU"/>
        </w:rPr>
        <w:t xml:space="preserve"> to use</w:t>
      </w:r>
      <w:r w:rsidR="00E50C3F" w:rsidRPr="007C2B95">
        <w:rPr>
          <w:rFonts w:ascii="Times New Roman" w:hAnsi="Times New Roman" w:cs="Times New Roman"/>
          <w:lang w:val="en-AU"/>
        </w:rPr>
        <w:t xml:space="preserve"> SPF</w:t>
      </w:r>
      <w:r w:rsidR="00484139" w:rsidRPr="007C2B95">
        <w:rPr>
          <w:rFonts w:ascii="Times New Roman" w:hAnsi="Times New Roman" w:cs="Times New Roman"/>
          <w:lang w:val="en-AU"/>
        </w:rPr>
        <w:t>s</w:t>
      </w:r>
      <w:r w:rsidR="00E50C3F" w:rsidRPr="007C2B95">
        <w:rPr>
          <w:rFonts w:ascii="Times New Roman" w:hAnsi="Times New Roman" w:cs="Times New Roman"/>
          <w:lang w:val="en-AU"/>
        </w:rPr>
        <w:t xml:space="preserve"> and CMFs</w:t>
      </w:r>
      <w:r w:rsidR="00090D6E" w:rsidRPr="007C2B95">
        <w:rPr>
          <w:rFonts w:ascii="Times New Roman" w:hAnsi="Times New Roman" w:cs="Times New Roman"/>
          <w:lang w:val="en-AU"/>
        </w:rPr>
        <w:t xml:space="preserve"> to estimate crashes and the likely effects of </w:t>
      </w:r>
      <w:r w:rsidR="00090D6E" w:rsidRPr="007C2B95">
        <w:rPr>
          <w:rFonts w:ascii="Times New Roman" w:hAnsi="Times New Roman" w:cs="Times New Roman"/>
          <w:lang w:val="en-AU"/>
        </w:rPr>
        <w:lastRenderedPageBreak/>
        <w:t>countermeasures</w:t>
      </w:r>
      <w:r w:rsidR="00E50C3F" w:rsidRPr="007C2B95">
        <w:rPr>
          <w:rFonts w:ascii="Times New Roman" w:hAnsi="Times New Roman" w:cs="Times New Roman"/>
          <w:lang w:val="en-AU"/>
        </w:rPr>
        <w:t>.</w:t>
      </w:r>
      <w:r w:rsidR="00BB6715" w:rsidRPr="007C2B95">
        <w:rPr>
          <w:rFonts w:ascii="Times New Roman" w:hAnsi="Times New Roman" w:cs="Times New Roman"/>
          <w:lang w:val="en-AU"/>
        </w:rPr>
        <w:t xml:space="preserve"> </w:t>
      </w:r>
      <w:r w:rsidRPr="007C2B95">
        <w:rPr>
          <w:rFonts w:ascii="Times New Roman" w:hAnsi="Times New Roman" w:cs="Times New Roman"/>
          <w:lang w:val="en-AU"/>
        </w:rPr>
        <w:t>Evidence of some of the advantages of using a fully specified model is provided by Lord et al. (2010), who compared this approach to using a baseline model multiplied by CMFs and concluded that the fully specified model produces much less variance.</w:t>
      </w:r>
    </w:p>
    <w:p w14:paraId="539A9B30" w14:textId="689418DE" w:rsidR="007B13E5" w:rsidRPr="007C2B95" w:rsidRDefault="007B13E5" w:rsidP="007B13E5">
      <w:pPr>
        <w:jc w:val="both"/>
        <w:rPr>
          <w:rFonts w:ascii="Times New Roman" w:hAnsi="Times New Roman" w:cs="Times New Roman"/>
          <w:lang w:val="en-AU"/>
        </w:rPr>
      </w:pPr>
      <w:r w:rsidRPr="007C2B95">
        <w:rPr>
          <w:rFonts w:ascii="Times New Roman" w:hAnsi="Times New Roman" w:cs="Times New Roman"/>
          <w:lang w:val="en-AU"/>
        </w:rPr>
        <w:t xml:space="preserve">Although the functional form in Equation (2) is very attractive because in theory it can provide a SPF including CMFunctions, in practice this approach has been shown to be unable to properly capture CMFunctions required for analysis and evaluation of treatment as recommended by the HSM (Chen &amp; Persaud, 2014). Fully specified models often fail in practice because </w:t>
      </w:r>
      <w:r w:rsidR="006F343A" w:rsidRPr="007C2B95">
        <w:rPr>
          <w:rFonts w:ascii="Times New Roman" w:hAnsi="Times New Roman" w:cs="Times New Roman"/>
          <w:lang w:val="en-AU"/>
        </w:rPr>
        <w:t>data</w:t>
      </w:r>
      <w:r w:rsidRPr="007C2B95">
        <w:rPr>
          <w:rFonts w:ascii="Times New Roman" w:hAnsi="Times New Roman" w:cs="Times New Roman"/>
          <w:lang w:val="en-AU"/>
        </w:rPr>
        <w:t xml:space="preserve"> identification is hard for treatment effects. This is mainly due to selection bias and potential endogeneity, confounding and multicollinearity, little variation across treatment levels, and misspecification of functional forms. Such </w:t>
      </w:r>
      <w:r w:rsidR="006F343A" w:rsidRPr="007C2B95">
        <w:rPr>
          <w:rFonts w:ascii="Times New Roman" w:hAnsi="Times New Roman" w:cs="Times New Roman"/>
          <w:lang w:val="en-AU"/>
        </w:rPr>
        <w:t>problems are</w:t>
      </w:r>
      <w:r w:rsidRPr="007C2B95">
        <w:rPr>
          <w:rFonts w:ascii="Times New Roman" w:hAnsi="Times New Roman" w:cs="Times New Roman"/>
          <w:lang w:val="en-AU"/>
        </w:rPr>
        <w:t xml:space="preserve"> aggravated when key variables associated with countermeasures or characteristics of interest are eliminated due to statistical insignificance.</w:t>
      </w:r>
    </w:p>
    <w:p w14:paraId="40DBA5E9" w14:textId="4B70ED65" w:rsidR="00D2127C" w:rsidRPr="007C2B95" w:rsidRDefault="001659D1" w:rsidP="00CE58AB">
      <w:pPr>
        <w:pStyle w:val="Heading2"/>
        <w:numPr>
          <w:ilvl w:val="1"/>
          <w:numId w:val="14"/>
        </w:numPr>
        <w:rPr>
          <w:color w:val="002060"/>
          <w:szCs w:val="28"/>
          <w:lang w:val="en-AU"/>
        </w:rPr>
      </w:pPr>
      <w:bookmarkStart w:id="31" w:name="_Toc219707240"/>
      <w:r w:rsidRPr="007C2B95">
        <w:rPr>
          <w:color w:val="002060"/>
          <w:szCs w:val="28"/>
          <w:lang w:val="en-AU"/>
        </w:rPr>
        <w:t>CMF</w:t>
      </w:r>
      <w:r w:rsidR="000976B4" w:rsidRPr="007C2B95">
        <w:rPr>
          <w:color w:val="002060"/>
          <w:szCs w:val="28"/>
          <w:lang w:val="en-AU"/>
        </w:rPr>
        <w:t>unction</w:t>
      </w:r>
      <w:r w:rsidRPr="007C2B95">
        <w:rPr>
          <w:color w:val="002060"/>
          <w:szCs w:val="28"/>
          <w:lang w:val="en-AU"/>
        </w:rPr>
        <w:t>s</w:t>
      </w:r>
      <w:r w:rsidR="000976B4" w:rsidRPr="007C2B95">
        <w:rPr>
          <w:color w:val="002060"/>
          <w:szCs w:val="28"/>
          <w:lang w:val="en-AU"/>
        </w:rPr>
        <w:t xml:space="preserve"> developed through a hierarchical model</w:t>
      </w:r>
      <w:bookmarkEnd w:id="31"/>
    </w:p>
    <w:p w14:paraId="405121D9" w14:textId="0088446F" w:rsidR="006777F8" w:rsidRPr="007C2B95" w:rsidRDefault="00C248B6" w:rsidP="007B13E5">
      <w:pPr>
        <w:jc w:val="both"/>
        <w:rPr>
          <w:rFonts w:ascii="Times New Roman" w:hAnsi="Times New Roman" w:cs="Times New Roman"/>
          <w:lang w:val="en-AU"/>
        </w:rPr>
      </w:pPr>
      <w:r w:rsidRPr="007C2B95">
        <w:rPr>
          <w:rFonts w:ascii="Times New Roman" w:hAnsi="Times New Roman" w:cs="Times New Roman"/>
          <w:lang w:val="en-AU"/>
        </w:rPr>
        <w:t xml:space="preserve">While fully specified models theoretically embed CMFs within their parameters, hierarchical models extend this by introducing level-specific variation and enabling local calibration within a unified estimation framework. </w:t>
      </w:r>
      <w:r w:rsidR="00E10D9A" w:rsidRPr="007C2B95">
        <w:rPr>
          <w:rFonts w:ascii="Times New Roman" w:hAnsi="Times New Roman" w:cs="Times New Roman"/>
          <w:lang w:val="en-AU"/>
        </w:rPr>
        <w:t xml:space="preserve">A hierarchical model is a statistical mechanism that allows multilevel data structures to be properly analysed and estimated. A key characteristic of hierarchical models is how local information is used and analysed. </w:t>
      </w:r>
      <w:r w:rsidR="00C80045" w:rsidRPr="007C2B95">
        <w:rPr>
          <w:rFonts w:ascii="Times New Roman" w:hAnsi="Times New Roman" w:cs="Times New Roman"/>
          <w:lang w:val="en-AU"/>
        </w:rPr>
        <w:t xml:space="preserve">Following the HSM methodology involves using baseline SPFs multiplied by CMFs, as </w:t>
      </w:r>
      <w:r w:rsidR="00F4140E" w:rsidRPr="007C2B95">
        <w:rPr>
          <w:rFonts w:ascii="Times New Roman" w:hAnsi="Times New Roman" w:cs="Times New Roman"/>
          <w:lang w:val="en-AU"/>
        </w:rPr>
        <w:t xml:space="preserve">illustrated </w:t>
      </w:r>
      <w:r w:rsidR="00C80045" w:rsidRPr="007C2B95">
        <w:rPr>
          <w:rFonts w:ascii="Times New Roman" w:hAnsi="Times New Roman" w:cs="Times New Roman"/>
          <w:lang w:val="en-AU"/>
        </w:rPr>
        <w:t xml:space="preserve">in Equation (1), where local information is included through the calibration factor, </w:t>
      </w:r>
      <w:r w:rsidR="00C80045" w:rsidRPr="007C2B95">
        <w:rPr>
          <w:rFonts w:ascii="Times New Roman" w:hAnsi="Times New Roman" w:cs="Times New Roman"/>
          <w:i/>
          <w:iCs/>
          <w:lang w:val="en-AU"/>
        </w:rPr>
        <w:t>C</w:t>
      </w:r>
      <w:r w:rsidR="00C80045" w:rsidRPr="007C2B95">
        <w:rPr>
          <w:rFonts w:ascii="Times New Roman" w:hAnsi="Times New Roman" w:cs="Times New Roman"/>
          <w:i/>
          <w:iCs/>
          <w:vertAlign w:val="subscript"/>
          <w:lang w:val="en-AU"/>
        </w:rPr>
        <w:t>x</w:t>
      </w:r>
      <w:r w:rsidR="00C80045" w:rsidRPr="007C2B95">
        <w:rPr>
          <w:rFonts w:ascii="Times New Roman" w:hAnsi="Times New Roman" w:cs="Times New Roman"/>
          <w:lang w:val="en-AU"/>
        </w:rPr>
        <w:t xml:space="preserve">. In contrast, a hierarchical model incorporates local information through sub-hierarchical CMFunctions and by estimating parameters </w:t>
      </w:r>
      <w:r w:rsidR="00B82F2F" w:rsidRPr="007C2B95">
        <w:rPr>
          <w:rFonts w:ascii="Times New Roman" w:hAnsi="Times New Roman" w:cs="Times New Roman"/>
          <w:lang w:val="en-AU"/>
        </w:rPr>
        <w:t>using</w:t>
      </w:r>
      <w:r w:rsidR="00C80045" w:rsidRPr="007C2B95">
        <w:rPr>
          <w:rFonts w:ascii="Times New Roman" w:hAnsi="Times New Roman" w:cs="Times New Roman"/>
          <w:lang w:val="en-AU"/>
        </w:rPr>
        <w:t xml:space="preserve"> local factors. Further, the CMFunctions capture continuous correlation</w:t>
      </w:r>
      <w:r w:rsidR="00E10D9A" w:rsidRPr="007C2B95">
        <w:rPr>
          <w:rFonts w:ascii="Times New Roman" w:hAnsi="Times New Roman" w:cs="Times New Roman"/>
          <w:lang w:val="en-AU"/>
        </w:rPr>
        <w:t>s involving multiple factors</w:t>
      </w:r>
      <w:r w:rsidR="00C80045" w:rsidRPr="007C2B95">
        <w:rPr>
          <w:rFonts w:ascii="Times New Roman" w:hAnsi="Times New Roman" w:cs="Times New Roman"/>
          <w:lang w:val="en-AU"/>
        </w:rPr>
        <w:t xml:space="preserve">, whereas the </w:t>
      </w:r>
      <w:r w:rsidR="00C80045" w:rsidRPr="007C2B95">
        <w:rPr>
          <w:rFonts w:ascii="Times New Roman" w:hAnsi="Times New Roman" w:cs="Times New Roman"/>
          <w:i/>
          <w:iCs/>
          <w:lang w:val="en-AU"/>
        </w:rPr>
        <w:t>C</w:t>
      </w:r>
      <w:r w:rsidR="00C80045" w:rsidRPr="007C2B95">
        <w:rPr>
          <w:rFonts w:ascii="Times New Roman" w:hAnsi="Times New Roman" w:cs="Times New Roman"/>
          <w:i/>
          <w:iCs/>
          <w:vertAlign w:val="subscript"/>
          <w:lang w:val="en-AU"/>
        </w:rPr>
        <w:t>x</w:t>
      </w:r>
      <w:r w:rsidR="00C80045" w:rsidRPr="007C2B95">
        <w:rPr>
          <w:rFonts w:ascii="Times New Roman" w:hAnsi="Times New Roman" w:cs="Times New Roman"/>
          <w:lang w:val="en-AU"/>
        </w:rPr>
        <w:t xml:space="preserve"> is limited to a constant ratio. </w:t>
      </w:r>
      <w:r w:rsidR="003E58F9" w:rsidRPr="007C2B95">
        <w:rPr>
          <w:rFonts w:ascii="Times New Roman" w:hAnsi="Times New Roman" w:cs="Times New Roman"/>
          <w:lang w:val="en-AU"/>
        </w:rPr>
        <w:t>Hence, a</w:t>
      </w:r>
      <w:r w:rsidR="00D750C0" w:rsidRPr="007C2B95">
        <w:rPr>
          <w:rFonts w:ascii="Times New Roman" w:hAnsi="Times New Roman" w:cs="Times New Roman"/>
          <w:lang w:val="en-AU"/>
        </w:rPr>
        <w:t xml:space="preserve"> </w:t>
      </w:r>
      <w:r w:rsidR="006777F8" w:rsidRPr="007C2B95">
        <w:rPr>
          <w:rFonts w:ascii="Times New Roman" w:hAnsi="Times New Roman" w:cs="Times New Roman"/>
          <w:lang w:val="en-AU"/>
        </w:rPr>
        <w:t>hierarchical model</w:t>
      </w:r>
      <w:r w:rsidR="003E58F9" w:rsidRPr="007C2B95">
        <w:rPr>
          <w:rFonts w:ascii="Times New Roman" w:hAnsi="Times New Roman" w:cs="Times New Roman"/>
          <w:lang w:val="en-AU"/>
        </w:rPr>
        <w:t>l</w:t>
      </w:r>
      <w:r w:rsidR="006777F8" w:rsidRPr="007C2B95">
        <w:rPr>
          <w:rFonts w:ascii="Times New Roman" w:hAnsi="Times New Roman" w:cs="Times New Roman"/>
          <w:lang w:val="en-AU"/>
        </w:rPr>
        <w:t xml:space="preserve">ing </w:t>
      </w:r>
      <w:r w:rsidR="003E58F9" w:rsidRPr="007C2B95">
        <w:rPr>
          <w:rFonts w:ascii="Times New Roman" w:hAnsi="Times New Roman" w:cs="Times New Roman"/>
          <w:lang w:val="en-AU"/>
        </w:rPr>
        <w:t xml:space="preserve">approach for the </w:t>
      </w:r>
      <w:r w:rsidR="00943374" w:rsidRPr="007C2B95">
        <w:rPr>
          <w:rFonts w:ascii="Times New Roman" w:hAnsi="Times New Roman" w:cs="Times New Roman"/>
          <w:lang w:val="en-AU"/>
        </w:rPr>
        <w:t xml:space="preserve">estimation of the effects of </w:t>
      </w:r>
      <w:r w:rsidR="00C315B9" w:rsidRPr="007C2B95">
        <w:rPr>
          <w:rFonts w:ascii="Times New Roman" w:hAnsi="Times New Roman" w:cs="Times New Roman"/>
          <w:lang w:val="en-AU"/>
        </w:rPr>
        <w:t xml:space="preserve">road safety </w:t>
      </w:r>
      <w:r w:rsidR="00943374" w:rsidRPr="007C2B95">
        <w:rPr>
          <w:rFonts w:ascii="Times New Roman" w:hAnsi="Times New Roman" w:cs="Times New Roman"/>
          <w:lang w:val="en-AU"/>
        </w:rPr>
        <w:t>countermeasures and treatments is</w:t>
      </w:r>
      <w:r w:rsidR="006777F8" w:rsidRPr="007C2B95">
        <w:rPr>
          <w:rFonts w:ascii="Times New Roman" w:hAnsi="Times New Roman" w:cs="Times New Roman"/>
          <w:lang w:val="en-AU"/>
        </w:rPr>
        <w:t xml:space="preserve"> superior </w:t>
      </w:r>
      <w:r w:rsidR="00172716" w:rsidRPr="007C2B95">
        <w:rPr>
          <w:rFonts w:ascii="Times New Roman" w:hAnsi="Times New Roman" w:cs="Times New Roman"/>
          <w:lang w:val="en-AU"/>
        </w:rPr>
        <w:t>to the HSM methodology of baseline SPFs multiplied by CMFs</w:t>
      </w:r>
      <w:r w:rsidR="00577C8E" w:rsidRPr="007C2B95">
        <w:rPr>
          <w:rFonts w:ascii="Times New Roman" w:hAnsi="Times New Roman" w:cs="Times New Roman"/>
          <w:lang w:val="en-AU"/>
        </w:rPr>
        <w:t xml:space="preserve"> (Chen &amp; </w:t>
      </w:r>
      <w:r w:rsidR="00074717" w:rsidRPr="007C2B95">
        <w:rPr>
          <w:rFonts w:ascii="Times New Roman" w:hAnsi="Times New Roman" w:cs="Times New Roman"/>
          <w:lang w:val="en-AU"/>
        </w:rPr>
        <w:t>Persaud</w:t>
      </w:r>
      <w:r w:rsidR="00577C8E" w:rsidRPr="007C2B95">
        <w:rPr>
          <w:rFonts w:ascii="Times New Roman" w:hAnsi="Times New Roman" w:cs="Times New Roman"/>
          <w:lang w:val="en-AU"/>
        </w:rPr>
        <w:t>, 2014).</w:t>
      </w:r>
      <w:r w:rsidR="00943374" w:rsidRPr="007C2B95">
        <w:rPr>
          <w:rFonts w:ascii="Times New Roman" w:hAnsi="Times New Roman" w:cs="Times New Roman"/>
          <w:lang w:val="en-AU"/>
        </w:rPr>
        <w:t xml:space="preserve"> </w:t>
      </w:r>
      <w:r w:rsidR="00172716" w:rsidRPr="007C2B95">
        <w:rPr>
          <w:rFonts w:ascii="Times New Roman" w:hAnsi="Times New Roman" w:cs="Times New Roman"/>
          <w:lang w:val="en-AU"/>
        </w:rPr>
        <w:t xml:space="preserve"> </w:t>
      </w:r>
    </w:p>
    <w:p w14:paraId="73E75648" w14:textId="2DDA6501" w:rsidR="00C225E2" w:rsidRPr="007C2B95" w:rsidRDefault="00A71BD6" w:rsidP="007B13E5">
      <w:pPr>
        <w:jc w:val="both"/>
        <w:rPr>
          <w:rFonts w:ascii="Times New Roman" w:hAnsi="Times New Roman" w:cs="Times New Roman"/>
          <w:lang w:val="en-AU"/>
        </w:rPr>
      </w:pPr>
      <w:r w:rsidRPr="007C2B95">
        <w:rPr>
          <w:rFonts w:ascii="Times New Roman" w:hAnsi="Times New Roman" w:cs="Times New Roman"/>
          <w:lang w:val="en-AU"/>
        </w:rPr>
        <w:t>H</w:t>
      </w:r>
      <w:r w:rsidR="00C225E2" w:rsidRPr="007C2B95">
        <w:rPr>
          <w:rFonts w:ascii="Times New Roman" w:hAnsi="Times New Roman" w:cs="Times New Roman"/>
          <w:lang w:val="en-AU"/>
        </w:rPr>
        <w:t xml:space="preserve">ierarchical models </w:t>
      </w:r>
      <w:r w:rsidR="00417F29" w:rsidRPr="007C2B95">
        <w:rPr>
          <w:rFonts w:ascii="Times New Roman" w:hAnsi="Times New Roman" w:cs="Times New Roman"/>
          <w:lang w:val="en-AU"/>
        </w:rPr>
        <w:t>can</w:t>
      </w:r>
      <w:r w:rsidRPr="007C2B95">
        <w:rPr>
          <w:rFonts w:ascii="Times New Roman" w:hAnsi="Times New Roman" w:cs="Times New Roman"/>
          <w:lang w:val="en-AU"/>
        </w:rPr>
        <w:t xml:space="preserve"> </w:t>
      </w:r>
      <w:r w:rsidR="00C225E2" w:rsidRPr="007C2B95">
        <w:rPr>
          <w:rFonts w:ascii="Times New Roman" w:hAnsi="Times New Roman" w:cs="Times New Roman"/>
          <w:lang w:val="en-AU"/>
        </w:rPr>
        <w:t>restructure variables</w:t>
      </w:r>
      <w:r w:rsidR="00D750C0" w:rsidRPr="007C2B95">
        <w:rPr>
          <w:rFonts w:ascii="Times New Roman" w:hAnsi="Times New Roman" w:cs="Times New Roman"/>
          <w:lang w:val="en-AU"/>
        </w:rPr>
        <w:t xml:space="preserve"> </w:t>
      </w:r>
      <w:r w:rsidR="00C225E2" w:rsidRPr="007C2B95">
        <w:rPr>
          <w:rFonts w:ascii="Times New Roman" w:hAnsi="Times New Roman" w:cs="Times New Roman"/>
          <w:lang w:val="en-AU"/>
        </w:rPr>
        <w:t xml:space="preserve">to safeguard the homogeneity of first-level SPFs. </w:t>
      </w:r>
      <w:r w:rsidR="00643744" w:rsidRPr="007C2B95">
        <w:rPr>
          <w:rFonts w:ascii="Times New Roman" w:hAnsi="Times New Roman" w:cs="Times New Roman"/>
          <w:lang w:val="en-AU"/>
        </w:rPr>
        <w:t xml:space="preserve">They </w:t>
      </w:r>
      <w:r w:rsidR="00C225E2" w:rsidRPr="007C2B95">
        <w:rPr>
          <w:rFonts w:ascii="Times New Roman" w:hAnsi="Times New Roman" w:cs="Times New Roman"/>
          <w:lang w:val="en-AU"/>
        </w:rPr>
        <w:t>consider</w:t>
      </w:r>
      <w:r w:rsidR="00643744" w:rsidRPr="007C2B95">
        <w:rPr>
          <w:rFonts w:ascii="Times New Roman" w:hAnsi="Times New Roman" w:cs="Times New Roman"/>
          <w:lang w:val="en-AU"/>
        </w:rPr>
        <w:t xml:space="preserve"> </w:t>
      </w:r>
      <w:r w:rsidR="00C225E2" w:rsidRPr="007C2B95">
        <w:rPr>
          <w:rFonts w:ascii="Times New Roman" w:hAnsi="Times New Roman" w:cs="Times New Roman"/>
          <w:lang w:val="en-AU"/>
        </w:rPr>
        <w:t xml:space="preserve">that data heterogeneity is </w:t>
      </w:r>
      <w:r w:rsidR="00643744" w:rsidRPr="007C2B95">
        <w:rPr>
          <w:rFonts w:ascii="Times New Roman" w:hAnsi="Times New Roman" w:cs="Times New Roman"/>
          <w:lang w:val="en-AU"/>
        </w:rPr>
        <w:t xml:space="preserve">common </w:t>
      </w:r>
      <w:r w:rsidR="00C225E2" w:rsidRPr="007C2B95">
        <w:rPr>
          <w:rFonts w:ascii="Times New Roman" w:hAnsi="Times New Roman" w:cs="Times New Roman"/>
          <w:lang w:val="en-AU"/>
        </w:rPr>
        <w:t xml:space="preserve">in </w:t>
      </w:r>
      <w:r w:rsidR="006F343A" w:rsidRPr="007C2B95">
        <w:rPr>
          <w:rFonts w:ascii="Times New Roman" w:hAnsi="Times New Roman" w:cs="Times New Roman"/>
          <w:lang w:val="en-AU"/>
        </w:rPr>
        <w:t>road</w:t>
      </w:r>
      <w:r w:rsidR="00C225E2" w:rsidRPr="007C2B95">
        <w:rPr>
          <w:rFonts w:ascii="Times New Roman" w:hAnsi="Times New Roman" w:cs="Times New Roman"/>
          <w:lang w:val="en-AU"/>
        </w:rPr>
        <w:t xml:space="preserve"> safety </w:t>
      </w:r>
      <w:r w:rsidR="00643744" w:rsidRPr="007C2B95">
        <w:rPr>
          <w:rFonts w:ascii="Times New Roman" w:hAnsi="Times New Roman" w:cs="Times New Roman"/>
          <w:lang w:val="en-AU"/>
        </w:rPr>
        <w:t>analysis</w:t>
      </w:r>
      <w:r w:rsidR="003C01A0" w:rsidRPr="007C2B95">
        <w:rPr>
          <w:rFonts w:ascii="Times New Roman" w:hAnsi="Times New Roman" w:cs="Times New Roman"/>
          <w:lang w:val="en-AU"/>
        </w:rPr>
        <w:t xml:space="preserve"> thereby</w:t>
      </w:r>
      <w:r w:rsidR="00C225E2" w:rsidRPr="007C2B95">
        <w:rPr>
          <w:rFonts w:ascii="Times New Roman" w:hAnsi="Times New Roman" w:cs="Times New Roman"/>
          <w:lang w:val="en-AU"/>
        </w:rPr>
        <w:t xml:space="preserve"> hierarchical </w:t>
      </w:r>
      <w:r w:rsidR="003C01A0" w:rsidRPr="007C2B95">
        <w:rPr>
          <w:rFonts w:ascii="Times New Roman" w:hAnsi="Times New Roman" w:cs="Times New Roman"/>
          <w:lang w:val="en-AU"/>
        </w:rPr>
        <w:t>modelling</w:t>
      </w:r>
      <w:r w:rsidR="00C225E2" w:rsidRPr="007C2B95">
        <w:rPr>
          <w:rFonts w:ascii="Times New Roman" w:hAnsi="Times New Roman" w:cs="Times New Roman"/>
          <w:lang w:val="en-AU"/>
        </w:rPr>
        <w:t xml:space="preserve"> is an appropriate </w:t>
      </w:r>
      <w:r w:rsidR="003C01A0" w:rsidRPr="007C2B95">
        <w:rPr>
          <w:rFonts w:ascii="Times New Roman" w:hAnsi="Times New Roman" w:cs="Times New Roman"/>
          <w:lang w:val="en-AU"/>
        </w:rPr>
        <w:t>approach</w:t>
      </w:r>
      <w:r w:rsidR="00C225E2" w:rsidRPr="007C2B95">
        <w:rPr>
          <w:rFonts w:ascii="Times New Roman" w:hAnsi="Times New Roman" w:cs="Times New Roman"/>
          <w:lang w:val="en-AU"/>
        </w:rPr>
        <w:t xml:space="preserve"> for</w:t>
      </w:r>
      <w:r w:rsidR="00D750C0" w:rsidRPr="007C2B95">
        <w:rPr>
          <w:rFonts w:ascii="Times New Roman" w:hAnsi="Times New Roman" w:cs="Times New Roman"/>
          <w:lang w:val="en-AU"/>
        </w:rPr>
        <w:t xml:space="preserve"> </w:t>
      </w:r>
      <w:r w:rsidR="003C01A0" w:rsidRPr="007C2B95">
        <w:rPr>
          <w:rFonts w:ascii="Times New Roman" w:hAnsi="Times New Roman" w:cs="Times New Roman"/>
          <w:lang w:val="en-AU"/>
        </w:rPr>
        <w:t>developing</w:t>
      </w:r>
      <w:r w:rsidR="00C225E2" w:rsidRPr="007C2B95">
        <w:rPr>
          <w:rFonts w:ascii="Times New Roman" w:hAnsi="Times New Roman" w:cs="Times New Roman"/>
          <w:lang w:val="en-AU"/>
        </w:rPr>
        <w:t xml:space="preserve"> CMFunctions without sacrificing model conformity</w:t>
      </w:r>
      <w:r w:rsidR="00577C8E" w:rsidRPr="007C2B95">
        <w:rPr>
          <w:rFonts w:ascii="Times New Roman" w:hAnsi="Times New Roman" w:cs="Times New Roman"/>
          <w:lang w:val="en-AU"/>
        </w:rPr>
        <w:t xml:space="preserve"> (Chen &amp; </w:t>
      </w:r>
      <w:r w:rsidR="00074717" w:rsidRPr="007C2B95">
        <w:rPr>
          <w:rFonts w:ascii="Times New Roman" w:hAnsi="Times New Roman" w:cs="Times New Roman"/>
          <w:lang w:val="en-AU"/>
        </w:rPr>
        <w:t>Persaud</w:t>
      </w:r>
      <w:r w:rsidR="00577C8E" w:rsidRPr="007C2B95">
        <w:rPr>
          <w:rFonts w:ascii="Times New Roman" w:hAnsi="Times New Roman" w:cs="Times New Roman"/>
          <w:lang w:val="en-AU"/>
        </w:rPr>
        <w:t>, 2014).</w:t>
      </w:r>
    </w:p>
    <w:p w14:paraId="2F5C236D" w14:textId="48B3CB68" w:rsidR="00246423" w:rsidRPr="007C2B95" w:rsidRDefault="00E2505E" w:rsidP="007B13E5">
      <w:pPr>
        <w:jc w:val="both"/>
        <w:rPr>
          <w:rFonts w:ascii="Times New Roman" w:hAnsi="Times New Roman" w:cs="Times New Roman"/>
          <w:lang w:val="en-AU"/>
        </w:rPr>
      </w:pPr>
      <w:r w:rsidRPr="007C2B95">
        <w:rPr>
          <w:rFonts w:ascii="Times New Roman" w:hAnsi="Times New Roman" w:cs="Times New Roman"/>
          <w:lang w:val="en-AU"/>
        </w:rPr>
        <w:t xml:space="preserve">The development of CMFunctions </w:t>
      </w:r>
      <w:r w:rsidR="00F2290C" w:rsidRPr="007C2B95">
        <w:rPr>
          <w:rFonts w:ascii="Times New Roman" w:hAnsi="Times New Roman" w:cs="Times New Roman"/>
          <w:lang w:val="en-AU"/>
        </w:rPr>
        <w:t>us</w:t>
      </w:r>
      <w:r w:rsidRPr="007C2B95">
        <w:rPr>
          <w:rFonts w:ascii="Times New Roman" w:hAnsi="Times New Roman" w:cs="Times New Roman"/>
          <w:lang w:val="en-AU"/>
        </w:rPr>
        <w:t xml:space="preserve">ing a hierarchical approach </w:t>
      </w:r>
      <w:r w:rsidR="00DE1902" w:rsidRPr="007C2B95">
        <w:rPr>
          <w:rFonts w:ascii="Times New Roman" w:hAnsi="Times New Roman" w:cs="Times New Roman"/>
          <w:lang w:val="en-AU"/>
        </w:rPr>
        <w:t xml:space="preserve">can be pursued </w:t>
      </w:r>
      <w:r w:rsidR="00B54E54" w:rsidRPr="007C2B95">
        <w:rPr>
          <w:rFonts w:ascii="Times New Roman" w:hAnsi="Times New Roman" w:cs="Times New Roman"/>
          <w:lang w:val="en-AU"/>
        </w:rPr>
        <w:t xml:space="preserve">through the </w:t>
      </w:r>
      <w:r w:rsidR="00DE1902" w:rsidRPr="007C2B95">
        <w:rPr>
          <w:rFonts w:ascii="Times New Roman" w:hAnsi="Times New Roman" w:cs="Times New Roman"/>
          <w:lang w:val="en-AU"/>
        </w:rPr>
        <w:t xml:space="preserve">following </w:t>
      </w:r>
      <w:r w:rsidR="0094339B" w:rsidRPr="007C2B95">
        <w:rPr>
          <w:rFonts w:ascii="Times New Roman" w:hAnsi="Times New Roman" w:cs="Times New Roman"/>
          <w:lang w:val="en-AU"/>
        </w:rPr>
        <w:t xml:space="preserve">general </w:t>
      </w:r>
      <w:r w:rsidR="00B54E54" w:rsidRPr="007C2B95">
        <w:rPr>
          <w:rFonts w:ascii="Times New Roman" w:hAnsi="Times New Roman" w:cs="Times New Roman"/>
          <w:lang w:val="en-AU"/>
        </w:rPr>
        <w:t>modelling framework</w:t>
      </w:r>
      <w:r w:rsidR="00DE1902" w:rsidRPr="007C2B95">
        <w:rPr>
          <w:rFonts w:ascii="Times New Roman" w:hAnsi="Times New Roman" w:cs="Times New Roman"/>
          <w:lang w:val="en-AU"/>
        </w:rPr>
        <w:t xml:space="preserve"> </w:t>
      </w:r>
      <w:r w:rsidR="0094339B" w:rsidRPr="007C2B95">
        <w:rPr>
          <w:rFonts w:ascii="Times New Roman" w:hAnsi="Times New Roman" w:cs="Times New Roman"/>
          <w:lang w:val="en-AU"/>
        </w:rPr>
        <w:t>depicted by Equations (3) – (</w:t>
      </w:r>
      <w:r w:rsidR="003A53B0" w:rsidRPr="007C2B95">
        <w:rPr>
          <w:rFonts w:ascii="Times New Roman" w:hAnsi="Times New Roman" w:cs="Times New Roman"/>
          <w:lang w:val="en-AU"/>
        </w:rPr>
        <w:t>6</w:t>
      </w:r>
      <w:r w:rsidR="0094339B" w:rsidRPr="007C2B95">
        <w:rPr>
          <w:rFonts w:ascii="Times New Roman" w:hAnsi="Times New Roman" w:cs="Times New Roman"/>
          <w:lang w:val="en-AU"/>
        </w:rPr>
        <w:t>).</w:t>
      </w:r>
    </w:p>
    <w:p w14:paraId="0BF686CE" w14:textId="77777777" w:rsidR="009B2E02" w:rsidRPr="007C2B95" w:rsidRDefault="009B2E02" w:rsidP="007B13E5">
      <w:pPr>
        <w:jc w:val="both"/>
        <w:rPr>
          <w:rFonts w:ascii="Times New Roman" w:hAnsi="Times New Roman" w:cs="Times New Roman"/>
          <w:lang w:val="en-AU"/>
        </w:rPr>
      </w:pPr>
    </w:p>
    <w:p w14:paraId="41B111CB" w14:textId="77777777" w:rsidR="00021668" w:rsidRPr="007C2B95" w:rsidRDefault="00021668" w:rsidP="00021668">
      <w:pPr>
        <w:rPr>
          <w:rFonts w:ascii="Times New Roman" w:hAnsi="Times New Roman" w:cs="Times New Roman"/>
          <w:b/>
          <w:bCs/>
          <w:lang w:val="en-AU"/>
        </w:rPr>
      </w:pPr>
      <w:r w:rsidRPr="007C2B95">
        <w:rPr>
          <w:rFonts w:ascii="Times New Roman" w:hAnsi="Times New Roman" w:cs="Times New Roman"/>
          <w:b/>
          <w:bCs/>
          <w:lang w:val="en-AU"/>
        </w:rPr>
        <w:t>First-Level SPF</w:t>
      </w:r>
    </w:p>
    <w:p w14:paraId="41047E0D" w14:textId="0CA526D9" w:rsidR="00021668" w:rsidRPr="007C2B95" w:rsidRDefault="00021668" w:rsidP="007B13E5">
      <w:pPr>
        <w:jc w:val="both"/>
        <w:rPr>
          <w:rFonts w:ascii="Times New Roman" w:hAnsi="Times New Roman" w:cs="Times New Roman"/>
          <w:lang w:val="en-AU"/>
        </w:rPr>
      </w:pPr>
      <w:r w:rsidRPr="007C2B95">
        <w:rPr>
          <w:rFonts w:ascii="Times New Roman" w:hAnsi="Times New Roman" w:cs="Times New Roman"/>
          <w:lang w:val="en-AU"/>
        </w:rPr>
        <w:t>The generali</w:t>
      </w:r>
      <w:r w:rsidR="00A57E33" w:rsidRPr="007C2B95">
        <w:rPr>
          <w:rFonts w:ascii="Times New Roman" w:hAnsi="Times New Roman" w:cs="Times New Roman"/>
          <w:lang w:val="en-AU"/>
        </w:rPr>
        <w:t>s</w:t>
      </w:r>
      <w:r w:rsidRPr="007C2B95">
        <w:rPr>
          <w:rFonts w:ascii="Times New Roman" w:hAnsi="Times New Roman" w:cs="Times New Roman"/>
          <w:lang w:val="en-AU"/>
        </w:rPr>
        <w:t>ed first-level Safety Performance Function (SPF) can be expressed as:</w:t>
      </w:r>
    </w:p>
    <w:p w14:paraId="64648260" w14:textId="7CD1D0A5" w:rsidR="00021668" w:rsidRPr="007C2B95" w:rsidRDefault="00DC0995" w:rsidP="00B54E54">
      <w:pPr>
        <w:jc w:val="center"/>
        <w:rPr>
          <w:rFonts w:ascii="Times New Roman" w:hAnsi="Times New Roman" w:cs="Times New Roman"/>
          <w:lang w:val="en-AU"/>
        </w:rPr>
      </w:pPr>
      <m:oMath>
        <m:sSub>
          <m:sSubPr>
            <m:ctrlPr>
              <w:rPr>
                <w:rFonts w:ascii="Cambria Math" w:hAnsi="Cambria Math" w:cs="Times New Roman"/>
                <w:lang w:val="en-AU"/>
              </w:rPr>
            </m:ctrlPr>
          </m:sSubPr>
          <m:e>
            <m:r>
              <w:rPr>
                <w:rFonts w:ascii="Cambria Math" w:hAnsi="Cambria Math" w:cs="Times New Roman"/>
                <w:lang w:val="en-AU"/>
              </w:rPr>
              <m:t>N</m:t>
            </m:r>
          </m:e>
          <m:sub>
            <m:r>
              <w:rPr>
                <w:rFonts w:ascii="Cambria Math" w:hAnsi="Cambria Math" w:cs="Times New Roman"/>
                <w:lang w:val="en-AU"/>
              </w:rPr>
              <m:t>predicted</m:t>
            </m:r>
          </m:sub>
        </m:sSub>
        <m:r>
          <w:rPr>
            <w:rFonts w:ascii="Cambria Math" w:hAnsi="Cambria Math" w:cs="Times New Roman"/>
            <w:lang w:val="en-AU"/>
          </w:rPr>
          <m:t>=</m:t>
        </m:r>
        <m:r>
          <w:rPr>
            <w:rFonts w:ascii="Cambria Math" w:hAnsi="Cambria Math" w:cs="Times New Roman"/>
            <w:lang w:val="en-AU"/>
          </w:rPr>
          <m:t>A</m:t>
        </m:r>
        <m:r>
          <w:rPr>
            <w:rFonts w:ascii="Cambria Math" w:hAnsi="Cambria Math" w:cs="Times New Roman"/>
            <w:lang w:val="en-AU"/>
          </w:rPr>
          <m:t>⋅</m:t>
        </m:r>
        <m:nary>
          <m:naryPr>
            <m:chr m:val="∏"/>
            <m:limLoc m:val="subSup"/>
            <m:grow m:val="1"/>
            <m:ctrlPr>
              <w:rPr>
                <w:rFonts w:ascii="Cambria Math" w:hAnsi="Cambria Math" w:cs="Times New Roman"/>
                <w:lang w:val="en-AU"/>
              </w:rPr>
            </m:ctrlPr>
          </m:naryPr>
          <m:sub>
            <m:r>
              <w:rPr>
                <w:rFonts w:ascii="Cambria Math" w:hAnsi="Cambria Math" w:cs="Times New Roman"/>
                <w:lang w:val="en-AU"/>
              </w:rPr>
              <m:t>i</m:t>
            </m:r>
            <m:r>
              <w:rPr>
                <w:rFonts w:ascii="Cambria Math" w:hAnsi="Cambria Math" w:cs="Times New Roman"/>
                <w:lang w:val="en-AU"/>
              </w:rPr>
              <m:t>=1</m:t>
            </m:r>
          </m:sub>
          <m:sup>
            <m:r>
              <w:rPr>
                <w:rFonts w:ascii="Cambria Math" w:hAnsi="Cambria Math" w:cs="Times New Roman"/>
                <w:lang w:val="en-AU"/>
              </w:rPr>
              <m:t>k</m:t>
            </m:r>
          </m:sup>
          <m:e>
            <m:r>
              <w:rPr>
                <w:rFonts w:ascii="Cambria Math" w:hAnsi="Cambria Math" w:cs="Times New Roman"/>
                <w:lang w:val="en-AU"/>
              </w:rPr>
              <m:t>(</m:t>
            </m:r>
            <m:sSub>
              <m:sSubPr>
                <m:ctrlPr>
                  <w:rPr>
                    <w:rFonts w:ascii="Cambria Math" w:hAnsi="Cambria Math" w:cs="Times New Roman"/>
                    <w:lang w:val="en-AU"/>
                  </w:rPr>
                </m:ctrlPr>
              </m:sSubPr>
              <m:e>
                <m:r>
                  <w:rPr>
                    <w:rFonts w:ascii="Cambria Math" w:hAnsi="Cambria Math" w:cs="Times New Roman"/>
                    <w:lang w:val="en-AU"/>
                  </w:rPr>
                  <m:t>X</m:t>
                </m:r>
              </m:e>
              <m:sub>
                <m:r>
                  <w:rPr>
                    <w:rFonts w:ascii="Cambria Math" w:hAnsi="Cambria Math" w:cs="Times New Roman"/>
                    <w:lang w:val="en-AU"/>
                  </w:rPr>
                  <m:t>i</m:t>
                </m:r>
              </m:sub>
            </m:sSub>
            <m:sSup>
              <m:sSupPr>
                <m:ctrlPr>
                  <w:rPr>
                    <w:rFonts w:ascii="Cambria Math" w:hAnsi="Cambria Math" w:cs="Times New Roman"/>
                    <w:lang w:val="en-AU"/>
                  </w:rPr>
                </m:ctrlPr>
              </m:sSupPr>
              <m:e>
                <m:r>
                  <w:rPr>
                    <w:rFonts w:ascii="Cambria Math" w:hAnsi="Cambria Math" w:cs="Times New Roman"/>
                    <w:lang w:val="en-AU"/>
                  </w:rPr>
                  <m:t>)</m:t>
                </m:r>
              </m:e>
              <m:sup>
                <m:sSub>
                  <m:sSubPr>
                    <m:ctrlPr>
                      <w:rPr>
                        <w:rFonts w:ascii="Cambria Math" w:hAnsi="Cambria Math" w:cs="Times New Roman"/>
                        <w:lang w:val="en-AU"/>
                      </w:rPr>
                    </m:ctrlPr>
                  </m:sSubPr>
                  <m:e>
                    <m:r>
                      <w:rPr>
                        <w:rFonts w:ascii="Cambria Math" w:hAnsi="Cambria Math" w:cs="Times New Roman"/>
                        <w:lang w:val="en-AU"/>
                      </w:rPr>
                      <m:t>B</m:t>
                    </m:r>
                  </m:e>
                  <m:sub>
                    <m:r>
                      <w:rPr>
                        <w:rFonts w:ascii="Cambria Math" w:hAnsi="Cambria Math" w:cs="Times New Roman"/>
                        <w:lang w:val="en-AU"/>
                      </w:rPr>
                      <m:t>i</m:t>
                    </m:r>
                  </m:sub>
                </m:sSub>
              </m:sup>
            </m:sSup>
          </m:e>
        </m:nary>
      </m:oMath>
      <w:r w:rsidR="00B54E54" w:rsidRPr="007C2B95">
        <w:rPr>
          <w:rFonts w:ascii="Times New Roman" w:eastAsiaTheme="minorEastAsia" w:hAnsi="Times New Roman" w:cs="Times New Roman"/>
          <w:lang w:val="en-AU"/>
        </w:rPr>
        <w:t xml:space="preserve">                                                                                                 (3)</w:t>
      </w:r>
    </w:p>
    <w:p w14:paraId="7EEA8BEA" w14:textId="59CEB26A" w:rsidR="00021668" w:rsidRPr="007C2B95" w:rsidRDefault="00BC1307" w:rsidP="007B13E5">
      <w:pPr>
        <w:jc w:val="both"/>
        <w:rPr>
          <w:rFonts w:ascii="Times New Roman" w:hAnsi="Times New Roman" w:cs="Times New Roman"/>
          <w:lang w:val="en-AU"/>
        </w:rPr>
      </w:pPr>
      <w:r w:rsidRPr="007C2B95">
        <w:rPr>
          <w:rFonts w:ascii="Times New Roman" w:hAnsi="Times New Roman" w:cs="Times New Roman"/>
          <w:lang w:val="en-AU"/>
        </w:rPr>
        <w:t>w</w:t>
      </w:r>
      <w:r w:rsidR="00021668" w:rsidRPr="007C2B95">
        <w:rPr>
          <w:rFonts w:ascii="Times New Roman" w:hAnsi="Times New Roman" w:cs="Times New Roman"/>
          <w:lang w:val="en-AU"/>
        </w:rPr>
        <w:t>here:</w:t>
      </w:r>
    </w:p>
    <w:p w14:paraId="0706978F" w14:textId="3A93F374" w:rsidR="00021668" w:rsidRPr="007C2B95" w:rsidRDefault="00DC0995" w:rsidP="007B13E5">
      <w:pPr>
        <w:numPr>
          <w:ilvl w:val="0"/>
          <w:numId w:val="4"/>
        </w:numPr>
        <w:jc w:val="both"/>
        <w:rPr>
          <w:rFonts w:ascii="Times New Roman" w:hAnsi="Times New Roman" w:cs="Times New Roman"/>
          <w:lang w:val="en-AU"/>
        </w:rPr>
      </w:pPr>
      <m:oMath>
        <m:sSub>
          <m:sSubPr>
            <m:ctrlPr>
              <w:rPr>
                <w:rFonts w:ascii="Cambria Math" w:hAnsi="Cambria Math" w:cs="Times New Roman"/>
                <w:lang w:val="en-AU"/>
              </w:rPr>
            </m:ctrlPr>
          </m:sSubPr>
          <m:e>
            <m:r>
              <w:rPr>
                <w:rFonts w:ascii="Cambria Math" w:hAnsi="Cambria Math" w:cs="Times New Roman"/>
                <w:lang w:val="en-AU"/>
              </w:rPr>
              <m:t>N</m:t>
            </m:r>
          </m:e>
          <m:sub>
            <m:r>
              <w:rPr>
                <w:rFonts w:ascii="Cambria Math" w:hAnsi="Cambria Math" w:cs="Times New Roman"/>
                <w:lang w:val="en-AU"/>
              </w:rPr>
              <m:t>predicted</m:t>
            </m:r>
          </m:sub>
        </m:sSub>
      </m:oMath>
      <w:r w:rsidR="004E2083" w:rsidRPr="007C2B95">
        <w:rPr>
          <w:rFonts w:ascii="Times New Roman" w:hAnsi="Times New Roman" w:cs="Times New Roman"/>
          <w:lang w:val="en-AU"/>
        </w:rPr>
        <w:t xml:space="preserve"> =</w:t>
      </w:r>
      <w:r w:rsidR="00021668" w:rsidRPr="007C2B95">
        <w:rPr>
          <w:rFonts w:ascii="Times New Roman" w:hAnsi="Times New Roman" w:cs="Times New Roman"/>
          <w:lang w:val="en-AU"/>
        </w:rPr>
        <w:t xml:space="preserve"> Predicted outcome (e.g., crash frequency or another dependent variable)</w:t>
      </w:r>
    </w:p>
    <w:p w14:paraId="22F0ECB1" w14:textId="1B3AFFF9" w:rsidR="00021668" w:rsidRPr="007C2B95" w:rsidRDefault="00DC0995" w:rsidP="007B13E5">
      <w:pPr>
        <w:numPr>
          <w:ilvl w:val="0"/>
          <w:numId w:val="4"/>
        </w:numPr>
        <w:jc w:val="both"/>
        <w:rPr>
          <w:rFonts w:ascii="Times New Roman" w:hAnsi="Times New Roman" w:cs="Times New Roman"/>
          <w:lang w:val="en-AU"/>
        </w:rPr>
      </w:pPr>
      <m:oMath>
        <m:sSub>
          <m:sSubPr>
            <m:ctrlPr>
              <w:rPr>
                <w:rFonts w:ascii="Cambria Math" w:hAnsi="Cambria Math" w:cs="Times New Roman"/>
                <w:lang w:val="en-AU"/>
              </w:rPr>
            </m:ctrlPr>
          </m:sSubPr>
          <m:e>
            <m:r>
              <w:rPr>
                <w:rFonts w:ascii="Cambria Math" w:hAnsi="Cambria Math" w:cs="Times New Roman"/>
                <w:lang w:val="en-AU"/>
              </w:rPr>
              <m:t>X</m:t>
            </m:r>
          </m:e>
          <m:sub>
            <m:r>
              <w:rPr>
                <w:rFonts w:ascii="Cambria Math" w:hAnsi="Cambria Math" w:cs="Times New Roman"/>
                <w:lang w:val="en-AU"/>
              </w:rPr>
              <m:t>i</m:t>
            </m:r>
          </m:sub>
        </m:sSub>
      </m:oMath>
      <w:r w:rsidR="00B5499D" w:rsidRPr="007C2B95">
        <w:rPr>
          <w:rFonts w:ascii="Times New Roman" w:hAnsi="Times New Roman" w:cs="Times New Roman"/>
          <w:lang w:val="en-AU"/>
        </w:rPr>
        <w:t>=</w:t>
      </w:r>
      <w:r w:rsidR="00021668" w:rsidRPr="007C2B95">
        <w:rPr>
          <w:rFonts w:ascii="Times New Roman" w:hAnsi="Times New Roman" w:cs="Times New Roman"/>
          <w:lang w:val="en-AU"/>
        </w:rPr>
        <w:t xml:space="preserve"> </w:t>
      </w:r>
      <w:r w:rsidR="00021668" w:rsidRPr="007C2B95">
        <w:rPr>
          <w:rFonts w:ascii="Times New Roman" w:hAnsi="Times New Roman" w:cs="Times New Roman"/>
          <w:i/>
          <w:iCs/>
          <w:lang w:val="en-AU"/>
        </w:rPr>
        <w:t>A</w:t>
      </w:r>
      <w:r w:rsidR="005E66EA" w:rsidRPr="007C2B95">
        <w:rPr>
          <w:rFonts w:ascii="Times New Roman" w:hAnsi="Times New Roman" w:cs="Times New Roman"/>
          <w:i/>
          <w:iCs/>
          <w:lang w:val="en-AU"/>
        </w:rPr>
        <w:t>A</w:t>
      </w:r>
      <w:r w:rsidR="00021668" w:rsidRPr="007C2B95">
        <w:rPr>
          <w:rFonts w:ascii="Times New Roman" w:hAnsi="Times New Roman" w:cs="Times New Roman"/>
          <w:i/>
          <w:iCs/>
          <w:lang w:val="en-AU"/>
        </w:rPr>
        <w:t>DT</w:t>
      </w:r>
      <w:r w:rsidR="00021668" w:rsidRPr="007C2B95">
        <w:rPr>
          <w:rFonts w:ascii="Times New Roman" w:hAnsi="Times New Roman" w:cs="Times New Roman"/>
          <w:lang w:val="en-AU"/>
        </w:rPr>
        <w:t xml:space="preserve"> variables</w:t>
      </w:r>
      <w:r w:rsidR="00C6443A" w:rsidRPr="007C2B95">
        <w:rPr>
          <w:rFonts w:ascii="Times New Roman" w:hAnsi="Times New Roman" w:cs="Times New Roman"/>
          <w:lang w:val="en-AU"/>
        </w:rPr>
        <w:t xml:space="preserve"> where </w:t>
      </w:r>
      <w:r w:rsidR="00C6443A" w:rsidRPr="007C2B95">
        <w:rPr>
          <w:rFonts w:ascii="Times New Roman" w:hAnsi="Times New Roman" w:cs="Times New Roman"/>
          <w:i/>
          <w:iCs/>
          <w:lang w:val="en-AU"/>
        </w:rPr>
        <w:t>i</w:t>
      </w:r>
      <w:r w:rsidR="00C6443A" w:rsidRPr="007C2B95">
        <w:rPr>
          <w:rFonts w:ascii="Times New Roman" w:hAnsi="Times New Roman" w:cs="Times New Roman"/>
          <w:lang w:val="en-AU"/>
        </w:rPr>
        <w:t xml:space="preserve"> denotes a direction such as </w:t>
      </w:r>
      <w:r w:rsidR="002D4F90" w:rsidRPr="007C2B95">
        <w:rPr>
          <w:rFonts w:ascii="Times New Roman" w:hAnsi="Times New Roman" w:cs="Times New Roman"/>
          <w:lang w:val="en-AU"/>
        </w:rPr>
        <w:t xml:space="preserve">a </w:t>
      </w:r>
      <w:r w:rsidR="00C6443A" w:rsidRPr="007C2B95">
        <w:rPr>
          <w:rFonts w:ascii="Times New Roman" w:hAnsi="Times New Roman" w:cs="Times New Roman"/>
          <w:lang w:val="en-AU"/>
        </w:rPr>
        <w:t xml:space="preserve">major or </w:t>
      </w:r>
      <w:r w:rsidR="007E6149" w:rsidRPr="007C2B95">
        <w:rPr>
          <w:rFonts w:ascii="Times New Roman" w:hAnsi="Times New Roman" w:cs="Times New Roman"/>
          <w:lang w:val="en-AU"/>
        </w:rPr>
        <w:t xml:space="preserve">minor </w:t>
      </w:r>
      <w:r w:rsidR="00C6443A" w:rsidRPr="007C2B95">
        <w:rPr>
          <w:rFonts w:ascii="Times New Roman" w:hAnsi="Times New Roman" w:cs="Times New Roman"/>
          <w:lang w:val="en-AU"/>
        </w:rPr>
        <w:t>approach</w:t>
      </w:r>
      <w:r w:rsidR="00021668" w:rsidRPr="007C2B95">
        <w:rPr>
          <w:rFonts w:ascii="Times New Roman" w:hAnsi="Times New Roman" w:cs="Times New Roman"/>
          <w:lang w:val="en-AU"/>
        </w:rPr>
        <w:t xml:space="preserve"> (</w:t>
      </w:r>
      <m:oMath>
        <m:r>
          <w:rPr>
            <w:rFonts w:ascii="Cambria Math" w:hAnsi="Cambria Math" w:cs="Times New Roman"/>
            <w:lang w:val="en-AU"/>
          </w:rPr>
          <m:t>i</m:t>
        </m:r>
        <m:r>
          <w:rPr>
            <w:rFonts w:ascii="Cambria Math" w:hAnsi="Cambria Math" w:cs="Times New Roman"/>
            <w:lang w:val="en-AU"/>
          </w:rPr>
          <m:t>=1,2,…,</m:t>
        </m:r>
        <m:r>
          <w:rPr>
            <w:rFonts w:ascii="Cambria Math" w:hAnsi="Cambria Math" w:cs="Times New Roman"/>
            <w:lang w:val="en-AU"/>
          </w:rPr>
          <m:t>k</m:t>
        </m:r>
      </m:oMath>
      <w:r w:rsidR="00021668" w:rsidRPr="007C2B95">
        <w:rPr>
          <w:rFonts w:ascii="Times New Roman" w:hAnsi="Times New Roman" w:cs="Times New Roman"/>
          <w:lang w:val="en-AU"/>
        </w:rPr>
        <w:t xml:space="preserve">). </w:t>
      </w:r>
    </w:p>
    <w:p w14:paraId="0FB50E6E" w14:textId="212BBE3C" w:rsidR="00021668" w:rsidRPr="007C2B95" w:rsidRDefault="00021668" w:rsidP="007B13E5">
      <w:pPr>
        <w:numPr>
          <w:ilvl w:val="0"/>
          <w:numId w:val="4"/>
        </w:numPr>
        <w:jc w:val="both"/>
        <w:rPr>
          <w:rFonts w:ascii="Times New Roman" w:hAnsi="Times New Roman" w:cs="Times New Roman"/>
          <w:lang w:val="en-AU"/>
        </w:rPr>
      </w:pPr>
      <m:oMath>
        <m:r>
          <w:rPr>
            <w:rFonts w:ascii="Cambria Math" w:hAnsi="Cambria Math" w:cs="Times New Roman"/>
            <w:lang w:val="en-AU"/>
          </w:rPr>
          <m:t xml:space="preserve">A </m:t>
        </m:r>
      </m:oMath>
      <w:r w:rsidR="00C0265A" w:rsidRPr="007C2B95">
        <w:rPr>
          <w:rFonts w:ascii="Times New Roman" w:hAnsi="Times New Roman" w:cs="Times New Roman"/>
          <w:lang w:val="en-AU"/>
        </w:rPr>
        <w:t>=</w:t>
      </w:r>
      <w:r w:rsidRPr="007C2B95">
        <w:rPr>
          <w:rFonts w:ascii="Times New Roman" w:hAnsi="Times New Roman" w:cs="Times New Roman"/>
          <w:lang w:val="en-AU"/>
        </w:rPr>
        <w:t xml:space="preserve"> </w:t>
      </w:r>
      <w:r w:rsidR="00B5499D" w:rsidRPr="007C2B95">
        <w:rPr>
          <w:rFonts w:ascii="Times New Roman" w:hAnsi="Times New Roman" w:cs="Times New Roman"/>
          <w:lang w:val="en-AU"/>
        </w:rPr>
        <w:t>Sub-level CMFunctions</w:t>
      </w:r>
      <w:r w:rsidR="00345B18" w:rsidRPr="007C2B95">
        <w:rPr>
          <w:rFonts w:ascii="Times New Roman" w:hAnsi="Times New Roman" w:cs="Times New Roman"/>
          <w:lang w:val="en-AU"/>
        </w:rPr>
        <w:t xml:space="preserve"> </w:t>
      </w:r>
      <w:r w:rsidR="005174A3" w:rsidRPr="007C2B95">
        <w:rPr>
          <w:rFonts w:ascii="Times New Roman" w:hAnsi="Times New Roman" w:cs="Times New Roman"/>
          <w:lang w:val="en-AU"/>
        </w:rPr>
        <w:t xml:space="preserve">(see </w:t>
      </w:r>
      <w:r w:rsidR="00345B18" w:rsidRPr="007C2B95">
        <w:rPr>
          <w:rFonts w:ascii="Times New Roman" w:hAnsi="Times New Roman" w:cs="Times New Roman"/>
          <w:lang w:val="en-AU"/>
        </w:rPr>
        <w:t>Equation (4)).</w:t>
      </w:r>
    </w:p>
    <w:p w14:paraId="2FF75A6B" w14:textId="1E812CAC" w:rsidR="00021668" w:rsidRPr="007C2B95" w:rsidRDefault="00DC0995" w:rsidP="007B13E5">
      <w:pPr>
        <w:numPr>
          <w:ilvl w:val="0"/>
          <w:numId w:val="4"/>
        </w:numPr>
        <w:jc w:val="both"/>
        <w:rPr>
          <w:rFonts w:ascii="Times New Roman" w:hAnsi="Times New Roman" w:cs="Times New Roman"/>
          <w:lang w:val="en-AU"/>
        </w:rPr>
      </w:pPr>
      <m:oMath>
        <m:sSub>
          <m:sSubPr>
            <m:ctrlPr>
              <w:rPr>
                <w:rFonts w:ascii="Cambria Math" w:hAnsi="Cambria Math" w:cs="Times New Roman"/>
                <w:lang w:val="en-AU"/>
              </w:rPr>
            </m:ctrlPr>
          </m:sSubPr>
          <m:e>
            <m:r>
              <w:rPr>
                <w:rFonts w:ascii="Cambria Math" w:hAnsi="Cambria Math" w:cs="Times New Roman"/>
                <w:lang w:val="en-AU"/>
              </w:rPr>
              <m:t>B</m:t>
            </m:r>
          </m:e>
          <m:sub>
            <m:r>
              <w:rPr>
                <w:rFonts w:ascii="Cambria Math" w:hAnsi="Cambria Math" w:cs="Times New Roman"/>
                <w:lang w:val="en-AU"/>
              </w:rPr>
              <m:t>i</m:t>
            </m:r>
          </m:sub>
        </m:sSub>
      </m:oMath>
      <w:r w:rsidR="006F1FAA" w:rsidRPr="007C2B95">
        <w:rPr>
          <w:rFonts w:ascii="Times New Roman" w:hAnsi="Times New Roman" w:cs="Times New Roman"/>
          <w:lang w:val="en-AU"/>
        </w:rPr>
        <w:t>=</w:t>
      </w:r>
      <w:r w:rsidR="00021668" w:rsidRPr="007C2B95">
        <w:rPr>
          <w:rFonts w:ascii="Times New Roman" w:hAnsi="Times New Roman" w:cs="Times New Roman"/>
          <w:lang w:val="en-AU"/>
        </w:rPr>
        <w:t xml:space="preserve"> </w:t>
      </w:r>
      <w:r w:rsidR="006F1FAA" w:rsidRPr="007C2B95">
        <w:rPr>
          <w:rFonts w:ascii="Times New Roman" w:hAnsi="Times New Roman" w:cs="Times New Roman"/>
          <w:lang w:val="en-AU"/>
        </w:rPr>
        <w:t>Sub-level CMFunctions</w:t>
      </w:r>
      <w:r w:rsidR="00021668" w:rsidRPr="007C2B95">
        <w:rPr>
          <w:rFonts w:ascii="Times New Roman" w:hAnsi="Times New Roman" w:cs="Times New Roman"/>
          <w:lang w:val="en-AU"/>
        </w:rPr>
        <w:t xml:space="preserve"> associated with each </w:t>
      </w:r>
      <m:oMath>
        <m:sSub>
          <m:sSubPr>
            <m:ctrlPr>
              <w:rPr>
                <w:rFonts w:ascii="Cambria Math" w:hAnsi="Cambria Math" w:cs="Times New Roman"/>
                <w:lang w:val="en-AU"/>
              </w:rPr>
            </m:ctrlPr>
          </m:sSubPr>
          <m:e>
            <m:r>
              <w:rPr>
                <w:rFonts w:ascii="Cambria Math" w:hAnsi="Cambria Math" w:cs="Times New Roman"/>
                <w:lang w:val="en-AU"/>
              </w:rPr>
              <m:t>X</m:t>
            </m:r>
          </m:e>
          <m:sub>
            <m:r>
              <w:rPr>
                <w:rFonts w:ascii="Cambria Math" w:hAnsi="Cambria Math" w:cs="Times New Roman"/>
                <w:lang w:val="en-AU"/>
              </w:rPr>
              <m:t>i</m:t>
            </m:r>
          </m:sub>
        </m:sSub>
      </m:oMath>
      <w:r w:rsidR="00345B18" w:rsidRPr="007C2B95">
        <w:rPr>
          <w:rFonts w:ascii="Times New Roman" w:hAnsi="Times New Roman" w:cs="Times New Roman"/>
          <w:lang w:val="en-AU"/>
        </w:rPr>
        <w:t xml:space="preserve"> (see Equation (5)</w:t>
      </w:r>
      <w:r w:rsidR="00427CC0" w:rsidRPr="007C2B95">
        <w:rPr>
          <w:rFonts w:ascii="Times New Roman" w:hAnsi="Times New Roman" w:cs="Times New Roman"/>
          <w:lang w:val="en-AU"/>
        </w:rPr>
        <w:t>.</w:t>
      </w:r>
    </w:p>
    <w:p w14:paraId="3F548726" w14:textId="47AC1A48" w:rsidR="00021668" w:rsidRPr="007C2B95" w:rsidRDefault="00021668" w:rsidP="007B13E5">
      <w:pPr>
        <w:numPr>
          <w:ilvl w:val="0"/>
          <w:numId w:val="4"/>
        </w:numPr>
        <w:jc w:val="both"/>
        <w:rPr>
          <w:rFonts w:ascii="Times New Roman" w:hAnsi="Times New Roman" w:cs="Times New Roman"/>
          <w:lang w:val="en-AU"/>
        </w:rPr>
      </w:pPr>
      <m:oMath>
        <m:r>
          <w:rPr>
            <w:rFonts w:ascii="Cambria Math" w:hAnsi="Cambria Math" w:cs="Times New Roman"/>
            <w:lang w:val="en-AU"/>
          </w:rPr>
          <m:t>k</m:t>
        </m:r>
      </m:oMath>
      <w:r w:rsidR="00BE48B1" w:rsidRPr="007C2B95">
        <w:rPr>
          <w:rFonts w:ascii="Times New Roman" w:hAnsi="Times New Roman" w:cs="Times New Roman"/>
          <w:lang w:val="en-AU"/>
        </w:rPr>
        <w:t xml:space="preserve"> =</w:t>
      </w:r>
      <w:r w:rsidRPr="007C2B95">
        <w:rPr>
          <w:rFonts w:ascii="Times New Roman" w:hAnsi="Times New Roman" w:cs="Times New Roman"/>
          <w:lang w:val="en-AU"/>
        </w:rPr>
        <w:t xml:space="preserve"> </w:t>
      </w:r>
      <w:r w:rsidR="001D40A8" w:rsidRPr="007C2B95">
        <w:rPr>
          <w:rFonts w:ascii="Times New Roman" w:hAnsi="Times New Roman" w:cs="Times New Roman"/>
          <w:lang w:val="en-AU"/>
        </w:rPr>
        <w:t xml:space="preserve">The total number of </w:t>
      </w:r>
      <m:oMath>
        <m:sSub>
          <m:sSubPr>
            <m:ctrlPr>
              <w:rPr>
                <w:rFonts w:ascii="Cambria Math" w:hAnsi="Cambria Math" w:cs="Times New Roman"/>
                <w:i/>
                <w:lang w:val="en-AU"/>
              </w:rPr>
            </m:ctrlPr>
          </m:sSubPr>
          <m:e>
            <m:r>
              <w:rPr>
                <w:rFonts w:ascii="Cambria Math" w:hAnsi="Cambria Math" w:cs="Times New Roman"/>
                <w:lang w:val="en-AU"/>
              </w:rPr>
              <m:t>X</m:t>
            </m:r>
          </m:e>
          <m:sub>
            <m:r>
              <w:rPr>
                <w:rFonts w:ascii="Cambria Math" w:hAnsi="Cambria Math" w:cs="Times New Roman"/>
                <w:lang w:val="en-AU"/>
              </w:rPr>
              <m:t>i</m:t>
            </m:r>
          </m:sub>
        </m:sSub>
      </m:oMath>
      <w:r w:rsidR="001D40A8" w:rsidRPr="007C2B95">
        <w:rPr>
          <w:rFonts w:ascii="Times New Roman" w:eastAsiaTheme="minorEastAsia" w:hAnsi="Times New Roman" w:cs="Times New Roman"/>
          <w:lang w:val="en-AU"/>
        </w:rPr>
        <w:t xml:space="preserve"> variables included in the model</w:t>
      </w:r>
    </w:p>
    <w:p w14:paraId="0B08CF91" w14:textId="4FBFD5FA" w:rsidR="00021668" w:rsidRPr="007C2B95" w:rsidRDefault="00021668" w:rsidP="00021668">
      <w:pPr>
        <w:rPr>
          <w:rFonts w:ascii="Times New Roman" w:hAnsi="Times New Roman" w:cs="Times New Roman"/>
          <w:b/>
          <w:bCs/>
          <w:lang w:val="en-AU"/>
        </w:rPr>
      </w:pPr>
      <w:r w:rsidRPr="007C2B95">
        <w:rPr>
          <w:rFonts w:ascii="Times New Roman" w:hAnsi="Times New Roman" w:cs="Times New Roman"/>
          <w:b/>
          <w:bCs/>
          <w:lang w:val="en-AU"/>
        </w:rPr>
        <w:t>Sub-Level C</w:t>
      </w:r>
      <w:r w:rsidR="00F50D60" w:rsidRPr="007C2B95">
        <w:rPr>
          <w:rFonts w:ascii="Times New Roman" w:hAnsi="Times New Roman" w:cs="Times New Roman"/>
          <w:b/>
          <w:bCs/>
          <w:lang w:val="en-AU"/>
        </w:rPr>
        <w:t>M</w:t>
      </w:r>
      <w:r w:rsidRPr="007C2B95">
        <w:rPr>
          <w:rFonts w:ascii="Times New Roman" w:hAnsi="Times New Roman" w:cs="Times New Roman"/>
          <w:b/>
          <w:bCs/>
          <w:lang w:val="en-AU"/>
        </w:rPr>
        <w:t>Functions</w:t>
      </w:r>
    </w:p>
    <w:p w14:paraId="73C4B580" w14:textId="70AA5FF4" w:rsidR="00E635DF" w:rsidRPr="007C2B95" w:rsidRDefault="00021668" w:rsidP="007B13E5">
      <w:pPr>
        <w:jc w:val="both"/>
        <w:rPr>
          <w:rFonts w:ascii="Times New Roman" w:hAnsi="Times New Roman" w:cs="Times New Roman"/>
          <w:lang w:val="en-AU"/>
        </w:rPr>
      </w:pPr>
      <w:r w:rsidRPr="007C2B95">
        <w:rPr>
          <w:rFonts w:ascii="Times New Roman" w:hAnsi="Times New Roman" w:cs="Times New Roman"/>
          <w:lang w:val="en-AU"/>
        </w:rPr>
        <w:t xml:space="preserve">Each </w:t>
      </w:r>
      <w:r w:rsidR="002060DB" w:rsidRPr="007C2B95">
        <w:rPr>
          <w:rFonts w:ascii="Times New Roman" w:hAnsi="Times New Roman" w:cs="Times New Roman"/>
          <w:lang w:val="en-AU"/>
        </w:rPr>
        <w:t>CMFunctions</w:t>
      </w:r>
      <w:r w:rsidRPr="007C2B95">
        <w:rPr>
          <w:rFonts w:ascii="Times New Roman" w:hAnsi="Times New Roman" w:cs="Times New Roman"/>
          <w:lang w:val="en-AU"/>
        </w:rPr>
        <w:t xml:space="preserve"> (</w:t>
      </w:r>
      <m:oMath>
        <m:r>
          <w:rPr>
            <w:rFonts w:ascii="Cambria Math" w:hAnsi="Cambria Math" w:cs="Times New Roman"/>
            <w:lang w:val="en-AU"/>
          </w:rPr>
          <m:t>A</m:t>
        </m:r>
      </m:oMath>
      <w:r w:rsidRPr="007C2B95">
        <w:rPr>
          <w:rFonts w:ascii="Times New Roman" w:hAnsi="Times New Roman" w:cs="Times New Roman"/>
          <w:lang w:val="en-AU"/>
        </w:rPr>
        <w:t xml:space="preserve"> and </w:t>
      </w:r>
      <m:oMath>
        <m:sSub>
          <m:sSubPr>
            <m:ctrlPr>
              <w:rPr>
                <w:rFonts w:ascii="Cambria Math" w:hAnsi="Cambria Math" w:cs="Times New Roman"/>
                <w:lang w:val="en-AU"/>
              </w:rPr>
            </m:ctrlPr>
          </m:sSubPr>
          <m:e>
            <m:r>
              <w:rPr>
                <w:rFonts w:ascii="Cambria Math" w:hAnsi="Cambria Math" w:cs="Times New Roman"/>
                <w:lang w:val="en-AU"/>
              </w:rPr>
              <m:t>B</m:t>
            </m:r>
          </m:e>
          <m:sub>
            <m:r>
              <w:rPr>
                <w:rFonts w:ascii="Cambria Math" w:hAnsi="Cambria Math" w:cs="Times New Roman"/>
                <w:lang w:val="en-AU"/>
              </w:rPr>
              <m:t>i</m:t>
            </m:r>
          </m:sub>
        </m:sSub>
      </m:oMath>
      <w:r w:rsidRPr="007C2B95">
        <w:rPr>
          <w:rFonts w:ascii="Times New Roman" w:hAnsi="Times New Roman" w:cs="Times New Roman"/>
          <w:lang w:val="en-AU"/>
        </w:rPr>
        <w:t xml:space="preserve">) is modeled as a function of </w:t>
      </w:r>
      <w:r w:rsidR="00C71181" w:rsidRPr="007C2B95">
        <w:rPr>
          <w:rFonts w:ascii="Times New Roman" w:hAnsi="Times New Roman" w:cs="Times New Roman"/>
          <w:lang w:val="en-AU"/>
        </w:rPr>
        <w:t>treatments</w:t>
      </w:r>
      <w:r w:rsidR="004B0736" w:rsidRPr="007C2B95">
        <w:rPr>
          <w:rFonts w:ascii="Times New Roman" w:hAnsi="Times New Roman" w:cs="Times New Roman"/>
          <w:lang w:val="en-AU"/>
        </w:rPr>
        <w:t xml:space="preserve"> or roadway characteristics of interest</w:t>
      </w:r>
      <w:r w:rsidR="00C71181" w:rsidRPr="007C2B95">
        <w:rPr>
          <w:rFonts w:ascii="Times New Roman" w:hAnsi="Times New Roman" w:cs="Times New Roman"/>
          <w:lang w:val="en-AU"/>
        </w:rPr>
        <w:t xml:space="preserve"> </w:t>
      </w:r>
      <w:r w:rsidR="00A95829" w:rsidRPr="007C2B95">
        <w:rPr>
          <w:rFonts w:ascii="Times New Roman" w:hAnsi="Times New Roman" w:cs="Times New Roman"/>
          <w:lang w:val="en-AU"/>
        </w:rPr>
        <w:t>(</w:t>
      </w:r>
      <m:oMath>
        <m:sSub>
          <m:sSubPr>
            <m:ctrlPr>
              <w:rPr>
                <w:rFonts w:ascii="Cambria Math" w:hAnsi="Cambria Math" w:cs="Times New Roman"/>
                <w:lang w:val="en-AU"/>
              </w:rPr>
            </m:ctrlPr>
          </m:sSubPr>
          <m:e>
            <m:r>
              <w:rPr>
                <w:rFonts w:ascii="Cambria Math" w:hAnsi="Cambria Math" w:cs="Times New Roman"/>
                <w:lang w:val="en-AU"/>
              </w:rPr>
              <m:t>Z</m:t>
            </m:r>
          </m:e>
          <m:sub>
            <m:r>
              <w:rPr>
                <w:rFonts w:ascii="Cambria Math" w:hAnsi="Cambria Math" w:cs="Times New Roman"/>
                <w:lang w:val="en-AU"/>
              </w:rPr>
              <m:t>j</m:t>
            </m:r>
          </m:sub>
        </m:sSub>
      </m:oMath>
      <w:r w:rsidR="00A95829" w:rsidRPr="007C2B95">
        <w:rPr>
          <w:rFonts w:ascii="Times New Roman" w:hAnsi="Times New Roman" w:cs="Times New Roman"/>
          <w:lang w:val="en-AU"/>
        </w:rPr>
        <w:t xml:space="preserve">) </w:t>
      </w:r>
      <w:r w:rsidR="00C71181" w:rsidRPr="007C2B95">
        <w:rPr>
          <w:rFonts w:ascii="Times New Roman" w:hAnsi="Times New Roman" w:cs="Times New Roman"/>
          <w:lang w:val="en-AU"/>
        </w:rPr>
        <w:t xml:space="preserve">or </w:t>
      </w:r>
      <w:r w:rsidRPr="007C2B95">
        <w:rPr>
          <w:rFonts w:ascii="Times New Roman" w:hAnsi="Times New Roman" w:cs="Times New Roman"/>
          <w:lang w:val="en-AU"/>
        </w:rPr>
        <w:t xml:space="preserve">site-specific or contextual variables </w:t>
      </w:r>
      <w:r w:rsidR="004F7CE3" w:rsidRPr="007C2B95">
        <w:rPr>
          <w:rFonts w:ascii="Times New Roman" w:hAnsi="Times New Roman" w:cs="Times New Roman"/>
          <w:lang w:val="en-AU"/>
        </w:rPr>
        <w:t>(</w:t>
      </w:r>
      <m:oMath>
        <m:sSub>
          <m:sSubPr>
            <m:ctrlPr>
              <w:rPr>
                <w:rFonts w:ascii="Cambria Math" w:hAnsi="Cambria Math" w:cs="Times New Roman"/>
                <w:lang w:val="en-AU"/>
              </w:rPr>
            </m:ctrlPr>
          </m:sSubPr>
          <m:e>
            <m:r>
              <w:rPr>
                <w:rFonts w:ascii="Cambria Math" w:hAnsi="Cambria Math" w:cs="Times New Roman"/>
                <w:lang w:val="en-AU"/>
              </w:rPr>
              <m:t>Z</m:t>
            </m:r>
          </m:e>
          <m:sub>
            <m:r>
              <w:rPr>
                <w:rFonts w:ascii="Cambria Math" w:hAnsi="Cambria Math" w:cs="Times New Roman"/>
                <w:lang w:val="en-AU"/>
              </w:rPr>
              <m:t>l</m:t>
            </m:r>
          </m:sub>
        </m:sSub>
      </m:oMath>
      <w:r w:rsidR="004F7CE3" w:rsidRPr="007C2B95">
        <w:rPr>
          <w:rFonts w:ascii="Times New Roman" w:hAnsi="Times New Roman" w:cs="Times New Roman"/>
          <w:lang w:val="en-AU"/>
        </w:rPr>
        <w:t xml:space="preserve">) </w:t>
      </w:r>
      <w:r w:rsidR="002362DB" w:rsidRPr="007C2B95">
        <w:rPr>
          <w:rFonts w:ascii="Times New Roman" w:hAnsi="Times New Roman" w:cs="Times New Roman"/>
          <w:lang w:val="en-AU"/>
        </w:rPr>
        <w:t xml:space="preserve">such as type of site (e.g., rural or urban). </w:t>
      </w:r>
      <w:r w:rsidRPr="007C2B95">
        <w:rPr>
          <w:rFonts w:ascii="Times New Roman" w:hAnsi="Times New Roman" w:cs="Times New Roman"/>
          <w:lang w:val="en-AU"/>
        </w:rPr>
        <w:br/>
      </w:r>
      <m:oMath>
        <m:r>
          <w:rPr>
            <w:rFonts w:ascii="Cambria Math" w:hAnsi="Cambria Math" w:cs="Times New Roman"/>
            <w:lang w:val="en-AU"/>
          </w:rPr>
          <m:t>A=</m:t>
        </m:r>
        <m:sSub>
          <m:sSubPr>
            <m:ctrlPr>
              <w:rPr>
                <w:rFonts w:ascii="Cambria Math" w:hAnsi="Cambria Math" w:cs="Times New Roman"/>
                <w:lang w:val="en-AU"/>
              </w:rPr>
            </m:ctrlPr>
          </m:sSubPr>
          <m:e>
            <m:r>
              <w:rPr>
                <w:rFonts w:ascii="Cambria Math" w:hAnsi="Cambria Math" w:cs="Times New Roman"/>
                <w:lang w:val="en-AU"/>
              </w:rPr>
              <m:t>α</m:t>
            </m:r>
          </m:e>
          <m:sub>
            <m:r>
              <w:rPr>
                <w:rFonts w:ascii="Cambria Math" w:hAnsi="Cambria Math" w:cs="Times New Roman"/>
                <w:lang w:val="en-AU"/>
              </w:rPr>
              <m:t>0</m:t>
            </m:r>
          </m:sub>
        </m:sSub>
        <m:r>
          <w:rPr>
            <w:rFonts w:ascii="Cambria Math" w:hAnsi="Cambria Math" w:cs="Times New Roman"/>
            <w:lang w:val="en-AU"/>
          </w:rPr>
          <m:t>⋅</m:t>
        </m:r>
        <m:nary>
          <m:naryPr>
            <m:chr m:val="∏"/>
            <m:limLoc m:val="subSup"/>
            <m:grow m:val="1"/>
            <m:ctrlPr>
              <w:rPr>
                <w:rFonts w:ascii="Cambria Math" w:hAnsi="Cambria Math" w:cs="Times New Roman"/>
                <w:lang w:val="en-AU"/>
              </w:rPr>
            </m:ctrlPr>
          </m:naryPr>
          <m:sub>
            <m:r>
              <w:rPr>
                <w:rFonts w:ascii="Cambria Math" w:hAnsi="Cambria Math" w:cs="Times New Roman"/>
                <w:lang w:val="en-AU"/>
              </w:rPr>
              <m:t>j=1</m:t>
            </m:r>
          </m:sub>
          <m:sup>
            <m:r>
              <w:rPr>
                <w:rFonts w:ascii="Cambria Math" w:hAnsi="Cambria Math" w:cs="Times New Roman"/>
                <w:lang w:val="en-AU"/>
              </w:rPr>
              <m:t>m</m:t>
            </m:r>
          </m:sup>
          <m:e>
            <m:r>
              <m:rPr>
                <m:sty m:val="p"/>
              </m:rPr>
              <w:rPr>
                <w:rFonts w:ascii="Cambria Math" w:hAnsi="Cambria Math" w:cs="Times New Roman"/>
                <w:lang w:val="en-AU"/>
              </w:rPr>
              <m:t>exp</m:t>
            </m:r>
            <m:r>
              <w:rPr>
                <w:rFonts w:ascii="Cambria Math" w:hAnsi="Cambria Math" w:cs="Times New Roman"/>
                <w:lang w:val="en-AU"/>
              </w:rPr>
              <m:t>⁡(</m:t>
            </m:r>
            <m:sSub>
              <m:sSubPr>
                <m:ctrlPr>
                  <w:rPr>
                    <w:rFonts w:ascii="Cambria Math" w:hAnsi="Cambria Math" w:cs="Times New Roman"/>
                    <w:lang w:val="en-AU"/>
                  </w:rPr>
                </m:ctrlPr>
              </m:sSubPr>
              <m:e>
                <m:r>
                  <w:rPr>
                    <w:rFonts w:ascii="Cambria Math" w:hAnsi="Cambria Math" w:cs="Times New Roman"/>
                    <w:lang w:val="en-AU"/>
                  </w:rPr>
                  <m:t>α</m:t>
                </m:r>
              </m:e>
              <m:sub>
                <m:r>
                  <w:rPr>
                    <w:rFonts w:ascii="Cambria Math" w:hAnsi="Cambria Math" w:cs="Times New Roman"/>
                    <w:lang w:val="en-AU"/>
                  </w:rPr>
                  <m:t>j</m:t>
                </m:r>
              </m:sub>
            </m:sSub>
            <m:r>
              <w:rPr>
                <w:rFonts w:ascii="Cambria Math" w:hAnsi="Cambria Math" w:cs="Times New Roman"/>
                <w:lang w:val="en-AU"/>
              </w:rPr>
              <m:t>⋅</m:t>
            </m:r>
            <m:sSub>
              <m:sSubPr>
                <m:ctrlPr>
                  <w:rPr>
                    <w:rFonts w:ascii="Cambria Math" w:hAnsi="Cambria Math" w:cs="Times New Roman"/>
                    <w:lang w:val="en-AU"/>
                  </w:rPr>
                </m:ctrlPr>
              </m:sSubPr>
              <m:e>
                <m:r>
                  <w:rPr>
                    <w:rFonts w:ascii="Cambria Math" w:hAnsi="Cambria Math" w:cs="Times New Roman"/>
                    <w:lang w:val="en-AU"/>
                  </w:rPr>
                  <m:t>Z</m:t>
                </m:r>
              </m:e>
              <m:sub>
                <m:r>
                  <w:rPr>
                    <w:rFonts w:ascii="Cambria Math" w:hAnsi="Cambria Math" w:cs="Times New Roman"/>
                    <w:lang w:val="en-AU"/>
                  </w:rPr>
                  <m:t>j</m:t>
                </m:r>
              </m:sub>
            </m:sSub>
            <m:r>
              <w:rPr>
                <w:rFonts w:ascii="Cambria Math" w:hAnsi="Cambria Math" w:cs="Times New Roman"/>
                <w:lang w:val="en-AU"/>
              </w:rPr>
              <m:t>)</m:t>
            </m:r>
          </m:e>
        </m:nary>
      </m:oMath>
      <w:r w:rsidR="00B54E54" w:rsidRPr="007C2B95">
        <w:rPr>
          <w:rFonts w:ascii="Times New Roman" w:eastAsiaTheme="minorEastAsia" w:hAnsi="Times New Roman" w:cs="Times New Roman"/>
          <w:lang w:val="en-AU"/>
        </w:rPr>
        <w:t xml:space="preserve">                                                                </w:t>
      </w:r>
      <w:r w:rsidR="00196623" w:rsidRPr="007C2B95">
        <w:rPr>
          <w:rFonts w:ascii="Times New Roman" w:eastAsiaTheme="minorEastAsia" w:hAnsi="Times New Roman" w:cs="Times New Roman"/>
          <w:lang w:val="en-AU"/>
        </w:rPr>
        <w:t xml:space="preserve">                           </w:t>
      </w:r>
      <w:r w:rsidR="00FA408E" w:rsidRPr="007C2B95">
        <w:rPr>
          <w:rFonts w:ascii="Times New Roman" w:eastAsiaTheme="minorEastAsia" w:hAnsi="Times New Roman" w:cs="Times New Roman"/>
          <w:lang w:val="en-AU"/>
        </w:rPr>
        <w:t xml:space="preserve">  </w:t>
      </w:r>
      <w:r w:rsidR="00196623" w:rsidRPr="007C2B95">
        <w:rPr>
          <w:rFonts w:ascii="Times New Roman" w:eastAsiaTheme="minorEastAsia" w:hAnsi="Times New Roman" w:cs="Times New Roman"/>
          <w:lang w:val="en-AU"/>
        </w:rPr>
        <w:t xml:space="preserve"> </w:t>
      </w:r>
      <w:r w:rsidR="00B54E54" w:rsidRPr="007C2B95">
        <w:rPr>
          <w:rFonts w:ascii="Times New Roman" w:eastAsiaTheme="minorEastAsia" w:hAnsi="Times New Roman" w:cs="Times New Roman"/>
          <w:lang w:val="en-AU"/>
        </w:rPr>
        <w:t xml:space="preserve"> </w:t>
      </w:r>
      <w:r w:rsidR="00FA408E" w:rsidRPr="007C2B95">
        <w:rPr>
          <w:rFonts w:ascii="Times New Roman" w:eastAsiaTheme="minorEastAsia" w:hAnsi="Times New Roman" w:cs="Times New Roman"/>
          <w:lang w:val="en-AU"/>
        </w:rPr>
        <w:t xml:space="preserve">  </w:t>
      </w:r>
      <w:r w:rsidR="00B54E54" w:rsidRPr="007C2B95">
        <w:rPr>
          <w:rFonts w:ascii="Times New Roman" w:eastAsiaTheme="minorEastAsia" w:hAnsi="Times New Roman" w:cs="Times New Roman"/>
          <w:lang w:val="en-AU"/>
        </w:rPr>
        <w:t>(4)</w:t>
      </w:r>
      <w:r w:rsidRPr="007C2B95">
        <w:rPr>
          <w:rFonts w:ascii="Times New Roman" w:hAnsi="Times New Roman" w:cs="Times New Roman"/>
          <w:lang w:val="en-AU"/>
        </w:rPr>
        <w:br/>
      </w:r>
      <m:oMath>
        <m:sSub>
          <m:sSubPr>
            <m:ctrlPr>
              <w:rPr>
                <w:rFonts w:ascii="Cambria Math" w:hAnsi="Cambria Math" w:cs="Times New Roman"/>
                <w:lang w:val="en-AU"/>
              </w:rPr>
            </m:ctrlPr>
          </m:sSubPr>
          <m:e>
            <m:r>
              <w:rPr>
                <w:rFonts w:ascii="Cambria Math" w:hAnsi="Cambria Math" w:cs="Times New Roman"/>
                <w:lang w:val="en-AU"/>
              </w:rPr>
              <m:t>B</m:t>
            </m:r>
          </m:e>
          <m:sub>
            <m:r>
              <w:rPr>
                <w:rFonts w:ascii="Cambria Math" w:hAnsi="Cambria Math" w:cs="Times New Roman"/>
                <w:lang w:val="en-AU"/>
              </w:rPr>
              <m:t>i</m:t>
            </m:r>
          </m:sub>
        </m:sSub>
        <m:r>
          <w:rPr>
            <w:rFonts w:ascii="Cambria Math" w:hAnsi="Cambria Math" w:cs="Times New Roman"/>
            <w:lang w:val="en-AU"/>
          </w:rPr>
          <m:t>=</m:t>
        </m:r>
        <m:sSub>
          <m:sSubPr>
            <m:ctrlPr>
              <w:rPr>
                <w:rFonts w:ascii="Cambria Math" w:hAnsi="Cambria Math" w:cs="Times New Roman"/>
                <w:lang w:val="en-AU"/>
              </w:rPr>
            </m:ctrlPr>
          </m:sSubPr>
          <m:e>
            <m:r>
              <w:rPr>
                <w:rFonts w:ascii="Cambria Math" w:hAnsi="Cambria Math" w:cs="Times New Roman"/>
                <w:lang w:val="en-AU"/>
              </w:rPr>
              <m:t>β</m:t>
            </m:r>
          </m:e>
          <m:sub>
            <m:r>
              <w:rPr>
                <w:rFonts w:ascii="Cambria Math" w:hAnsi="Cambria Math" w:cs="Times New Roman"/>
                <w:lang w:val="en-AU"/>
              </w:rPr>
              <m:t>0,i</m:t>
            </m:r>
          </m:sub>
        </m:sSub>
        <m:r>
          <w:rPr>
            <w:rFonts w:ascii="Cambria Math" w:hAnsi="Cambria Math" w:cs="Times New Roman"/>
            <w:lang w:val="en-AU"/>
          </w:rPr>
          <m:t>⋅</m:t>
        </m:r>
        <m:nary>
          <m:naryPr>
            <m:chr m:val="∏"/>
            <m:limLoc m:val="subSup"/>
            <m:grow m:val="1"/>
            <m:ctrlPr>
              <w:rPr>
                <w:rFonts w:ascii="Cambria Math" w:hAnsi="Cambria Math" w:cs="Times New Roman"/>
                <w:lang w:val="en-AU"/>
              </w:rPr>
            </m:ctrlPr>
          </m:naryPr>
          <m:sub>
            <m:r>
              <w:rPr>
                <w:rFonts w:ascii="Cambria Math" w:hAnsi="Cambria Math" w:cs="Times New Roman"/>
                <w:lang w:val="en-AU"/>
              </w:rPr>
              <m:t>l=1</m:t>
            </m:r>
          </m:sub>
          <m:sup>
            <m:r>
              <w:rPr>
                <w:rFonts w:ascii="Cambria Math" w:hAnsi="Cambria Math" w:cs="Times New Roman"/>
                <w:lang w:val="en-AU"/>
              </w:rPr>
              <m:t>n</m:t>
            </m:r>
          </m:sup>
          <m:e>
            <m:r>
              <m:rPr>
                <m:sty m:val="p"/>
              </m:rPr>
              <w:rPr>
                <w:rFonts w:ascii="Cambria Math" w:hAnsi="Cambria Math" w:cs="Times New Roman"/>
                <w:lang w:val="en-AU"/>
              </w:rPr>
              <m:t>exp</m:t>
            </m:r>
            <m:r>
              <w:rPr>
                <w:rFonts w:ascii="Cambria Math" w:hAnsi="Cambria Math" w:cs="Times New Roman"/>
                <w:lang w:val="en-AU"/>
              </w:rPr>
              <m:t>⁡(</m:t>
            </m:r>
            <m:sSub>
              <m:sSubPr>
                <m:ctrlPr>
                  <w:rPr>
                    <w:rFonts w:ascii="Cambria Math" w:hAnsi="Cambria Math" w:cs="Times New Roman"/>
                    <w:lang w:val="en-AU"/>
                  </w:rPr>
                </m:ctrlPr>
              </m:sSubPr>
              <m:e>
                <m:r>
                  <w:rPr>
                    <w:rFonts w:ascii="Cambria Math" w:hAnsi="Cambria Math" w:cs="Times New Roman"/>
                    <w:lang w:val="en-AU"/>
                  </w:rPr>
                  <m:t>β</m:t>
                </m:r>
              </m:e>
              <m:sub>
                <m:r>
                  <w:rPr>
                    <w:rFonts w:ascii="Cambria Math" w:hAnsi="Cambria Math" w:cs="Times New Roman"/>
                    <w:lang w:val="en-AU"/>
                  </w:rPr>
                  <m:t>l,i</m:t>
                </m:r>
              </m:sub>
            </m:sSub>
            <m:r>
              <w:rPr>
                <w:rFonts w:ascii="Cambria Math" w:hAnsi="Cambria Math" w:cs="Times New Roman"/>
                <w:lang w:val="en-AU"/>
              </w:rPr>
              <m:t>⋅</m:t>
            </m:r>
            <m:sSub>
              <m:sSubPr>
                <m:ctrlPr>
                  <w:rPr>
                    <w:rFonts w:ascii="Cambria Math" w:hAnsi="Cambria Math" w:cs="Times New Roman"/>
                    <w:lang w:val="en-AU"/>
                  </w:rPr>
                </m:ctrlPr>
              </m:sSubPr>
              <m:e>
                <m:r>
                  <w:rPr>
                    <w:rFonts w:ascii="Cambria Math" w:hAnsi="Cambria Math" w:cs="Times New Roman"/>
                    <w:lang w:val="en-AU"/>
                  </w:rPr>
                  <m:t>Z</m:t>
                </m:r>
              </m:e>
              <m:sub>
                <m:r>
                  <w:rPr>
                    <w:rFonts w:ascii="Cambria Math" w:hAnsi="Cambria Math" w:cs="Times New Roman"/>
                    <w:lang w:val="en-AU"/>
                  </w:rPr>
                  <m:t>l</m:t>
                </m:r>
              </m:sub>
            </m:sSub>
            <m:r>
              <w:rPr>
                <w:rFonts w:ascii="Cambria Math" w:hAnsi="Cambria Math" w:cs="Times New Roman"/>
                <w:lang w:val="en-AU"/>
              </w:rPr>
              <m:t>)</m:t>
            </m:r>
          </m:e>
        </m:nary>
      </m:oMath>
      <w:r w:rsidR="00B54E54" w:rsidRPr="007C2B95">
        <w:rPr>
          <w:rFonts w:ascii="Times New Roman" w:eastAsiaTheme="minorEastAsia" w:hAnsi="Times New Roman" w:cs="Times New Roman"/>
          <w:lang w:val="en-AU"/>
        </w:rPr>
        <w:t xml:space="preserve">                                                            </w:t>
      </w:r>
      <w:r w:rsidR="00196623" w:rsidRPr="007C2B95">
        <w:rPr>
          <w:rFonts w:ascii="Times New Roman" w:eastAsiaTheme="minorEastAsia" w:hAnsi="Times New Roman" w:cs="Times New Roman"/>
          <w:lang w:val="en-AU"/>
        </w:rPr>
        <w:t xml:space="preserve">                               </w:t>
      </w:r>
      <w:r w:rsidR="00B54E54" w:rsidRPr="007C2B95">
        <w:rPr>
          <w:rFonts w:ascii="Times New Roman" w:eastAsiaTheme="minorEastAsia" w:hAnsi="Times New Roman" w:cs="Times New Roman"/>
          <w:lang w:val="en-AU"/>
        </w:rPr>
        <w:t xml:space="preserve"> </w:t>
      </w:r>
      <w:r w:rsidR="00FA408E" w:rsidRPr="007C2B95">
        <w:rPr>
          <w:rFonts w:ascii="Times New Roman" w:eastAsiaTheme="minorEastAsia" w:hAnsi="Times New Roman" w:cs="Times New Roman"/>
          <w:lang w:val="en-AU"/>
        </w:rPr>
        <w:t xml:space="preserve">    </w:t>
      </w:r>
      <w:r w:rsidR="00B54E54" w:rsidRPr="007C2B95">
        <w:rPr>
          <w:rFonts w:ascii="Times New Roman" w:eastAsiaTheme="minorEastAsia" w:hAnsi="Times New Roman" w:cs="Times New Roman"/>
          <w:lang w:val="en-AU"/>
        </w:rPr>
        <w:t>(5)</w:t>
      </w:r>
    </w:p>
    <w:p w14:paraId="2D438623" w14:textId="72D104B8" w:rsidR="00F443EE" w:rsidRPr="007C2B95" w:rsidRDefault="00ED258C" w:rsidP="007B13E5">
      <w:pPr>
        <w:jc w:val="both"/>
        <w:rPr>
          <w:rFonts w:ascii="Times New Roman" w:hAnsi="Times New Roman" w:cs="Times New Roman"/>
          <w:lang w:val="en-AU"/>
        </w:rPr>
      </w:pPr>
      <w:r w:rsidRPr="007C2B95">
        <w:rPr>
          <w:rFonts w:ascii="Times New Roman" w:eastAsiaTheme="minorEastAsia" w:hAnsi="Times New Roman" w:cs="Times New Roman"/>
          <w:lang w:val="en-AU"/>
        </w:rPr>
        <w:t xml:space="preserve">where </w:t>
      </w:r>
      <m:oMath>
        <m:sSub>
          <m:sSubPr>
            <m:ctrlPr>
              <w:rPr>
                <w:rFonts w:ascii="Cambria Math" w:hAnsi="Cambria Math" w:cs="Times New Roman"/>
                <w:lang w:val="en-AU"/>
              </w:rPr>
            </m:ctrlPr>
          </m:sSubPr>
          <m:e>
            <m:r>
              <w:rPr>
                <w:rFonts w:ascii="Cambria Math" w:hAnsi="Cambria Math" w:cs="Times New Roman"/>
                <w:lang w:val="en-AU"/>
              </w:rPr>
              <m:t>α</m:t>
            </m:r>
          </m:e>
          <m:sub>
            <m:r>
              <w:rPr>
                <w:rFonts w:ascii="Cambria Math" w:hAnsi="Cambria Math" w:cs="Times New Roman"/>
                <w:lang w:val="en-AU"/>
              </w:rPr>
              <m:t>0</m:t>
            </m:r>
          </m:sub>
        </m:sSub>
        <m:r>
          <w:rPr>
            <w:rFonts w:ascii="Cambria Math" w:hAnsi="Cambria Math" w:cs="Times New Roman"/>
            <w:lang w:val="en-AU"/>
          </w:rPr>
          <m:t xml:space="preserve">, </m:t>
        </m:r>
        <m:sSub>
          <m:sSubPr>
            <m:ctrlPr>
              <w:rPr>
                <w:rFonts w:ascii="Cambria Math" w:hAnsi="Cambria Math" w:cs="Times New Roman"/>
                <w:lang w:val="en-AU"/>
              </w:rPr>
            </m:ctrlPr>
          </m:sSubPr>
          <m:e>
            <m:r>
              <w:rPr>
                <w:rFonts w:ascii="Cambria Math" w:hAnsi="Cambria Math" w:cs="Times New Roman"/>
                <w:lang w:val="en-AU"/>
              </w:rPr>
              <m:t>α</m:t>
            </m:r>
          </m:e>
          <m:sub>
            <m:r>
              <w:rPr>
                <w:rFonts w:ascii="Cambria Math" w:hAnsi="Cambria Math" w:cs="Times New Roman"/>
                <w:lang w:val="en-AU"/>
              </w:rPr>
              <m:t>j</m:t>
            </m:r>
          </m:sub>
        </m:sSub>
        <m:r>
          <w:rPr>
            <w:rFonts w:ascii="Cambria Math" w:hAnsi="Cambria Math" w:cs="Times New Roman"/>
            <w:lang w:val="en-AU"/>
          </w:rPr>
          <m:t>,</m:t>
        </m:r>
        <m:sSub>
          <m:sSubPr>
            <m:ctrlPr>
              <w:rPr>
                <w:rFonts w:ascii="Cambria Math" w:hAnsi="Cambria Math" w:cs="Times New Roman"/>
                <w:lang w:val="en-AU"/>
              </w:rPr>
            </m:ctrlPr>
          </m:sSubPr>
          <m:e>
            <m:r>
              <w:rPr>
                <w:rFonts w:ascii="Cambria Math" w:hAnsi="Cambria Math" w:cs="Times New Roman"/>
                <w:lang w:val="en-AU"/>
              </w:rPr>
              <m:t>β</m:t>
            </m:r>
          </m:e>
          <m:sub>
            <m:r>
              <w:rPr>
                <w:rFonts w:ascii="Cambria Math" w:hAnsi="Cambria Math" w:cs="Times New Roman"/>
                <w:lang w:val="en-AU"/>
              </w:rPr>
              <m:t>0,i</m:t>
            </m:r>
          </m:sub>
        </m:sSub>
        <m:r>
          <w:rPr>
            <w:rFonts w:ascii="Cambria Math" w:hAnsi="Cambria Math" w:cs="Times New Roman"/>
            <w:lang w:val="en-AU"/>
          </w:rPr>
          <m:t>,</m:t>
        </m:r>
        <m:sSub>
          <m:sSubPr>
            <m:ctrlPr>
              <w:rPr>
                <w:rFonts w:ascii="Cambria Math" w:hAnsi="Cambria Math" w:cs="Times New Roman"/>
                <w:lang w:val="en-AU"/>
              </w:rPr>
            </m:ctrlPr>
          </m:sSubPr>
          <m:e>
            <m:r>
              <m:rPr>
                <m:sty m:val="p"/>
              </m:rPr>
              <w:rPr>
                <w:rFonts w:ascii="Cambria Math" w:hAnsi="Cambria Math" w:cs="Times New Roman"/>
                <w:lang w:val="en-AU"/>
              </w:rPr>
              <m:t>and</m:t>
            </m:r>
            <m:r>
              <w:rPr>
                <w:rFonts w:ascii="Cambria Math" w:hAnsi="Cambria Math" w:cs="Times New Roman"/>
                <w:lang w:val="en-AU"/>
              </w:rPr>
              <m:t xml:space="preserve"> β</m:t>
            </m:r>
          </m:e>
          <m:sub>
            <m:r>
              <w:rPr>
                <w:rFonts w:ascii="Cambria Math" w:hAnsi="Cambria Math" w:cs="Times New Roman"/>
                <w:lang w:val="en-AU"/>
              </w:rPr>
              <m:t>l,i</m:t>
            </m:r>
          </m:sub>
        </m:sSub>
      </m:oMath>
      <w:r w:rsidRPr="007C2B95">
        <w:rPr>
          <w:rFonts w:ascii="Times New Roman" w:hAnsi="Times New Roman" w:cs="Times New Roman"/>
          <w:lang w:val="en-AU"/>
        </w:rPr>
        <w:t xml:space="preserve"> are model coefficients or parameters estimated using data</w:t>
      </w:r>
      <w:r w:rsidR="00A8249C" w:rsidRPr="007C2B95">
        <w:rPr>
          <w:rFonts w:ascii="Times New Roman" w:hAnsi="Times New Roman" w:cs="Times New Roman"/>
          <w:lang w:val="en-AU"/>
        </w:rPr>
        <w:t xml:space="preserve">, </w:t>
      </w:r>
      <w:r w:rsidR="00A8249C" w:rsidRPr="007C2B95">
        <w:rPr>
          <w:rFonts w:ascii="Times New Roman" w:hAnsi="Times New Roman" w:cs="Times New Roman"/>
          <w:i/>
          <w:iCs/>
          <w:lang w:val="en-AU"/>
        </w:rPr>
        <w:t>m</w:t>
      </w:r>
      <w:r w:rsidR="00A8249C" w:rsidRPr="007C2B95">
        <w:rPr>
          <w:rFonts w:ascii="Times New Roman" w:hAnsi="Times New Roman" w:cs="Times New Roman"/>
          <w:lang w:val="en-AU"/>
        </w:rPr>
        <w:t xml:space="preserve"> is the total number of treatments or roadway characteristics of interest, and </w:t>
      </w:r>
      <w:r w:rsidR="00A8249C" w:rsidRPr="007C2B95">
        <w:rPr>
          <w:rFonts w:ascii="Times New Roman" w:hAnsi="Times New Roman" w:cs="Times New Roman"/>
          <w:i/>
          <w:iCs/>
          <w:lang w:val="en-AU"/>
        </w:rPr>
        <w:t>n</w:t>
      </w:r>
      <w:r w:rsidR="00A8249C" w:rsidRPr="007C2B95">
        <w:rPr>
          <w:rFonts w:ascii="Times New Roman" w:hAnsi="Times New Roman" w:cs="Times New Roman"/>
          <w:lang w:val="en-AU"/>
        </w:rPr>
        <w:t xml:space="preserve"> is the total number of site-specific or contextual variables</w:t>
      </w:r>
      <w:r w:rsidRPr="007C2B95">
        <w:rPr>
          <w:rFonts w:ascii="Times New Roman" w:hAnsi="Times New Roman" w:cs="Times New Roman"/>
          <w:lang w:val="en-AU"/>
        </w:rPr>
        <w:t>.</w:t>
      </w:r>
    </w:p>
    <w:p w14:paraId="5F0BA32F" w14:textId="5034CF63" w:rsidR="00021668" w:rsidRPr="007C2B95" w:rsidRDefault="00021668" w:rsidP="00021668">
      <w:pPr>
        <w:rPr>
          <w:rFonts w:ascii="Times New Roman" w:hAnsi="Times New Roman" w:cs="Times New Roman"/>
          <w:b/>
          <w:bCs/>
          <w:lang w:val="en-AU"/>
        </w:rPr>
      </w:pPr>
      <w:r w:rsidRPr="007C2B95">
        <w:rPr>
          <w:rFonts w:ascii="Times New Roman" w:hAnsi="Times New Roman" w:cs="Times New Roman"/>
          <w:b/>
          <w:bCs/>
          <w:lang w:val="en-AU"/>
        </w:rPr>
        <w:t>Generali</w:t>
      </w:r>
      <w:r w:rsidR="00427CC0" w:rsidRPr="007C2B95">
        <w:rPr>
          <w:rFonts w:ascii="Times New Roman" w:hAnsi="Times New Roman" w:cs="Times New Roman"/>
          <w:b/>
          <w:bCs/>
          <w:lang w:val="en-AU"/>
        </w:rPr>
        <w:t>s</w:t>
      </w:r>
      <w:r w:rsidRPr="007C2B95">
        <w:rPr>
          <w:rFonts w:ascii="Times New Roman" w:hAnsi="Times New Roman" w:cs="Times New Roman"/>
          <w:b/>
          <w:bCs/>
          <w:lang w:val="en-AU"/>
        </w:rPr>
        <w:t>ed First-Level SPF with Sub-Level Functions</w:t>
      </w:r>
    </w:p>
    <w:p w14:paraId="5C8035B0" w14:textId="17F7B389" w:rsidR="00021668" w:rsidRPr="007C2B95" w:rsidRDefault="00021668" w:rsidP="007B13E5">
      <w:pPr>
        <w:rPr>
          <w:rFonts w:ascii="Times New Roman" w:hAnsi="Times New Roman" w:cs="Times New Roman"/>
          <w:lang w:val="en-AU"/>
        </w:rPr>
      </w:pPr>
      <w:r w:rsidRPr="007C2B95">
        <w:rPr>
          <w:rFonts w:ascii="Times New Roman" w:hAnsi="Times New Roman" w:cs="Times New Roman"/>
          <w:lang w:val="en-AU"/>
        </w:rPr>
        <w:t>Substituting the sub-level functions into the first-level SPF</w:t>
      </w:r>
      <w:r w:rsidR="004F3F10" w:rsidRPr="007C2B95">
        <w:rPr>
          <w:rFonts w:ascii="Times New Roman" w:hAnsi="Times New Roman" w:cs="Times New Roman"/>
          <w:lang w:val="en-AU"/>
        </w:rPr>
        <w:t xml:space="preserve"> provides the following equation. </w:t>
      </w:r>
    </w:p>
    <w:p w14:paraId="6F6BE04C" w14:textId="17955CE8" w:rsidR="003C4E87" w:rsidRPr="007C2B95" w:rsidRDefault="00DC0995" w:rsidP="007B13E5">
      <w:pPr>
        <w:jc w:val="both"/>
        <w:rPr>
          <w:rFonts w:ascii="Times New Roman" w:eastAsiaTheme="minorEastAsia" w:hAnsi="Times New Roman" w:cs="Times New Roman"/>
          <w:lang w:val="en-AU"/>
        </w:rPr>
      </w:pPr>
      <m:oMath>
        <m:sSub>
          <m:sSubPr>
            <m:ctrlPr>
              <w:rPr>
                <w:rFonts w:ascii="Cambria Math" w:hAnsi="Cambria Math" w:cs="Times New Roman"/>
                <w:lang w:val="en-AU"/>
              </w:rPr>
            </m:ctrlPr>
          </m:sSubPr>
          <m:e>
            <m:r>
              <w:rPr>
                <w:rFonts w:ascii="Cambria Math" w:hAnsi="Cambria Math" w:cs="Times New Roman"/>
                <w:lang w:val="en-AU"/>
              </w:rPr>
              <m:t>N</m:t>
            </m:r>
          </m:e>
          <m:sub>
            <m:r>
              <w:rPr>
                <w:rFonts w:ascii="Cambria Math" w:hAnsi="Cambria Math" w:cs="Times New Roman"/>
                <w:lang w:val="en-AU"/>
              </w:rPr>
              <m:t>predicted</m:t>
            </m:r>
          </m:sub>
        </m:sSub>
        <m:r>
          <w:rPr>
            <w:rFonts w:ascii="Cambria Math" w:hAnsi="Cambria Math" w:cs="Times New Roman"/>
            <w:lang w:val="en-AU"/>
          </w:rPr>
          <m:t>=(</m:t>
        </m:r>
        <m:sSub>
          <m:sSubPr>
            <m:ctrlPr>
              <w:rPr>
                <w:rFonts w:ascii="Cambria Math" w:hAnsi="Cambria Math" w:cs="Times New Roman"/>
                <w:lang w:val="en-AU"/>
              </w:rPr>
            </m:ctrlPr>
          </m:sSubPr>
          <m:e>
            <m:r>
              <w:rPr>
                <w:rFonts w:ascii="Cambria Math" w:hAnsi="Cambria Math" w:cs="Times New Roman"/>
                <w:lang w:val="en-AU"/>
              </w:rPr>
              <m:t>α</m:t>
            </m:r>
          </m:e>
          <m:sub>
            <m:r>
              <w:rPr>
                <w:rFonts w:ascii="Cambria Math" w:hAnsi="Cambria Math" w:cs="Times New Roman"/>
                <w:lang w:val="en-AU"/>
              </w:rPr>
              <m:t>0</m:t>
            </m:r>
          </m:sub>
        </m:sSub>
        <m:r>
          <w:rPr>
            <w:rFonts w:ascii="Cambria Math" w:hAnsi="Cambria Math" w:cs="Times New Roman"/>
            <w:lang w:val="en-AU"/>
          </w:rPr>
          <m:t>⋅</m:t>
        </m:r>
        <m:nary>
          <m:naryPr>
            <m:chr m:val="∏"/>
            <m:limLoc m:val="undOvr"/>
            <m:grow m:val="1"/>
            <m:ctrlPr>
              <w:rPr>
                <w:rFonts w:ascii="Cambria Math" w:hAnsi="Cambria Math" w:cs="Times New Roman"/>
                <w:lang w:val="en-AU"/>
              </w:rPr>
            </m:ctrlPr>
          </m:naryPr>
          <m:sub>
            <m:r>
              <w:rPr>
                <w:rFonts w:ascii="Cambria Math" w:hAnsi="Cambria Math" w:cs="Times New Roman"/>
                <w:lang w:val="en-AU"/>
              </w:rPr>
              <m:t>j</m:t>
            </m:r>
            <m:r>
              <w:rPr>
                <w:rFonts w:ascii="Cambria Math" w:hAnsi="Cambria Math" w:cs="Times New Roman"/>
                <w:lang w:val="en-AU"/>
              </w:rPr>
              <m:t>=1</m:t>
            </m:r>
          </m:sub>
          <m:sup>
            <m:r>
              <w:rPr>
                <w:rFonts w:ascii="Cambria Math" w:hAnsi="Cambria Math" w:cs="Times New Roman"/>
                <w:lang w:val="en-AU"/>
              </w:rPr>
              <m:t>m</m:t>
            </m:r>
          </m:sup>
          <m:e>
            <m:r>
              <m:rPr>
                <m:sty m:val="p"/>
              </m:rPr>
              <w:rPr>
                <w:rFonts w:ascii="Cambria Math" w:hAnsi="Cambria Math" w:cs="Times New Roman"/>
                <w:lang w:val="en-AU"/>
              </w:rPr>
              <m:t>exp</m:t>
            </m:r>
            <m:r>
              <w:rPr>
                <w:rFonts w:ascii="Cambria Math" w:hAnsi="Cambria Math" w:cs="Times New Roman"/>
                <w:lang w:val="en-AU"/>
              </w:rPr>
              <m:t>⁡</m:t>
            </m:r>
            <m:r>
              <w:rPr>
                <w:rFonts w:ascii="Cambria Math" w:hAnsi="Cambria Math" w:cs="Times New Roman"/>
                <w:lang w:val="en-AU"/>
              </w:rPr>
              <m:t>(</m:t>
            </m:r>
            <m:sSub>
              <m:sSubPr>
                <m:ctrlPr>
                  <w:rPr>
                    <w:rFonts w:ascii="Cambria Math" w:hAnsi="Cambria Math" w:cs="Times New Roman"/>
                    <w:lang w:val="en-AU"/>
                  </w:rPr>
                </m:ctrlPr>
              </m:sSubPr>
              <m:e>
                <m:r>
                  <w:rPr>
                    <w:rFonts w:ascii="Cambria Math" w:hAnsi="Cambria Math" w:cs="Times New Roman"/>
                    <w:lang w:val="en-AU"/>
                  </w:rPr>
                  <m:t>α</m:t>
                </m:r>
              </m:e>
              <m:sub>
                <m:r>
                  <w:rPr>
                    <w:rFonts w:ascii="Cambria Math" w:hAnsi="Cambria Math" w:cs="Times New Roman"/>
                    <w:lang w:val="en-AU"/>
                  </w:rPr>
                  <m:t>j</m:t>
                </m:r>
              </m:sub>
            </m:sSub>
            <m:r>
              <w:rPr>
                <w:rFonts w:ascii="Cambria Math" w:hAnsi="Cambria Math" w:cs="Times New Roman"/>
                <w:lang w:val="en-AU"/>
              </w:rPr>
              <m:t>⋅</m:t>
            </m:r>
            <m:sSub>
              <m:sSubPr>
                <m:ctrlPr>
                  <w:rPr>
                    <w:rFonts w:ascii="Cambria Math" w:hAnsi="Cambria Math" w:cs="Times New Roman"/>
                    <w:lang w:val="en-AU"/>
                  </w:rPr>
                </m:ctrlPr>
              </m:sSubPr>
              <m:e>
                <m:r>
                  <w:rPr>
                    <w:rFonts w:ascii="Cambria Math" w:hAnsi="Cambria Math" w:cs="Times New Roman"/>
                    <w:lang w:val="en-AU"/>
                  </w:rPr>
                  <m:t>Z</m:t>
                </m:r>
              </m:e>
              <m:sub>
                <m:r>
                  <w:rPr>
                    <w:rFonts w:ascii="Cambria Math" w:hAnsi="Cambria Math" w:cs="Times New Roman"/>
                    <w:lang w:val="en-AU"/>
                  </w:rPr>
                  <m:t>j</m:t>
                </m:r>
              </m:sub>
            </m:sSub>
            <m:r>
              <w:rPr>
                <w:rFonts w:ascii="Cambria Math" w:hAnsi="Cambria Math" w:cs="Times New Roman"/>
                <w:lang w:val="en-AU"/>
              </w:rPr>
              <m:t>)</m:t>
            </m:r>
          </m:e>
        </m:nary>
        <m:r>
          <w:rPr>
            <w:rFonts w:ascii="Cambria Math" w:hAnsi="Cambria Math" w:cs="Times New Roman"/>
            <w:lang w:val="en-AU"/>
          </w:rPr>
          <m:t>)⋅</m:t>
        </m:r>
        <m:nary>
          <m:naryPr>
            <m:chr m:val="∏"/>
            <m:limLoc m:val="undOvr"/>
            <m:grow m:val="1"/>
            <m:ctrlPr>
              <w:rPr>
                <w:rFonts w:ascii="Cambria Math" w:hAnsi="Cambria Math" w:cs="Times New Roman"/>
                <w:lang w:val="en-AU"/>
              </w:rPr>
            </m:ctrlPr>
          </m:naryPr>
          <m:sub>
            <m:r>
              <w:rPr>
                <w:rFonts w:ascii="Cambria Math" w:hAnsi="Cambria Math" w:cs="Times New Roman"/>
                <w:lang w:val="en-AU"/>
              </w:rPr>
              <m:t>i</m:t>
            </m:r>
            <m:r>
              <w:rPr>
                <w:rFonts w:ascii="Cambria Math" w:hAnsi="Cambria Math" w:cs="Times New Roman"/>
                <w:lang w:val="en-AU"/>
              </w:rPr>
              <m:t>=1</m:t>
            </m:r>
          </m:sub>
          <m:sup>
            <m:r>
              <w:rPr>
                <w:rFonts w:ascii="Cambria Math" w:hAnsi="Cambria Math" w:cs="Times New Roman"/>
                <w:lang w:val="en-AU"/>
              </w:rPr>
              <m:t>k</m:t>
            </m:r>
          </m:sup>
          <m:e>
            <m:r>
              <w:rPr>
                <w:rFonts w:ascii="Cambria Math" w:hAnsi="Cambria Math" w:cs="Times New Roman"/>
                <w:lang w:val="en-AU"/>
              </w:rPr>
              <m:t>(</m:t>
            </m:r>
            <m:sSub>
              <m:sSubPr>
                <m:ctrlPr>
                  <w:rPr>
                    <w:rFonts w:ascii="Cambria Math" w:hAnsi="Cambria Math" w:cs="Times New Roman"/>
                    <w:lang w:val="en-AU"/>
                  </w:rPr>
                </m:ctrlPr>
              </m:sSubPr>
              <m:e>
                <m:r>
                  <w:rPr>
                    <w:rFonts w:ascii="Cambria Math" w:hAnsi="Cambria Math" w:cs="Times New Roman"/>
                    <w:lang w:val="en-AU"/>
                  </w:rPr>
                  <m:t>X</m:t>
                </m:r>
              </m:e>
              <m:sub>
                <m:r>
                  <w:rPr>
                    <w:rFonts w:ascii="Cambria Math" w:hAnsi="Cambria Math" w:cs="Times New Roman"/>
                    <w:lang w:val="en-AU"/>
                  </w:rPr>
                  <m:t>i</m:t>
                </m:r>
              </m:sub>
            </m:sSub>
            <m:sSup>
              <m:sSupPr>
                <m:ctrlPr>
                  <w:rPr>
                    <w:rFonts w:ascii="Cambria Math" w:hAnsi="Cambria Math" w:cs="Times New Roman"/>
                    <w:lang w:val="en-AU"/>
                  </w:rPr>
                </m:ctrlPr>
              </m:sSupPr>
              <m:e>
                <m:r>
                  <w:rPr>
                    <w:rFonts w:ascii="Cambria Math" w:hAnsi="Cambria Math" w:cs="Times New Roman"/>
                    <w:lang w:val="en-AU"/>
                  </w:rPr>
                  <m:t>)</m:t>
                </m:r>
              </m:e>
              <m:sup>
                <m:r>
                  <w:rPr>
                    <w:rFonts w:ascii="Cambria Math" w:hAnsi="Cambria Math" w:cs="Times New Roman"/>
                    <w:lang w:val="en-AU"/>
                  </w:rPr>
                  <m:t>(</m:t>
                </m:r>
                <m:sSub>
                  <m:sSubPr>
                    <m:ctrlPr>
                      <w:rPr>
                        <w:rFonts w:ascii="Cambria Math" w:hAnsi="Cambria Math" w:cs="Times New Roman"/>
                        <w:lang w:val="en-AU"/>
                      </w:rPr>
                    </m:ctrlPr>
                  </m:sSubPr>
                  <m:e>
                    <m:r>
                      <w:rPr>
                        <w:rFonts w:ascii="Cambria Math" w:hAnsi="Cambria Math" w:cs="Times New Roman"/>
                        <w:lang w:val="en-AU"/>
                      </w:rPr>
                      <m:t>β</m:t>
                    </m:r>
                  </m:e>
                  <m:sub>
                    <m:r>
                      <w:rPr>
                        <w:rFonts w:ascii="Cambria Math" w:hAnsi="Cambria Math" w:cs="Times New Roman"/>
                        <w:lang w:val="en-AU"/>
                      </w:rPr>
                      <m:t>0,</m:t>
                    </m:r>
                    <m:r>
                      <w:rPr>
                        <w:rFonts w:ascii="Cambria Math" w:hAnsi="Cambria Math" w:cs="Times New Roman"/>
                        <w:lang w:val="en-AU"/>
                      </w:rPr>
                      <m:t>i</m:t>
                    </m:r>
                  </m:sub>
                </m:sSub>
                <m:r>
                  <w:rPr>
                    <w:rFonts w:ascii="Cambria Math" w:hAnsi="Cambria Math" w:cs="Times New Roman"/>
                    <w:lang w:val="en-AU"/>
                  </w:rPr>
                  <m:t>⋅</m:t>
                </m:r>
                <m:nary>
                  <m:naryPr>
                    <m:chr m:val="∏"/>
                    <m:limLoc m:val="undOvr"/>
                    <m:grow m:val="1"/>
                    <m:ctrlPr>
                      <w:rPr>
                        <w:rFonts w:ascii="Cambria Math" w:hAnsi="Cambria Math" w:cs="Times New Roman"/>
                        <w:lang w:val="en-AU"/>
                      </w:rPr>
                    </m:ctrlPr>
                  </m:naryPr>
                  <m:sub>
                    <m:r>
                      <w:rPr>
                        <w:rFonts w:ascii="Cambria Math" w:hAnsi="Cambria Math" w:cs="Times New Roman"/>
                        <w:lang w:val="en-AU"/>
                      </w:rPr>
                      <m:t>l</m:t>
                    </m:r>
                    <m:r>
                      <w:rPr>
                        <w:rFonts w:ascii="Cambria Math" w:hAnsi="Cambria Math" w:cs="Times New Roman"/>
                        <w:lang w:val="en-AU"/>
                      </w:rPr>
                      <m:t>=1</m:t>
                    </m:r>
                  </m:sub>
                  <m:sup>
                    <m:r>
                      <w:rPr>
                        <w:rFonts w:ascii="Cambria Math" w:hAnsi="Cambria Math" w:cs="Times New Roman"/>
                        <w:lang w:val="en-AU"/>
                      </w:rPr>
                      <m:t>n</m:t>
                    </m:r>
                  </m:sup>
                  <m:e>
                    <m:r>
                      <m:rPr>
                        <m:sty m:val="p"/>
                      </m:rPr>
                      <w:rPr>
                        <w:rFonts w:ascii="Cambria Math" w:hAnsi="Cambria Math" w:cs="Times New Roman"/>
                        <w:lang w:val="en-AU"/>
                      </w:rPr>
                      <m:t>exp</m:t>
                    </m:r>
                    <m:r>
                      <w:rPr>
                        <w:rFonts w:ascii="Cambria Math" w:hAnsi="Cambria Math" w:cs="Times New Roman"/>
                        <w:lang w:val="en-AU"/>
                      </w:rPr>
                      <m:t>⁡</m:t>
                    </m:r>
                    <m:r>
                      <w:rPr>
                        <w:rFonts w:ascii="Cambria Math" w:hAnsi="Cambria Math" w:cs="Times New Roman"/>
                        <w:lang w:val="en-AU"/>
                      </w:rPr>
                      <m:t>(</m:t>
                    </m:r>
                    <m:sSub>
                      <m:sSubPr>
                        <m:ctrlPr>
                          <w:rPr>
                            <w:rFonts w:ascii="Cambria Math" w:hAnsi="Cambria Math" w:cs="Times New Roman"/>
                            <w:lang w:val="en-AU"/>
                          </w:rPr>
                        </m:ctrlPr>
                      </m:sSubPr>
                      <m:e>
                        <m:r>
                          <w:rPr>
                            <w:rFonts w:ascii="Cambria Math" w:hAnsi="Cambria Math" w:cs="Times New Roman"/>
                            <w:lang w:val="en-AU"/>
                          </w:rPr>
                          <m:t>β</m:t>
                        </m:r>
                      </m:e>
                      <m:sub>
                        <m:r>
                          <w:rPr>
                            <w:rFonts w:ascii="Cambria Math" w:hAnsi="Cambria Math" w:cs="Times New Roman"/>
                            <w:lang w:val="en-AU"/>
                          </w:rPr>
                          <m:t>l</m:t>
                        </m:r>
                        <m:r>
                          <w:rPr>
                            <w:rFonts w:ascii="Cambria Math" w:hAnsi="Cambria Math" w:cs="Times New Roman"/>
                            <w:lang w:val="en-AU"/>
                          </w:rPr>
                          <m:t>,</m:t>
                        </m:r>
                        <m:r>
                          <w:rPr>
                            <w:rFonts w:ascii="Cambria Math" w:hAnsi="Cambria Math" w:cs="Times New Roman"/>
                            <w:lang w:val="en-AU"/>
                          </w:rPr>
                          <m:t>i</m:t>
                        </m:r>
                      </m:sub>
                    </m:sSub>
                    <m:r>
                      <w:rPr>
                        <w:rFonts w:ascii="Cambria Math" w:hAnsi="Cambria Math" w:cs="Times New Roman"/>
                        <w:lang w:val="en-AU"/>
                      </w:rPr>
                      <m:t>⋅</m:t>
                    </m:r>
                    <m:sSub>
                      <m:sSubPr>
                        <m:ctrlPr>
                          <w:rPr>
                            <w:rFonts w:ascii="Cambria Math" w:hAnsi="Cambria Math" w:cs="Times New Roman"/>
                            <w:lang w:val="en-AU"/>
                          </w:rPr>
                        </m:ctrlPr>
                      </m:sSubPr>
                      <m:e>
                        <m:r>
                          <w:rPr>
                            <w:rFonts w:ascii="Cambria Math" w:hAnsi="Cambria Math" w:cs="Times New Roman"/>
                            <w:lang w:val="en-AU"/>
                          </w:rPr>
                          <m:t>Z</m:t>
                        </m:r>
                      </m:e>
                      <m:sub>
                        <m:r>
                          <w:rPr>
                            <w:rFonts w:ascii="Cambria Math" w:hAnsi="Cambria Math" w:cs="Times New Roman"/>
                            <w:lang w:val="en-AU"/>
                          </w:rPr>
                          <m:t>l</m:t>
                        </m:r>
                      </m:sub>
                    </m:sSub>
                    <m:r>
                      <w:rPr>
                        <w:rFonts w:ascii="Cambria Math" w:hAnsi="Cambria Math" w:cs="Times New Roman"/>
                        <w:lang w:val="en-AU"/>
                      </w:rPr>
                      <m:t>)</m:t>
                    </m:r>
                  </m:e>
                </m:nary>
                <m:r>
                  <w:rPr>
                    <w:rFonts w:ascii="Cambria Math" w:hAnsi="Cambria Math" w:cs="Times New Roman"/>
                    <w:lang w:val="en-AU"/>
                  </w:rPr>
                  <m:t>)</m:t>
                </m:r>
              </m:sup>
            </m:sSup>
          </m:e>
        </m:nary>
      </m:oMath>
      <w:r w:rsidR="00B54E54" w:rsidRPr="007C2B95">
        <w:rPr>
          <w:rFonts w:ascii="Times New Roman" w:eastAsiaTheme="minorEastAsia" w:hAnsi="Times New Roman" w:cs="Times New Roman"/>
          <w:lang w:val="en-AU"/>
        </w:rPr>
        <w:t xml:space="preserve">                         (</w:t>
      </w:r>
      <w:r w:rsidR="00F443EE" w:rsidRPr="007C2B95">
        <w:rPr>
          <w:rFonts w:ascii="Times New Roman" w:eastAsiaTheme="minorEastAsia" w:hAnsi="Times New Roman" w:cs="Times New Roman"/>
          <w:lang w:val="en-AU"/>
        </w:rPr>
        <w:t>6</w:t>
      </w:r>
      <w:r w:rsidR="00B54E54" w:rsidRPr="007C2B95">
        <w:rPr>
          <w:rFonts w:ascii="Times New Roman" w:eastAsiaTheme="minorEastAsia" w:hAnsi="Times New Roman" w:cs="Times New Roman"/>
          <w:lang w:val="en-AU"/>
        </w:rPr>
        <w:t>)</w:t>
      </w:r>
      <m:oMath>
        <m:r>
          <m:rPr>
            <m:sty m:val="p"/>
          </m:rPr>
          <w:rPr>
            <w:rFonts w:ascii="Cambria Math" w:hAnsi="Cambria Math" w:cs="Times New Roman"/>
            <w:lang w:val="en-AU"/>
          </w:rPr>
          <w:br/>
        </m:r>
      </m:oMath>
      <w:r w:rsidR="00540371" w:rsidRPr="007C2B95">
        <w:rPr>
          <w:rFonts w:ascii="Times New Roman" w:hAnsi="Times New Roman" w:cs="Times New Roman"/>
          <w:lang w:val="en-AU"/>
        </w:rPr>
        <w:t>Equation (</w:t>
      </w:r>
      <w:r w:rsidR="003A53B0" w:rsidRPr="007C2B95">
        <w:rPr>
          <w:rFonts w:ascii="Times New Roman" w:hAnsi="Times New Roman" w:cs="Times New Roman"/>
          <w:lang w:val="en-AU"/>
        </w:rPr>
        <w:t>6</w:t>
      </w:r>
      <w:r w:rsidR="00540371" w:rsidRPr="007C2B95">
        <w:rPr>
          <w:rFonts w:ascii="Times New Roman" w:hAnsi="Times New Roman" w:cs="Times New Roman"/>
          <w:lang w:val="en-AU"/>
        </w:rPr>
        <w:t xml:space="preserve">) is equivalent to Equation (2) with the added advantage that it is estimated using the hierarchical modelling approach thereby addressing many of the issues discussed above about the </w:t>
      </w:r>
      <w:bookmarkStart w:id="32" w:name="_Hlk212043564"/>
      <w:r w:rsidR="00540371" w:rsidRPr="007C2B95">
        <w:rPr>
          <w:rFonts w:ascii="Times New Roman" w:hAnsi="Times New Roman" w:cs="Times New Roman"/>
          <w:lang w:val="en-AU"/>
        </w:rPr>
        <w:t>development of CMFs and CMFunctions.</w:t>
      </w:r>
      <w:bookmarkEnd w:id="32"/>
      <w:r w:rsidR="00503A5D" w:rsidRPr="007C2B95">
        <w:rPr>
          <w:rFonts w:ascii="Times New Roman" w:hAnsi="Times New Roman" w:cs="Times New Roman"/>
          <w:lang w:val="en-AU"/>
        </w:rPr>
        <w:t xml:space="preserve"> </w:t>
      </w:r>
      <w:r w:rsidR="005F11D0" w:rsidRPr="007C2B95">
        <w:rPr>
          <w:rFonts w:ascii="Times New Roman" w:hAnsi="Times New Roman" w:cs="Times New Roman"/>
          <w:lang w:val="en-AU"/>
        </w:rPr>
        <w:t xml:space="preserve">When the parameters in (6) are estimated, </w:t>
      </w:r>
      <w:r w:rsidR="006B430C" w:rsidRPr="007C2B95">
        <w:rPr>
          <w:rFonts w:ascii="Times New Roman" w:hAnsi="Times New Roman" w:cs="Times New Roman"/>
          <w:lang w:val="en-AU"/>
        </w:rPr>
        <w:t xml:space="preserve">in addition to the p-values and overall goodness-of-fit, </w:t>
      </w:r>
      <w:r w:rsidR="005F11D0" w:rsidRPr="007C2B95">
        <w:rPr>
          <w:rFonts w:ascii="Times New Roman" w:hAnsi="Times New Roman" w:cs="Times New Roman"/>
          <w:lang w:val="en-AU"/>
        </w:rPr>
        <w:t xml:space="preserve">the </w:t>
      </w:r>
      <w:r w:rsidR="006B430C" w:rsidRPr="007C2B95">
        <w:rPr>
          <w:rFonts w:ascii="Times New Roman" w:hAnsi="Times New Roman" w:cs="Times New Roman"/>
          <w:lang w:val="en-AU"/>
        </w:rPr>
        <w:t>corresponding standard errors must be reported so that the CMFunctions can be used</w:t>
      </w:r>
      <w:r w:rsidR="00BE03EE" w:rsidRPr="007C2B95">
        <w:rPr>
          <w:rFonts w:ascii="Times New Roman" w:hAnsi="Times New Roman" w:cs="Times New Roman"/>
          <w:lang w:val="en-AU"/>
        </w:rPr>
        <w:t>.</w:t>
      </w:r>
    </w:p>
    <w:p w14:paraId="47EBB3B4" w14:textId="43FBB45A" w:rsidR="003C4E87" w:rsidRPr="007C2B95" w:rsidRDefault="003C4E87">
      <w:pPr>
        <w:rPr>
          <w:rFonts w:ascii="Times New Roman" w:hAnsi="Times New Roman" w:cs="Times New Roman"/>
          <w:lang w:val="en-AU"/>
        </w:rPr>
      </w:pPr>
    </w:p>
    <w:p w14:paraId="1B620227" w14:textId="6F4E851B" w:rsidR="00081277" w:rsidRPr="007C2B95" w:rsidRDefault="00081277" w:rsidP="00081277">
      <w:pPr>
        <w:pStyle w:val="Heading2"/>
        <w:numPr>
          <w:ilvl w:val="0"/>
          <w:numId w:val="14"/>
        </w:numPr>
        <w:rPr>
          <w:lang w:val="en-AU"/>
        </w:rPr>
      </w:pPr>
      <w:bookmarkStart w:id="33" w:name="_Toc219707241"/>
      <w:r w:rsidRPr="007C2B95">
        <w:rPr>
          <w:lang w:val="en-AU"/>
        </w:rPr>
        <w:t>Empirical findings from literature</w:t>
      </w:r>
      <w:bookmarkEnd w:id="33"/>
    </w:p>
    <w:p w14:paraId="21497E81" w14:textId="64840456" w:rsidR="000361B5" w:rsidRPr="007C2B95" w:rsidRDefault="000361B5" w:rsidP="00081277">
      <w:pPr>
        <w:jc w:val="both"/>
        <w:rPr>
          <w:rFonts w:ascii="Times New Roman" w:hAnsi="Times New Roman" w:cs="Times New Roman"/>
          <w:lang w:val="en-AU"/>
        </w:rPr>
      </w:pPr>
      <w:r w:rsidRPr="007C2B95">
        <w:rPr>
          <w:rFonts w:ascii="Times New Roman" w:hAnsi="Times New Roman" w:cs="Times New Roman"/>
          <w:lang w:val="en-AU"/>
        </w:rPr>
        <w:t>Table 1 synthesizes some articles related to crash-modelling literature by grouping studies according to their primary topic of interest. This thematic organization highlights common modelling approaches, key explanatory variables, and methodological contributions across major road-safety domains, including geometric design features, operational treatments, and spatial effects. Table 1 also illustrates the dominance of count-data and EB-Ba methods in CMF development, while also identifying emerging approaches that emphasize nonlinear relationships and spatial interactions relevant to CMFunction estimation and DE assessments.</w:t>
      </w:r>
    </w:p>
    <w:p w14:paraId="489D19E9" w14:textId="29B4BF22" w:rsidR="003C4E87" w:rsidRPr="007C2B95" w:rsidRDefault="003C4E87" w:rsidP="00081277">
      <w:pPr>
        <w:jc w:val="both"/>
        <w:rPr>
          <w:rFonts w:ascii="Times New Roman" w:hAnsi="Times New Roman" w:cs="Times New Roman"/>
          <w:lang w:val="en-AU"/>
        </w:rPr>
      </w:pPr>
      <w:r w:rsidRPr="007C2B95">
        <w:rPr>
          <w:rFonts w:ascii="Times New Roman" w:hAnsi="Times New Roman" w:cs="Times New Roman"/>
          <w:lang w:val="en-AU"/>
        </w:rPr>
        <w:lastRenderedPageBreak/>
        <w:t xml:space="preserve">Table </w:t>
      </w:r>
      <w:r w:rsidR="00123662" w:rsidRPr="007C2B95">
        <w:rPr>
          <w:rFonts w:ascii="Times New Roman" w:hAnsi="Times New Roman" w:cs="Times New Roman"/>
          <w:lang w:val="en-AU"/>
        </w:rPr>
        <w:t xml:space="preserve">1. Summary of recent empirical studies developing or applying </w:t>
      </w:r>
      <w:r w:rsidR="008B481C" w:rsidRPr="007C2B95">
        <w:rPr>
          <w:rFonts w:ascii="Times New Roman" w:hAnsi="Times New Roman" w:cs="Times New Roman"/>
          <w:lang w:val="en-AU"/>
        </w:rPr>
        <w:t>SPFs</w:t>
      </w:r>
      <w:r w:rsidR="00123662" w:rsidRPr="007C2B95">
        <w:rPr>
          <w:rFonts w:ascii="Times New Roman" w:hAnsi="Times New Roman" w:cs="Times New Roman"/>
          <w:lang w:val="en-AU"/>
        </w:rPr>
        <w:t xml:space="preserve">, </w:t>
      </w:r>
      <w:r w:rsidR="008B481C" w:rsidRPr="007C2B95">
        <w:rPr>
          <w:rFonts w:ascii="Times New Roman" w:hAnsi="Times New Roman" w:cs="Times New Roman"/>
          <w:lang w:val="en-AU"/>
        </w:rPr>
        <w:t>CMFs</w:t>
      </w:r>
      <w:r w:rsidR="00123662" w:rsidRPr="007C2B95">
        <w:rPr>
          <w:rFonts w:ascii="Times New Roman" w:hAnsi="Times New Roman" w:cs="Times New Roman"/>
          <w:lang w:val="en-AU"/>
        </w:rPr>
        <w:t xml:space="preserve">, and </w:t>
      </w:r>
      <w:r w:rsidR="008B481C" w:rsidRPr="007C2B95">
        <w:rPr>
          <w:rFonts w:ascii="Times New Roman" w:hAnsi="Times New Roman" w:cs="Times New Roman"/>
          <w:lang w:val="en-AU"/>
        </w:rPr>
        <w:t>CMFunctions.</w:t>
      </w:r>
    </w:p>
    <w:tbl>
      <w:tblPr>
        <w:tblStyle w:val="TableGrid"/>
        <w:tblW w:w="9067" w:type="dxa"/>
        <w:tblLayout w:type="fixed"/>
        <w:tblLook w:val="04A0" w:firstRow="1" w:lastRow="0" w:firstColumn="1" w:lastColumn="0" w:noHBand="0" w:noVBand="1"/>
      </w:tblPr>
      <w:tblGrid>
        <w:gridCol w:w="1271"/>
        <w:gridCol w:w="1276"/>
        <w:gridCol w:w="1417"/>
        <w:gridCol w:w="1985"/>
        <w:gridCol w:w="1843"/>
        <w:gridCol w:w="1275"/>
      </w:tblGrid>
      <w:tr w:rsidR="00115111" w:rsidRPr="007C2B95" w14:paraId="2FEBFA86" w14:textId="77777777" w:rsidTr="005B7D6D">
        <w:trPr>
          <w:trHeight w:val="589"/>
        </w:trPr>
        <w:tc>
          <w:tcPr>
            <w:tcW w:w="1271" w:type="dxa"/>
            <w:vAlign w:val="center"/>
          </w:tcPr>
          <w:p w14:paraId="7367835A" w14:textId="77777777" w:rsidR="006C1B01" w:rsidRPr="007C2B95" w:rsidRDefault="006C1B01" w:rsidP="00237AFE">
            <w:pPr>
              <w:jc w:val="center"/>
              <w:rPr>
                <w:rFonts w:ascii="Times New Roman" w:hAnsi="Times New Roman" w:cs="Times New Roman"/>
                <w:b/>
                <w:bCs/>
                <w:sz w:val="18"/>
                <w:szCs w:val="18"/>
                <w:lang w:val="en-AU"/>
              </w:rPr>
            </w:pPr>
            <w:r w:rsidRPr="007C2B95">
              <w:rPr>
                <w:rFonts w:ascii="Times New Roman" w:hAnsi="Times New Roman" w:cs="Times New Roman"/>
                <w:b/>
                <w:bCs/>
                <w:sz w:val="18"/>
                <w:szCs w:val="18"/>
                <w:lang w:val="en-AU"/>
              </w:rPr>
              <w:t>Study focus</w:t>
            </w:r>
          </w:p>
        </w:tc>
        <w:tc>
          <w:tcPr>
            <w:tcW w:w="1276" w:type="dxa"/>
            <w:vAlign w:val="center"/>
          </w:tcPr>
          <w:p w14:paraId="6527159E" w14:textId="77777777" w:rsidR="006C1B01" w:rsidRPr="007C2B95" w:rsidRDefault="006C1B01" w:rsidP="00237AFE">
            <w:pPr>
              <w:jc w:val="center"/>
              <w:rPr>
                <w:rFonts w:ascii="Times New Roman" w:hAnsi="Times New Roman" w:cs="Times New Roman"/>
                <w:b/>
                <w:bCs/>
                <w:sz w:val="18"/>
                <w:szCs w:val="18"/>
                <w:lang w:val="en-AU"/>
              </w:rPr>
            </w:pPr>
            <w:r w:rsidRPr="007C2B95">
              <w:rPr>
                <w:rFonts w:ascii="Times New Roman" w:hAnsi="Times New Roman" w:cs="Times New Roman"/>
                <w:b/>
                <w:bCs/>
                <w:sz w:val="18"/>
                <w:szCs w:val="18"/>
                <w:lang w:val="en-AU"/>
              </w:rPr>
              <w:t>Unit of analysis</w:t>
            </w:r>
          </w:p>
        </w:tc>
        <w:tc>
          <w:tcPr>
            <w:tcW w:w="1417" w:type="dxa"/>
            <w:vAlign w:val="center"/>
          </w:tcPr>
          <w:p w14:paraId="27754D67" w14:textId="77777777" w:rsidR="006C1B01" w:rsidRPr="007C2B95" w:rsidRDefault="006C1B01" w:rsidP="00237AFE">
            <w:pPr>
              <w:jc w:val="center"/>
              <w:rPr>
                <w:rFonts w:ascii="Times New Roman" w:hAnsi="Times New Roman" w:cs="Times New Roman"/>
                <w:b/>
                <w:bCs/>
                <w:sz w:val="18"/>
                <w:szCs w:val="18"/>
                <w:lang w:val="en-AU"/>
              </w:rPr>
            </w:pPr>
            <w:r w:rsidRPr="007C2B95">
              <w:rPr>
                <w:rFonts w:ascii="Times New Roman" w:hAnsi="Times New Roman" w:cs="Times New Roman"/>
                <w:b/>
                <w:bCs/>
                <w:sz w:val="18"/>
                <w:szCs w:val="18"/>
                <w:lang w:val="en-AU"/>
              </w:rPr>
              <w:t>Methods employed</w:t>
            </w:r>
          </w:p>
        </w:tc>
        <w:tc>
          <w:tcPr>
            <w:tcW w:w="1985" w:type="dxa"/>
            <w:vAlign w:val="center"/>
          </w:tcPr>
          <w:p w14:paraId="5A273DAF" w14:textId="77777777" w:rsidR="006C1B01" w:rsidRPr="007C2B95" w:rsidRDefault="006C1B01" w:rsidP="00237AFE">
            <w:pPr>
              <w:jc w:val="center"/>
              <w:rPr>
                <w:rFonts w:ascii="Times New Roman" w:hAnsi="Times New Roman" w:cs="Times New Roman"/>
                <w:b/>
                <w:bCs/>
                <w:sz w:val="18"/>
                <w:szCs w:val="18"/>
                <w:lang w:val="en-AU"/>
              </w:rPr>
            </w:pPr>
            <w:r w:rsidRPr="007C2B95">
              <w:rPr>
                <w:rFonts w:ascii="Times New Roman" w:hAnsi="Times New Roman" w:cs="Times New Roman"/>
                <w:b/>
                <w:bCs/>
                <w:sz w:val="18"/>
                <w:szCs w:val="18"/>
                <w:lang w:val="en-AU"/>
              </w:rPr>
              <w:t>Key variables</w:t>
            </w:r>
          </w:p>
        </w:tc>
        <w:tc>
          <w:tcPr>
            <w:tcW w:w="1843" w:type="dxa"/>
            <w:vAlign w:val="center"/>
          </w:tcPr>
          <w:p w14:paraId="2E76578A" w14:textId="77777777" w:rsidR="006C1B01" w:rsidRPr="007C2B95" w:rsidRDefault="006C1B01" w:rsidP="00237AFE">
            <w:pPr>
              <w:jc w:val="center"/>
              <w:rPr>
                <w:rFonts w:ascii="Times New Roman" w:hAnsi="Times New Roman" w:cs="Times New Roman"/>
                <w:b/>
                <w:bCs/>
                <w:sz w:val="18"/>
                <w:szCs w:val="18"/>
                <w:lang w:val="en-AU"/>
              </w:rPr>
            </w:pPr>
            <w:r w:rsidRPr="007C2B95">
              <w:rPr>
                <w:rFonts w:ascii="Times New Roman" w:hAnsi="Times New Roman" w:cs="Times New Roman"/>
                <w:b/>
                <w:bCs/>
                <w:sz w:val="18"/>
                <w:szCs w:val="18"/>
                <w:lang w:val="en-AU"/>
              </w:rPr>
              <w:t>Key contributions</w:t>
            </w:r>
          </w:p>
        </w:tc>
        <w:tc>
          <w:tcPr>
            <w:tcW w:w="1275" w:type="dxa"/>
            <w:vAlign w:val="center"/>
          </w:tcPr>
          <w:p w14:paraId="0D09115E" w14:textId="77777777" w:rsidR="006C1B01" w:rsidRPr="007C2B95" w:rsidRDefault="006C1B01" w:rsidP="00237AFE">
            <w:pPr>
              <w:jc w:val="center"/>
              <w:rPr>
                <w:rFonts w:ascii="Times New Roman" w:hAnsi="Times New Roman" w:cs="Times New Roman"/>
                <w:b/>
                <w:bCs/>
                <w:sz w:val="18"/>
                <w:szCs w:val="18"/>
                <w:lang w:val="en-AU"/>
              </w:rPr>
            </w:pPr>
            <w:r w:rsidRPr="007C2B95">
              <w:rPr>
                <w:rFonts w:ascii="Times New Roman" w:hAnsi="Times New Roman" w:cs="Times New Roman"/>
                <w:b/>
                <w:bCs/>
                <w:sz w:val="18"/>
                <w:szCs w:val="18"/>
                <w:lang w:val="en-AU"/>
              </w:rPr>
              <w:t>Author</w:t>
            </w:r>
          </w:p>
        </w:tc>
      </w:tr>
      <w:tr w:rsidR="00115111" w:rsidRPr="00046607" w14:paraId="4895E89B" w14:textId="77777777" w:rsidTr="005B7D6D">
        <w:tc>
          <w:tcPr>
            <w:tcW w:w="1271" w:type="dxa"/>
          </w:tcPr>
          <w:p w14:paraId="0AF6A313" w14:textId="00EEF7B8" w:rsidR="006C1B01" w:rsidRPr="007C2B95" w:rsidRDefault="006C1B01"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Pavement friction</w:t>
            </w:r>
          </w:p>
        </w:tc>
        <w:tc>
          <w:tcPr>
            <w:tcW w:w="1276" w:type="dxa"/>
          </w:tcPr>
          <w:p w14:paraId="32DAD2D0" w14:textId="152BD86E" w:rsidR="006C1B01" w:rsidRPr="007C2B95" w:rsidRDefault="006C1B01"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Highway/road segments</w:t>
            </w:r>
          </w:p>
        </w:tc>
        <w:tc>
          <w:tcPr>
            <w:tcW w:w="1417" w:type="dxa"/>
          </w:tcPr>
          <w:p w14:paraId="0FD65746" w14:textId="560D84D9" w:rsidR="006C1B01" w:rsidRPr="007C2B95" w:rsidRDefault="006C1B01"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Negative Binomial regression</w:t>
            </w:r>
          </w:p>
        </w:tc>
        <w:tc>
          <w:tcPr>
            <w:tcW w:w="1985" w:type="dxa"/>
          </w:tcPr>
          <w:p w14:paraId="2CDEC683" w14:textId="1B331A26" w:rsidR="006C1B01" w:rsidRPr="007C2B95" w:rsidRDefault="006C1B01"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Traffic composition and volume, segment length, geometric design features, weather conditions</w:t>
            </w:r>
          </w:p>
        </w:tc>
        <w:tc>
          <w:tcPr>
            <w:tcW w:w="1843" w:type="dxa"/>
          </w:tcPr>
          <w:p w14:paraId="79725E43" w14:textId="266EB96A" w:rsidR="006C1B01" w:rsidRPr="007C2B95" w:rsidRDefault="006C1B01"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 xml:space="preserve">Support </w:t>
            </w:r>
            <w:r w:rsidR="004503E5" w:rsidRPr="007C2B95">
              <w:rPr>
                <w:rFonts w:ascii="Times New Roman" w:hAnsi="Times New Roman" w:cs="Times New Roman"/>
                <w:sz w:val="18"/>
                <w:szCs w:val="18"/>
                <w:lang w:val="en-AU"/>
              </w:rPr>
              <w:t>with</w:t>
            </w:r>
            <w:r w:rsidRPr="007C2B95">
              <w:rPr>
                <w:rFonts w:ascii="Times New Roman" w:hAnsi="Times New Roman" w:cs="Times New Roman"/>
                <w:sz w:val="18"/>
                <w:szCs w:val="18"/>
                <w:lang w:val="en-AU"/>
              </w:rPr>
              <w:t xml:space="preserve"> friction-based maintenance and provide practical ways for pavement monitoring</w:t>
            </w:r>
          </w:p>
        </w:tc>
        <w:tc>
          <w:tcPr>
            <w:tcW w:w="1275" w:type="dxa"/>
          </w:tcPr>
          <w:p w14:paraId="339725E7" w14:textId="0549E315" w:rsidR="006C1B01" w:rsidRPr="00046607" w:rsidRDefault="00115111" w:rsidP="00237AFE">
            <w:pPr>
              <w:jc w:val="both"/>
              <w:rPr>
                <w:rFonts w:ascii="Times New Roman" w:hAnsi="Times New Roman" w:cs="Times New Roman"/>
                <w:sz w:val="18"/>
                <w:szCs w:val="18"/>
                <w:lang w:val="es-CL"/>
              </w:rPr>
            </w:pPr>
            <w:r w:rsidRPr="00046607">
              <w:rPr>
                <w:rFonts w:ascii="Times New Roman" w:hAnsi="Times New Roman" w:cs="Times New Roman"/>
                <w:sz w:val="18"/>
                <w:szCs w:val="18"/>
                <w:lang w:val="es-CL"/>
              </w:rPr>
              <w:t>(Subedi, et al., 2025; Cafiso, et al., 2021)</w:t>
            </w:r>
          </w:p>
        </w:tc>
      </w:tr>
      <w:tr w:rsidR="00115111" w:rsidRPr="00046607" w14:paraId="6DF0C979" w14:textId="77777777" w:rsidTr="005B7D6D">
        <w:tc>
          <w:tcPr>
            <w:tcW w:w="1271" w:type="dxa"/>
          </w:tcPr>
          <w:p w14:paraId="3A096C68" w14:textId="378C7C11" w:rsidR="006C1B01" w:rsidRPr="007C2B95" w:rsidRDefault="00115111"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Intersections</w:t>
            </w:r>
          </w:p>
        </w:tc>
        <w:tc>
          <w:tcPr>
            <w:tcW w:w="1276" w:type="dxa"/>
          </w:tcPr>
          <w:p w14:paraId="1690B36A" w14:textId="0C8F5E1B" w:rsidR="006C1B01" w:rsidRPr="007C2B95" w:rsidRDefault="00115111"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Signalized, unsignalized, and stop-controlled intersections</w:t>
            </w:r>
          </w:p>
        </w:tc>
        <w:tc>
          <w:tcPr>
            <w:tcW w:w="1417" w:type="dxa"/>
          </w:tcPr>
          <w:p w14:paraId="483FB6FC" w14:textId="3B6FFC24" w:rsidR="006C1B01" w:rsidRPr="007C2B95" w:rsidRDefault="00115111"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 xml:space="preserve">Negative Binomial Regression; </w:t>
            </w:r>
            <w:r w:rsidR="000254BF" w:rsidRPr="007C2B95">
              <w:rPr>
                <w:rFonts w:ascii="Times New Roman" w:hAnsi="Times New Roman" w:cs="Times New Roman"/>
                <w:sz w:val="18"/>
                <w:szCs w:val="18"/>
                <w:lang w:val="en-AU"/>
              </w:rPr>
              <w:t>EB-BA</w:t>
            </w:r>
          </w:p>
        </w:tc>
        <w:tc>
          <w:tcPr>
            <w:tcW w:w="1985" w:type="dxa"/>
          </w:tcPr>
          <w:p w14:paraId="4F5BB458" w14:textId="30ABD917" w:rsidR="006C1B01" w:rsidRPr="007C2B95" w:rsidRDefault="00115111"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Traffic exposure, geometric design features, intersection angle</w:t>
            </w:r>
          </w:p>
        </w:tc>
        <w:tc>
          <w:tcPr>
            <w:tcW w:w="1843" w:type="dxa"/>
          </w:tcPr>
          <w:p w14:paraId="0C2262CC" w14:textId="4D3F5DD7" w:rsidR="006C1B01" w:rsidRPr="007C2B95" w:rsidRDefault="00115111"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Local crash prediction models and CMFs, along with refining HSM skew-angle guidance.</w:t>
            </w:r>
          </w:p>
        </w:tc>
        <w:tc>
          <w:tcPr>
            <w:tcW w:w="1275" w:type="dxa"/>
          </w:tcPr>
          <w:p w14:paraId="1E34E2E2" w14:textId="7B172432" w:rsidR="006C1B01" w:rsidRPr="00D17F66" w:rsidRDefault="00115111" w:rsidP="00237AFE">
            <w:pPr>
              <w:jc w:val="both"/>
              <w:rPr>
                <w:rFonts w:ascii="Times New Roman" w:hAnsi="Times New Roman" w:cs="Times New Roman"/>
                <w:sz w:val="18"/>
                <w:szCs w:val="18"/>
                <w:lang w:val="nl-NL"/>
              </w:rPr>
            </w:pPr>
            <w:r w:rsidRPr="00D17F66">
              <w:rPr>
                <w:rFonts w:ascii="Times New Roman" w:hAnsi="Times New Roman" w:cs="Times New Roman"/>
                <w:sz w:val="18"/>
                <w:szCs w:val="18"/>
                <w:lang w:val="nl-NL"/>
              </w:rPr>
              <w:t>(Kumfer, et al., 2019; Al-Marafi, et al., 2021)</w:t>
            </w:r>
          </w:p>
        </w:tc>
      </w:tr>
      <w:tr w:rsidR="00115111" w:rsidRPr="00D17F66" w14:paraId="692EF008" w14:textId="77777777" w:rsidTr="005B7D6D">
        <w:tc>
          <w:tcPr>
            <w:tcW w:w="1271" w:type="dxa"/>
          </w:tcPr>
          <w:p w14:paraId="496E0AD6" w14:textId="39408A1B" w:rsidR="006C1B01" w:rsidRPr="007C2B95" w:rsidRDefault="000F0694"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Mid-section U-turns</w:t>
            </w:r>
          </w:p>
        </w:tc>
        <w:tc>
          <w:tcPr>
            <w:tcW w:w="1276" w:type="dxa"/>
          </w:tcPr>
          <w:p w14:paraId="1DA29287" w14:textId="4FC2438C" w:rsidR="006C1B01" w:rsidRPr="007C2B95" w:rsidRDefault="000F0694"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Roadway segments</w:t>
            </w:r>
          </w:p>
        </w:tc>
        <w:tc>
          <w:tcPr>
            <w:tcW w:w="1417" w:type="dxa"/>
          </w:tcPr>
          <w:p w14:paraId="00DC1645" w14:textId="736534BC" w:rsidR="006C1B01" w:rsidRPr="007C2B95" w:rsidRDefault="000F0694"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Binary logit models and SPFs, CMFs development HSM-consistent</w:t>
            </w:r>
          </w:p>
        </w:tc>
        <w:tc>
          <w:tcPr>
            <w:tcW w:w="1985" w:type="dxa"/>
          </w:tcPr>
          <w:p w14:paraId="164F04A6" w14:textId="4FD3E02D" w:rsidR="006C1B01" w:rsidRPr="007C2B95" w:rsidRDefault="000F0694"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Presence of median U-turn intersection, geometric features, and traffic volume</w:t>
            </w:r>
          </w:p>
        </w:tc>
        <w:tc>
          <w:tcPr>
            <w:tcW w:w="1843" w:type="dxa"/>
          </w:tcPr>
          <w:p w14:paraId="707214E4" w14:textId="6836E7E6" w:rsidR="006C1B01" w:rsidRPr="007C2B95" w:rsidRDefault="000F0694"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Provide HSM-compatible CMFs distinguishing safety effects by roadway cross-sections</w:t>
            </w:r>
          </w:p>
        </w:tc>
        <w:tc>
          <w:tcPr>
            <w:tcW w:w="1275" w:type="dxa"/>
          </w:tcPr>
          <w:p w14:paraId="63986A32" w14:textId="7FABC3D2" w:rsidR="006C1B01" w:rsidRPr="00D17F66" w:rsidRDefault="000F0694" w:rsidP="00237AFE">
            <w:pPr>
              <w:jc w:val="both"/>
              <w:rPr>
                <w:rFonts w:ascii="Times New Roman" w:hAnsi="Times New Roman" w:cs="Times New Roman"/>
                <w:sz w:val="18"/>
                <w:szCs w:val="18"/>
                <w:lang w:val="fi-FI"/>
              </w:rPr>
            </w:pPr>
            <w:r w:rsidRPr="00D17F66">
              <w:rPr>
                <w:rFonts w:ascii="Times New Roman" w:hAnsi="Times New Roman" w:cs="Times New Roman"/>
                <w:sz w:val="18"/>
                <w:szCs w:val="18"/>
                <w:lang w:val="fi-FI"/>
              </w:rPr>
              <w:t>(</w:t>
            </w:r>
            <w:bookmarkStart w:id="34" w:name="_Hlk219707628"/>
            <w:r w:rsidRPr="00D17F66">
              <w:rPr>
                <w:rFonts w:ascii="Times New Roman" w:hAnsi="Times New Roman" w:cs="Times New Roman"/>
                <w:sz w:val="18"/>
                <w:szCs w:val="18"/>
                <w:lang w:val="fi-FI"/>
              </w:rPr>
              <w:t>Khavarian, et al., 2025</w:t>
            </w:r>
            <w:bookmarkEnd w:id="34"/>
            <w:r w:rsidRPr="00D17F66">
              <w:rPr>
                <w:rFonts w:ascii="Times New Roman" w:hAnsi="Times New Roman" w:cs="Times New Roman"/>
                <w:sz w:val="18"/>
                <w:szCs w:val="18"/>
                <w:lang w:val="fi-FI"/>
              </w:rPr>
              <w:t>; Kay, et al., 2022)</w:t>
            </w:r>
          </w:p>
        </w:tc>
      </w:tr>
      <w:tr w:rsidR="00115111" w:rsidRPr="00046607" w14:paraId="51016E2D" w14:textId="77777777" w:rsidTr="005B7D6D">
        <w:tc>
          <w:tcPr>
            <w:tcW w:w="1271" w:type="dxa"/>
          </w:tcPr>
          <w:p w14:paraId="48BB4403" w14:textId="56D63E02" w:rsidR="006C1B01" w:rsidRPr="007C2B95" w:rsidRDefault="000F0694"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Roundabouts</w:t>
            </w:r>
          </w:p>
        </w:tc>
        <w:tc>
          <w:tcPr>
            <w:tcW w:w="1276" w:type="dxa"/>
          </w:tcPr>
          <w:p w14:paraId="532D1083" w14:textId="1C3E77B6" w:rsidR="006C1B01" w:rsidRPr="007C2B95" w:rsidRDefault="000F0694"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Urban roundabouts</w:t>
            </w:r>
          </w:p>
        </w:tc>
        <w:tc>
          <w:tcPr>
            <w:tcW w:w="1417" w:type="dxa"/>
          </w:tcPr>
          <w:p w14:paraId="02DF613D" w14:textId="5FA29D03" w:rsidR="006C1B01" w:rsidRPr="007C2B95" w:rsidRDefault="000F0694"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Count models (Poisson, Negative Binomial, Zero-Inflated</w:t>
            </w:r>
            <w:r w:rsidR="000254BF" w:rsidRPr="007C2B95">
              <w:rPr>
                <w:rFonts w:ascii="Times New Roman" w:hAnsi="Times New Roman" w:cs="Times New Roman"/>
                <w:sz w:val="18"/>
                <w:szCs w:val="18"/>
                <w:lang w:val="en-AU"/>
              </w:rPr>
              <w:t xml:space="preserve"> Negative Binomial</w:t>
            </w:r>
            <w:r w:rsidRPr="007C2B95">
              <w:rPr>
                <w:rFonts w:ascii="Times New Roman" w:hAnsi="Times New Roman" w:cs="Times New Roman"/>
                <w:sz w:val="18"/>
                <w:szCs w:val="18"/>
                <w:lang w:val="en-AU"/>
              </w:rPr>
              <w:t>)</w:t>
            </w:r>
          </w:p>
        </w:tc>
        <w:tc>
          <w:tcPr>
            <w:tcW w:w="1985" w:type="dxa"/>
          </w:tcPr>
          <w:p w14:paraId="4EA20700" w14:textId="1CD4EACB" w:rsidR="006C1B01" w:rsidRPr="007C2B95" w:rsidRDefault="000F0694"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Traffic volume and composition, roundabout geometric features (diameter, angles, number of lanes)</w:t>
            </w:r>
          </w:p>
        </w:tc>
        <w:tc>
          <w:tcPr>
            <w:tcW w:w="1843" w:type="dxa"/>
          </w:tcPr>
          <w:p w14:paraId="38F35A6D" w14:textId="66ECF9DC" w:rsidR="006C1B01" w:rsidRPr="007C2B95" w:rsidRDefault="000F0694"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Development of CMFs for severity specific crashes. Support evidence-based roundabout design guidelines for practitioners</w:t>
            </w:r>
          </w:p>
        </w:tc>
        <w:tc>
          <w:tcPr>
            <w:tcW w:w="1275" w:type="dxa"/>
          </w:tcPr>
          <w:p w14:paraId="6AE0E6C1" w14:textId="73216A05" w:rsidR="006C1B01" w:rsidRPr="00046607" w:rsidRDefault="000F0694" w:rsidP="00237AFE">
            <w:pPr>
              <w:jc w:val="both"/>
              <w:rPr>
                <w:rFonts w:ascii="Times New Roman" w:hAnsi="Times New Roman" w:cs="Times New Roman"/>
                <w:sz w:val="18"/>
                <w:szCs w:val="18"/>
                <w:lang w:val="es-CL"/>
              </w:rPr>
            </w:pPr>
            <w:r w:rsidRPr="00046607">
              <w:rPr>
                <w:rFonts w:ascii="Times New Roman" w:hAnsi="Times New Roman" w:cs="Times New Roman"/>
                <w:sz w:val="18"/>
                <w:szCs w:val="18"/>
                <w:lang w:val="es-CL"/>
              </w:rPr>
              <w:t xml:space="preserve">(Alhadidi, et al., 2025; Vinayaraj, et al., 2023; </w:t>
            </w:r>
            <w:r w:rsidR="004503E5" w:rsidRPr="00046607">
              <w:rPr>
                <w:rFonts w:ascii="Times New Roman" w:hAnsi="Times New Roman" w:cs="Times New Roman"/>
                <w:sz w:val="18"/>
                <w:szCs w:val="18"/>
                <w:lang w:val="es-CL"/>
              </w:rPr>
              <w:t>Al-Marafi, et al., 2020; Anjana, et al., 2015)</w:t>
            </w:r>
          </w:p>
        </w:tc>
      </w:tr>
      <w:tr w:rsidR="00115111" w:rsidRPr="007C2B95" w14:paraId="107787AA" w14:textId="77777777" w:rsidTr="005B7D6D">
        <w:tc>
          <w:tcPr>
            <w:tcW w:w="1271" w:type="dxa"/>
          </w:tcPr>
          <w:p w14:paraId="3EEC9C20" w14:textId="25D12A9E" w:rsidR="006C1B01" w:rsidRPr="007C2B95" w:rsidRDefault="004503E5"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Urban street lighting</w:t>
            </w:r>
          </w:p>
        </w:tc>
        <w:tc>
          <w:tcPr>
            <w:tcW w:w="1276" w:type="dxa"/>
          </w:tcPr>
          <w:p w14:paraId="162E410F" w14:textId="62C29462" w:rsidR="006C1B01" w:rsidRPr="007C2B95" w:rsidRDefault="004503E5"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Urban arterial road segments</w:t>
            </w:r>
          </w:p>
        </w:tc>
        <w:tc>
          <w:tcPr>
            <w:tcW w:w="1417" w:type="dxa"/>
          </w:tcPr>
          <w:p w14:paraId="0782903A" w14:textId="6DBCA701" w:rsidR="006C1B01" w:rsidRPr="007C2B95" w:rsidRDefault="004503E5"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Negative Binomial and Zero-Inflated Negative Binomial regressions</w:t>
            </w:r>
          </w:p>
        </w:tc>
        <w:tc>
          <w:tcPr>
            <w:tcW w:w="1985" w:type="dxa"/>
          </w:tcPr>
          <w:p w14:paraId="36E3C841" w14:textId="02D9F324" w:rsidR="006C1B01" w:rsidRPr="007C2B95" w:rsidRDefault="004503E5"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Nighttime crash frequency, presence of standard lighting, average illumination intensity, traffic volume, geometric design features</w:t>
            </w:r>
          </w:p>
        </w:tc>
        <w:tc>
          <w:tcPr>
            <w:tcW w:w="1843" w:type="dxa"/>
          </w:tcPr>
          <w:p w14:paraId="5B862E84" w14:textId="2AC00C62" w:rsidR="006C1B01" w:rsidRPr="007C2B95" w:rsidRDefault="004503E5"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Framework for prioritizing lighting improvements on urban roads</w:t>
            </w:r>
          </w:p>
        </w:tc>
        <w:tc>
          <w:tcPr>
            <w:tcW w:w="1275" w:type="dxa"/>
          </w:tcPr>
          <w:p w14:paraId="45B3740A" w14:textId="10B0F32A" w:rsidR="006C1B01" w:rsidRPr="007C2B95" w:rsidRDefault="004503E5"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(Saljoqi, et al., 2021)</w:t>
            </w:r>
          </w:p>
        </w:tc>
      </w:tr>
      <w:tr w:rsidR="006C1B01" w:rsidRPr="007C2B95" w14:paraId="114F6C9E" w14:textId="77777777" w:rsidTr="005B7D6D">
        <w:tc>
          <w:tcPr>
            <w:tcW w:w="1271" w:type="dxa"/>
          </w:tcPr>
          <w:p w14:paraId="549C4B0A" w14:textId="70CD5C37" w:rsidR="006C1B01" w:rsidRPr="007C2B95" w:rsidRDefault="004503E5"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Paved shoulder width</w:t>
            </w:r>
          </w:p>
        </w:tc>
        <w:tc>
          <w:tcPr>
            <w:tcW w:w="1276" w:type="dxa"/>
          </w:tcPr>
          <w:p w14:paraId="0AF7A703" w14:textId="1A9B4B83" w:rsidR="006C1B01" w:rsidRPr="007C2B95" w:rsidRDefault="004503E5"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Rural roadway segments</w:t>
            </w:r>
          </w:p>
        </w:tc>
        <w:tc>
          <w:tcPr>
            <w:tcW w:w="1417" w:type="dxa"/>
          </w:tcPr>
          <w:p w14:paraId="59CED28A" w14:textId="2CA8541B" w:rsidR="006C1B01" w:rsidRPr="007C2B95" w:rsidRDefault="004503E5"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Descriptive crash pattern analysis and case-control approach</w:t>
            </w:r>
          </w:p>
        </w:tc>
        <w:tc>
          <w:tcPr>
            <w:tcW w:w="1985" w:type="dxa"/>
          </w:tcPr>
          <w:p w14:paraId="6E6FD7AA" w14:textId="36FD0C44" w:rsidR="006C1B01" w:rsidRPr="007C2B95" w:rsidRDefault="004503E5"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Paved shoulder width and crash occurrence</w:t>
            </w:r>
          </w:p>
        </w:tc>
        <w:tc>
          <w:tcPr>
            <w:tcW w:w="1843" w:type="dxa"/>
          </w:tcPr>
          <w:p w14:paraId="53B1854D" w14:textId="360A4F83" w:rsidR="006C1B01" w:rsidRPr="007C2B95" w:rsidRDefault="004503E5"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Identification of nonlinear safety relationship between shoulder width and crash likelihood</w:t>
            </w:r>
          </w:p>
        </w:tc>
        <w:tc>
          <w:tcPr>
            <w:tcW w:w="1275" w:type="dxa"/>
          </w:tcPr>
          <w:p w14:paraId="5C53AE37" w14:textId="0957E3B4" w:rsidR="006C1B01" w:rsidRPr="007C2B95" w:rsidRDefault="004503E5"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(Getnet, et al., 2024)</w:t>
            </w:r>
          </w:p>
        </w:tc>
      </w:tr>
      <w:tr w:rsidR="006C1B01" w:rsidRPr="00046607" w14:paraId="4B9FFD07" w14:textId="77777777" w:rsidTr="005B7D6D">
        <w:tc>
          <w:tcPr>
            <w:tcW w:w="1271" w:type="dxa"/>
          </w:tcPr>
          <w:p w14:paraId="2F06ADCF" w14:textId="235DB037" w:rsidR="006C1B01" w:rsidRPr="007C2B95" w:rsidRDefault="005B7D6D"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Spatial interactions for CMFs development</w:t>
            </w:r>
          </w:p>
        </w:tc>
        <w:tc>
          <w:tcPr>
            <w:tcW w:w="1276" w:type="dxa"/>
          </w:tcPr>
          <w:p w14:paraId="2E46B1D2" w14:textId="1938E58D" w:rsidR="006C1B01" w:rsidRPr="007C2B95" w:rsidRDefault="005B7D6D"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Roadway segments</w:t>
            </w:r>
          </w:p>
        </w:tc>
        <w:tc>
          <w:tcPr>
            <w:tcW w:w="1417" w:type="dxa"/>
          </w:tcPr>
          <w:p w14:paraId="69209409" w14:textId="484B77F9" w:rsidR="006C1B01" w:rsidRPr="007C2B95" w:rsidRDefault="005B7D6D"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Spatially adaptative EB, Spatial Random-Effects Zero-Inflated count models</w:t>
            </w:r>
          </w:p>
        </w:tc>
        <w:tc>
          <w:tcPr>
            <w:tcW w:w="1985" w:type="dxa"/>
          </w:tcPr>
          <w:p w14:paraId="21DC19CD" w14:textId="152B2C18" w:rsidR="006C1B01" w:rsidRPr="007C2B95" w:rsidRDefault="005B7D6D"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Traffic composition and volume, geometric features of road segments, operational features</w:t>
            </w:r>
          </w:p>
        </w:tc>
        <w:tc>
          <w:tcPr>
            <w:tcW w:w="1843" w:type="dxa"/>
          </w:tcPr>
          <w:p w14:paraId="13D6A2F8" w14:textId="102E96DE" w:rsidR="006C1B01" w:rsidRPr="007C2B95" w:rsidRDefault="005B7D6D" w:rsidP="00237AFE">
            <w:pPr>
              <w:jc w:val="both"/>
              <w:rPr>
                <w:rFonts w:ascii="Times New Roman" w:hAnsi="Times New Roman" w:cs="Times New Roman"/>
                <w:sz w:val="18"/>
                <w:szCs w:val="18"/>
                <w:lang w:val="en-AU"/>
              </w:rPr>
            </w:pPr>
            <w:r w:rsidRPr="007C2B95">
              <w:rPr>
                <w:rFonts w:ascii="Times New Roman" w:hAnsi="Times New Roman" w:cs="Times New Roman"/>
                <w:sz w:val="18"/>
                <w:szCs w:val="18"/>
                <w:lang w:val="en-AU"/>
              </w:rPr>
              <w:t>Demonstration of the necessity of spatial interactions in modelling framework for CMFs and SPFs development</w:t>
            </w:r>
          </w:p>
        </w:tc>
        <w:tc>
          <w:tcPr>
            <w:tcW w:w="1275" w:type="dxa"/>
          </w:tcPr>
          <w:p w14:paraId="2C36C13D" w14:textId="24FC800B" w:rsidR="006C1B01" w:rsidRPr="00D17F66" w:rsidRDefault="005B7D6D" w:rsidP="00237AFE">
            <w:pPr>
              <w:jc w:val="both"/>
              <w:rPr>
                <w:rFonts w:ascii="Times New Roman" w:hAnsi="Times New Roman" w:cs="Times New Roman"/>
                <w:sz w:val="18"/>
                <w:szCs w:val="18"/>
                <w:lang w:val="es-ES"/>
              </w:rPr>
            </w:pPr>
            <w:r w:rsidRPr="00D17F66">
              <w:rPr>
                <w:rFonts w:ascii="Times New Roman" w:hAnsi="Times New Roman" w:cs="Times New Roman"/>
                <w:sz w:val="18"/>
                <w:szCs w:val="18"/>
                <w:lang w:val="es-ES"/>
              </w:rPr>
              <w:t>(</w:t>
            </w:r>
            <w:bookmarkStart w:id="35" w:name="_Hlk219707519"/>
            <w:r w:rsidRPr="00D17F66">
              <w:rPr>
                <w:rFonts w:ascii="Times New Roman" w:hAnsi="Times New Roman" w:cs="Times New Roman"/>
                <w:sz w:val="18"/>
                <w:szCs w:val="18"/>
                <w:lang w:val="es-ES"/>
              </w:rPr>
              <w:t>Almasi, S. A., &amp; Yang, J. 2026</w:t>
            </w:r>
            <w:bookmarkEnd w:id="35"/>
            <w:r w:rsidRPr="00D17F66">
              <w:rPr>
                <w:rFonts w:ascii="Times New Roman" w:hAnsi="Times New Roman" w:cs="Times New Roman"/>
                <w:sz w:val="18"/>
                <w:szCs w:val="18"/>
                <w:lang w:val="es-ES"/>
              </w:rPr>
              <w:t>; Galgamuwa, et al., 2021; Noland, R. B., &amp; Adediji, Y. 2018)</w:t>
            </w:r>
          </w:p>
        </w:tc>
      </w:tr>
    </w:tbl>
    <w:p w14:paraId="2CF5F4C5" w14:textId="60A68C67" w:rsidR="00081277" w:rsidRPr="00D17F66" w:rsidRDefault="00081277" w:rsidP="004503E5">
      <w:pPr>
        <w:rPr>
          <w:rFonts w:ascii="Times New Roman" w:hAnsi="Times New Roman" w:cs="Times New Roman"/>
          <w:lang w:val="es-ES"/>
        </w:rPr>
      </w:pPr>
    </w:p>
    <w:p w14:paraId="0835D3AA" w14:textId="3F310EA8" w:rsidR="00FC2C2E" w:rsidRPr="007C2B95" w:rsidRDefault="001D37EE" w:rsidP="00CE58AB">
      <w:pPr>
        <w:pStyle w:val="Heading1"/>
        <w:numPr>
          <w:ilvl w:val="0"/>
          <w:numId w:val="14"/>
        </w:numPr>
        <w:rPr>
          <w:color w:val="002060"/>
          <w:sz w:val="28"/>
          <w:szCs w:val="28"/>
          <w:lang w:val="en-AU"/>
        </w:rPr>
      </w:pPr>
      <w:bookmarkStart w:id="36" w:name="_Toc219707242"/>
      <w:r w:rsidRPr="007C2B95">
        <w:rPr>
          <w:color w:val="002060"/>
          <w:sz w:val="28"/>
          <w:szCs w:val="28"/>
          <w:lang w:val="en-AU"/>
        </w:rPr>
        <w:t>D</w:t>
      </w:r>
      <w:r w:rsidR="00190C37" w:rsidRPr="007C2B95">
        <w:rPr>
          <w:color w:val="002060"/>
          <w:sz w:val="28"/>
          <w:szCs w:val="28"/>
          <w:lang w:val="en-AU"/>
        </w:rPr>
        <w:t>evelop</w:t>
      </w:r>
      <w:r w:rsidRPr="007C2B95">
        <w:rPr>
          <w:color w:val="002060"/>
          <w:sz w:val="28"/>
          <w:szCs w:val="28"/>
          <w:lang w:val="en-AU"/>
        </w:rPr>
        <w:t>ment</w:t>
      </w:r>
      <w:r w:rsidR="00190C37" w:rsidRPr="007C2B95">
        <w:rPr>
          <w:color w:val="002060"/>
          <w:sz w:val="28"/>
          <w:szCs w:val="28"/>
          <w:lang w:val="en-AU"/>
        </w:rPr>
        <w:t xml:space="preserve"> </w:t>
      </w:r>
      <w:r w:rsidRPr="007C2B95">
        <w:rPr>
          <w:color w:val="002060"/>
          <w:sz w:val="28"/>
          <w:szCs w:val="28"/>
          <w:lang w:val="en-AU"/>
        </w:rPr>
        <w:t>and</w:t>
      </w:r>
      <w:r w:rsidR="00190C37" w:rsidRPr="007C2B95">
        <w:rPr>
          <w:color w:val="002060"/>
          <w:sz w:val="28"/>
          <w:szCs w:val="28"/>
          <w:lang w:val="en-AU"/>
        </w:rPr>
        <w:t xml:space="preserve"> implementation roadmap</w:t>
      </w:r>
      <w:bookmarkEnd w:id="36"/>
    </w:p>
    <w:p w14:paraId="2F5DC399" w14:textId="56EA8FD8" w:rsidR="007B13E5" w:rsidRPr="007C2B95" w:rsidRDefault="007B13E5" w:rsidP="007B13E5">
      <w:pPr>
        <w:jc w:val="both"/>
        <w:rPr>
          <w:rFonts w:ascii="Times New Roman" w:hAnsi="Times New Roman" w:cs="Times New Roman"/>
          <w:lang w:val="en-AU"/>
        </w:rPr>
      </w:pPr>
      <w:r w:rsidRPr="007C2B95">
        <w:rPr>
          <w:rFonts w:ascii="Times New Roman" w:hAnsi="Times New Roman" w:cs="Times New Roman"/>
          <w:lang w:val="en-AU"/>
        </w:rPr>
        <w:t xml:space="preserve">The following aspects should be considered in the development of CMFS and CMFunctions, as well as in the estimation of crash-frequency and severity models. While </w:t>
      </w:r>
      <w:r w:rsidR="00E7380F" w:rsidRPr="007C2B95">
        <w:rPr>
          <w:rFonts w:ascii="Times New Roman" w:hAnsi="Times New Roman" w:cs="Times New Roman"/>
          <w:lang w:val="en-AU"/>
        </w:rPr>
        <w:t>analysing</w:t>
      </w:r>
      <w:r w:rsidRPr="007C2B95">
        <w:rPr>
          <w:rFonts w:ascii="Times New Roman" w:hAnsi="Times New Roman" w:cs="Times New Roman"/>
          <w:lang w:val="en-AU"/>
        </w:rPr>
        <w:t xml:space="preserve"> a larger number of road segments or clusters may increase the overall size of the dataset, further stratification by road class, crash type, severity level, vehicle type, or user group reduces the effective sample size available for estimation within each subgroup. Given the substantial heterogeneity present across road networks, traffic conditions, crash mechanisms, and user populations, careful modelling and analytical decisions are required to balance statistical reliability with </w:t>
      </w:r>
      <w:r w:rsidR="00E7380F" w:rsidRPr="007C2B95">
        <w:rPr>
          <w:rFonts w:ascii="Times New Roman" w:hAnsi="Times New Roman" w:cs="Times New Roman"/>
          <w:lang w:val="en-AU"/>
        </w:rPr>
        <w:t>behavioural</w:t>
      </w:r>
      <w:r w:rsidRPr="007C2B95">
        <w:rPr>
          <w:rFonts w:ascii="Times New Roman" w:hAnsi="Times New Roman" w:cs="Times New Roman"/>
          <w:lang w:val="en-AU"/>
        </w:rPr>
        <w:t xml:space="preserve"> realism.</w:t>
      </w:r>
    </w:p>
    <w:p w14:paraId="73FB5AEE" w14:textId="22D67BD2" w:rsidR="00FA7E0B" w:rsidRPr="007C2B95" w:rsidRDefault="00FA7E0B" w:rsidP="00FA7E0B">
      <w:pPr>
        <w:pStyle w:val="Heading2"/>
        <w:numPr>
          <w:ilvl w:val="1"/>
          <w:numId w:val="14"/>
        </w:numPr>
        <w:rPr>
          <w:lang w:val="en-AU"/>
        </w:rPr>
      </w:pPr>
      <w:bookmarkStart w:id="37" w:name="_Toc219707243"/>
      <w:r w:rsidRPr="007C2B95">
        <w:rPr>
          <w:lang w:val="en-AU"/>
        </w:rPr>
        <w:lastRenderedPageBreak/>
        <w:t xml:space="preserve">Network </w:t>
      </w:r>
      <w:r w:rsidR="005175EC" w:rsidRPr="007C2B95">
        <w:rPr>
          <w:lang w:val="en-AU"/>
        </w:rPr>
        <w:t>d</w:t>
      </w:r>
      <w:r w:rsidRPr="007C2B95">
        <w:rPr>
          <w:lang w:val="en-AU"/>
        </w:rPr>
        <w:t xml:space="preserve">efinition </w:t>
      </w:r>
      <w:r w:rsidR="005175EC" w:rsidRPr="007C2B95">
        <w:rPr>
          <w:lang w:val="en-AU"/>
        </w:rPr>
        <w:t>and</w:t>
      </w:r>
      <w:r w:rsidRPr="007C2B95">
        <w:rPr>
          <w:lang w:val="en-AU"/>
        </w:rPr>
        <w:t xml:space="preserve"> </w:t>
      </w:r>
      <w:r w:rsidR="005175EC" w:rsidRPr="007C2B95">
        <w:rPr>
          <w:lang w:val="en-AU"/>
        </w:rPr>
        <w:t>s</w:t>
      </w:r>
      <w:r w:rsidRPr="007C2B95">
        <w:rPr>
          <w:lang w:val="en-AU"/>
        </w:rPr>
        <w:t>cope</w:t>
      </w:r>
      <w:bookmarkEnd w:id="37"/>
    </w:p>
    <w:p w14:paraId="57044E35" w14:textId="242EBBA8" w:rsidR="00FA7E0B" w:rsidRPr="007C2B95" w:rsidRDefault="00FA7E0B" w:rsidP="00FA7E0B">
      <w:pPr>
        <w:jc w:val="both"/>
        <w:rPr>
          <w:rFonts w:ascii="Times New Roman" w:hAnsi="Times New Roman" w:cs="Times New Roman"/>
          <w:lang w:val="en-AU"/>
        </w:rPr>
      </w:pPr>
      <w:r w:rsidRPr="007C2B95">
        <w:rPr>
          <w:rFonts w:ascii="Times New Roman" w:hAnsi="Times New Roman" w:cs="Times New Roman"/>
          <w:lang w:val="en-AU"/>
        </w:rPr>
        <w:t xml:space="preserve">The first step is to define what population of road elements the SPFs represent, what safety process is being modelled, and how results will be used. This step ensures internal validity, transferability, and policy relevance. SPFs are not generic predictions tools but purpose-built, so it must be explicitly stated the main function of the SPF that is being developed. If the SPF is being used as a baseline safety prediction it implies a strong emphasis on reference conditions and minimal embedded covariates. Another option is to use the SPF as a countermeasure evaluation, which implies that variables of interest must be separable from the base SPF and segmentation must not absorb treatment variations. Also, SPFs can be used for policy or </w:t>
      </w:r>
      <w:r w:rsidR="006549BC" w:rsidRPr="007C2B95">
        <w:rPr>
          <w:rFonts w:ascii="Times New Roman" w:hAnsi="Times New Roman" w:cs="Times New Roman"/>
          <w:lang w:val="en-AU"/>
        </w:rPr>
        <w:t>Design Exceptions (DEs)</w:t>
      </w:r>
      <w:r w:rsidRPr="007C2B95">
        <w:rPr>
          <w:rFonts w:ascii="Times New Roman" w:hAnsi="Times New Roman" w:cs="Times New Roman"/>
          <w:lang w:val="en-AU"/>
        </w:rPr>
        <w:t xml:space="preserve"> assessment, meaning that CMFunctions are preferred over segmentation with clear valid ranges required.</w:t>
      </w:r>
    </w:p>
    <w:p w14:paraId="3A17D46B" w14:textId="4D633BF5" w:rsidR="00FA7E0B" w:rsidRPr="007C2B95" w:rsidRDefault="00FA7E0B" w:rsidP="00FA7E0B">
      <w:pPr>
        <w:jc w:val="both"/>
        <w:rPr>
          <w:rFonts w:ascii="Times New Roman" w:hAnsi="Times New Roman" w:cs="Times New Roman"/>
          <w:lang w:val="en-AU"/>
        </w:rPr>
      </w:pPr>
      <w:r w:rsidRPr="007C2B95">
        <w:rPr>
          <w:rFonts w:ascii="Times New Roman" w:hAnsi="Times New Roman" w:cs="Times New Roman"/>
          <w:lang w:val="en-AU"/>
        </w:rPr>
        <w:t>Another step required during the first steps of the analysis is to define the statistical population from which segments are drawn. This procedure involves defining: (i) the facility type (e.g., rural or urban</w:t>
      </w:r>
      <w:r w:rsidR="00C80244" w:rsidRPr="007C2B95">
        <w:rPr>
          <w:rFonts w:ascii="Times New Roman" w:hAnsi="Times New Roman" w:cs="Times New Roman"/>
          <w:lang w:val="en-AU"/>
        </w:rPr>
        <w:t xml:space="preserve"> roads</w:t>
      </w:r>
      <w:r w:rsidRPr="007C2B95">
        <w:rPr>
          <w:rFonts w:ascii="Times New Roman" w:hAnsi="Times New Roman" w:cs="Times New Roman"/>
          <w:lang w:val="en-AU"/>
        </w:rPr>
        <w:t>, freeway segments, ramps, divided or undivided), this produces interpretable CMFs or CMFunctions, (ii) the traffic control and operational regime (e.g., signalized or not, access-controlled or non-access controlled)</w:t>
      </w:r>
      <w:r w:rsidR="00C80244" w:rsidRPr="007C2B95">
        <w:rPr>
          <w:rFonts w:ascii="Times New Roman" w:hAnsi="Times New Roman" w:cs="Times New Roman"/>
          <w:lang w:val="en-AU"/>
        </w:rPr>
        <w:t xml:space="preserve"> controlling the crash generation mechanisms, (iii) the area or context (e.g., urban or suburban, functional class-specific) which controls for driving </w:t>
      </w:r>
      <w:r w:rsidR="009542F4" w:rsidRPr="007C2B95">
        <w:rPr>
          <w:rFonts w:ascii="Times New Roman" w:hAnsi="Times New Roman" w:cs="Times New Roman"/>
          <w:lang w:val="en-AU"/>
        </w:rPr>
        <w:t>behaviour</w:t>
      </w:r>
      <w:r w:rsidR="00C80244" w:rsidRPr="007C2B95">
        <w:rPr>
          <w:rFonts w:ascii="Times New Roman" w:hAnsi="Times New Roman" w:cs="Times New Roman"/>
          <w:lang w:val="en-AU"/>
        </w:rPr>
        <w:t xml:space="preserve"> and exposure to related features, and (iv) the data source (e.g., crash reporting system, traffic data source, design inventory source) which defines transferability boundaries and yields calibration logic.</w:t>
      </w:r>
    </w:p>
    <w:p w14:paraId="5A995570" w14:textId="0E80824A" w:rsidR="00C80244" w:rsidRPr="007C2B95" w:rsidRDefault="00F95D66" w:rsidP="00FA7E0B">
      <w:pPr>
        <w:jc w:val="both"/>
        <w:rPr>
          <w:rFonts w:ascii="Times New Roman" w:hAnsi="Times New Roman" w:cs="Times New Roman"/>
          <w:lang w:val="en-AU"/>
        </w:rPr>
      </w:pPr>
      <w:r w:rsidRPr="007C2B95">
        <w:rPr>
          <w:rFonts w:ascii="Times New Roman" w:hAnsi="Times New Roman" w:cs="Times New Roman"/>
          <w:lang w:val="en-AU"/>
        </w:rPr>
        <w:t>Along</w:t>
      </w:r>
      <w:r w:rsidR="00C80244" w:rsidRPr="007C2B95">
        <w:rPr>
          <w:rFonts w:ascii="Times New Roman" w:hAnsi="Times New Roman" w:cs="Times New Roman"/>
          <w:lang w:val="en-AU"/>
        </w:rPr>
        <w:t xml:space="preserve"> with previous steps, it is required to define the temporal scope. This procedure is not trivial, as it must </w:t>
      </w:r>
      <w:r w:rsidR="00C865A7" w:rsidRPr="007C2B95">
        <w:rPr>
          <w:rFonts w:ascii="Times New Roman" w:hAnsi="Times New Roman" w:cs="Times New Roman"/>
          <w:lang w:val="en-AU"/>
        </w:rPr>
        <w:t>verify</w:t>
      </w:r>
      <w:r w:rsidR="00C80244" w:rsidRPr="007C2B95">
        <w:rPr>
          <w:rFonts w:ascii="Times New Roman" w:hAnsi="Times New Roman" w:cs="Times New Roman"/>
          <w:lang w:val="en-AU"/>
        </w:rPr>
        <w:t xml:space="preserve"> the consistency of major geometric changes, policy shifts in terms of operational features, and stability of traffic patterns.</w:t>
      </w:r>
    </w:p>
    <w:p w14:paraId="4017EB64" w14:textId="1436323F" w:rsidR="00C80244" w:rsidRPr="007C2B95" w:rsidRDefault="00C80244" w:rsidP="00FA7E0B">
      <w:pPr>
        <w:jc w:val="both"/>
        <w:rPr>
          <w:rFonts w:ascii="Times New Roman" w:hAnsi="Times New Roman" w:cs="Times New Roman"/>
          <w:lang w:val="en-AU"/>
        </w:rPr>
      </w:pPr>
      <w:r w:rsidRPr="007C2B95">
        <w:rPr>
          <w:rFonts w:ascii="Times New Roman" w:hAnsi="Times New Roman" w:cs="Times New Roman"/>
          <w:lang w:val="en-AU"/>
        </w:rPr>
        <w:t>Finally, the crash types and severity scope must be defined. Crash inclusion rules must be set, which answers what type of crashes are considered in the analysis (e.g., injury crashes, property damage, fatal crashes, specific types). This is mainly due as different crash types respond differently to design features and CMFs are crash-type specific.</w:t>
      </w:r>
    </w:p>
    <w:p w14:paraId="41ECAA4E" w14:textId="61A06D7D" w:rsidR="00685ABF" w:rsidRPr="007C2B95" w:rsidRDefault="007F7ED6" w:rsidP="00CE58AB">
      <w:pPr>
        <w:pStyle w:val="Heading2"/>
        <w:numPr>
          <w:ilvl w:val="1"/>
          <w:numId w:val="14"/>
        </w:numPr>
        <w:rPr>
          <w:szCs w:val="28"/>
          <w:lang w:val="en-AU"/>
        </w:rPr>
      </w:pPr>
      <w:bookmarkStart w:id="38" w:name="_Toc219707244"/>
      <w:r w:rsidRPr="007C2B95">
        <w:rPr>
          <w:szCs w:val="28"/>
          <w:lang w:val="en-AU"/>
        </w:rPr>
        <w:t>S</w:t>
      </w:r>
      <w:r w:rsidR="00352CCD" w:rsidRPr="007C2B95">
        <w:rPr>
          <w:szCs w:val="28"/>
          <w:lang w:val="en-AU"/>
        </w:rPr>
        <w:t>egmentation analyses</w:t>
      </w:r>
      <w:bookmarkEnd w:id="38"/>
    </w:p>
    <w:p w14:paraId="147DE026" w14:textId="396A371E" w:rsidR="00B40C31" w:rsidRPr="007C2B95" w:rsidRDefault="00B40C31" w:rsidP="00B40C31">
      <w:pPr>
        <w:jc w:val="both"/>
        <w:rPr>
          <w:rFonts w:ascii="Times New Roman" w:hAnsi="Times New Roman" w:cs="Times New Roman"/>
          <w:lang w:val="en-AU"/>
        </w:rPr>
      </w:pPr>
      <w:r w:rsidRPr="007C2B95">
        <w:rPr>
          <w:rFonts w:ascii="Times New Roman" w:hAnsi="Times New Roman" w:cs="Times New Roman"/>
          <w:lang w:val="en-AU"/>
        </w:rPr>
        <w:t xml:space="preserve">Table </w:t>
      </w:r>
      <w:r w:rsidR="00081277" w:rsidRPr="007C2B95">
        <w:rPr>
          <w:rFonts w:ascii="Times New Roman" w:hAnsi="Times New Roman" w:cs="Times New Roman"/>
          <w:lang w:val="en-AU"/>
        </w:rPr>
        <w:t>2</w:t>
      </w:r>
      <w:r w:rsidRPr="007C2B95">
        <w:rPr>
          <w:rFonts w:ascii="Times New Roman" w:hAnsi="Times New Roman" w:cs="Times New Roman"/>
          <w:lang w:val="en-AU"/>
        </w:rPr>
        <w:t xml:space="preserve"> presents a functional classification of the road network into road stereotypes that are typically considered in Australia for separated crash analysis. These stereotypes are intended to capture broad differences in traffic function, access control, speed environment, and geometric design, providing a basis for stratified safety analysis and the development of appropriate SPFs, CMFs, and CMFunctions. By grouping segments with similar operational and design characteristics, the classification seeks to reduce within-group heterogeneity while maintaining sufficient variability for statistical estimation</w:t>
      </w:r>
      <w:r w:rsidR="008369B1" w:rsidRPr="007C2B95">
        <w:rPr>
          <w:rFonts w:ascii="Times New Roman" w:hAnsi="Times New Roman" w:cs="Times New Roman"/>
          <w:lang w:val="en-AU"/>
        </w:rPr>
        <w:t xml:space="preserve"> (Austroads 2016; Austroads 2021)</w:t>
      </w:r>
      <w:r w:rsidRPr="007C2B95">
        <w:rPr>
          <w:rFonts w:ascii="Times New Roman" w:hAnsi="Times New Roman" w:cs="Times New Roman"/>
          <w:lang w:val="en-AU"/>
        </w:rPr>
        <w:t>.</w:t>
      </w:r>
    </w:p>
    <w:p w14:paraId="0ECFC4A4" w14:textId="77777777" w:rsidR="00615AF1" w:rsidRPr="007C2B95" w:rsidRDefault="00615AF1" w:rsidP="00B40C31">
      <w:pPr>
        <w:jc w:val="both"/>
        <w:rPr>
          <w:rFonts w:ascii="Times New Roman" w:hAnsi="Times New Roman" w:cs="Times New Roman"/>
          <w:lang w:val="en-AU"/>
        </w:rPr>
      </w:pPr>
    </w:p>
    <w:p w14:paraId="447C5147" w14:textId="77777777" w:rsidR="00615AF1" w:rsidRPr="007C2B95" w:rsidRDefault="00615AF1" w:rsidP="00B40C31">
      <w:pPr>
        <w:jc w:val="both"/>
        <w:rPr>
          <w:rFonts w:ascii="Times New Roman" w:hAnsi="Times New Roman" w:cs="Times New Roman"/>
          <w:lang w:val="en-AU"/>
        </w:rPr>
      </w:pPr>
    </w:p>
    <w:p w14:paraId="6DBDA256" w14:textId="77777777" w:rsidR="00615AF1" w:rsidRPr="007C2B95" w:rsidRDefault="00615AF1" w:rsidP="00B40C31">
      <w:pPr>
        <w:jc w:val="both"/>
        <w:rPr>
          <w:rFonts w:ascii="Times New Roman" w:hAnsi="Times New Roman" w:cs="Times New Roman"/>
          <w:lang w:val="en-AU"/>
        </w:rPr>
      </w:pPr>
    </w:p>
    <w:p w14:paraId="4454CC4C" w14:textId="3E331138" w:rsidR="00A23764" w:rsidRPr="007C2B95" w:rsidRDefault="00403679" w:rsidP="00B627A1">
      <w:pPr>
        <w:pStyle w:val="ListParagraph"/>
        <w:ind w:left="-142"/>
        <w:jc w:val="both"/>
        <w:rPr>
          <w:rFonts w:ascii="Times New Roman" w:hAnsi="Times New Roman" w:cs="Times New Roman"/>
          <w:lang w:val="en-AU"/>
        </w:rPr>
      </w:pPr>
      <w:r w:rsidRPr="007C2B95">
        <w:rPr>
          <w:rFonts w:ascii="Times New Roman" w:hAnsi="Times New Roman" w:cs="Times New Roman"/>
          <w:lang w:val="en-AU"/>
        </w:rPr>
        <w:lastRenderedPageBreak/>
        <w:t xml:space="preserve">Table </w:t>
      </w:r>
      <w:r w:rsidR="00081277" w:rsidRPr="007C2B95">
        <w:rPr>
          <w:rFonts w:ascii="Times New Roman" w:hAnsi="Times New Roman" w:cs="Times New Roman"/>
          <w:lang w:val="en-AU"/>
        </w:rPr>
        <w:t>2</w:t>
      </w:r>
      <w:r w:rsidRPr="007C2B95">
        <w:rPr>
          <w:rFonts w:ascii="Times New Roman" w:hAnsi="Times New Roman" w:cs="Times New Roman"/>
          <w:lang w:val="en-AU"/>
        </w:rPr>
        <w:t xml:space="preserve">. </w:t>
      </w:r>
      <w:r w:rsidR="00B627A1" w:rsidRPr="007C2B95">
        <w:rPr>
          <w:rFonts w:ascii="Times New Roman" w:hAnsi="Times New Roman" w:cs="Times New Roman"/>
          <w:lang w:val="en-AU"/>
        </w:rPr>
        <w:t xml:space="preserve">Functional roadway stereotypes used to </w:t>
      </w:r>
      <w:r w:rsidR="00C865A7" w:rsidRPr="007C2B95">
        <w:rPr>
          <w:rFonts w:ascii="Times New Roman" w:hAnsi="Times New Roman" w:cs="Times New Roman"/>
          <w:lang w:val="en-AU"/>
        </w:rPr>
        <w:t>define</w:t>
      </w:r>
      <w:r w:rsidR="00B627A1" w:rsidRPr="007C2B95">
        <w:rPr>
          <w:rFonts w:ascii="Times New Roman" w:hAnsi="Times New Roman" w:cs="Times New Roman"/>
          <w:lang w:val="en-AU"/>
        </w:rPr>
        <w:t xml:space="preserve"> homogeneous facility types for SPF development</w:t>
      </w:r>
    </w:p>
    <w:tbl>
      <w:tblPr>
        <w:tblStyle w:val="TableGrid"/>
        <w:tblW w:w="9067" w:type="dxa"/>
        <w:tblLook w:val="04A0" w:firstRow="1" w:lastRow="0" w:firstColumn="1" w:lastColumn="0" w:noHBand="0" w:noVBand="1"/>
      </w:tblPr>
      <w:tblGrid>
        <w:gridCol w:w="2263"/>
        <w:gridCol w:w="2552"/>
        <w:gridCol w:w="4252"/>
      </w:tblGrid>
      <w:tr w:rsidR="007C4BEB" w:rsidRPr="007C2B95" w14:paraId="591F48BC" w14:textId="77777777" w:rsidTr="006474C0">
        <w:trPr>
          <w:trHeight w:val="408"/>
        </w:trPr>
        <w:tc>
          <w:tcPr>
            <w:tcW w:w="2263" w:type="dxa"/>
            <w:vAlign w:val="center"/>
          </w:tcPr>
          <w:p w14:paraId="669184D4" w14:textId="77777777" w:rsidR="007C4BEB" w:rsidRPr="007C2B95" w:rsidRDefault="007C4BEB" w:rsidP="006474C0">
            <w:pPr>
              <w:jc w:val="center"/>
              <w:rPr>
                <w:rFonts w:ascii="Times New Roman" w:hAnsi="Times New Roman" w:cs="Times New Roman"/>
                <w:b/>
                <w:bCs/>
                <w:lang w:val="en-AU"/>
              </w:rPr>
            </w:pPr>
            <w:r w:rsidRPr="007C2B95">
              <w:rPr>
                <w:rFonts w:ascii="Times New Roman" w:hAnsi="Times New Roman" w:cs="Times New Roman"/>
                <w:b/>
                <w:bCs/>
                <w:lang w:val="en-AU"/>
              </w:rPr>
              <w:t>Stereotype</w:t>
            </w:r>
          </w:p>
        </w:tc>
        <w:tc>
          <w:tcPr>
            <w:tcW w:w="2552" w:type="dxa"/>
            <w:vAlign w:val="center"/>
          </w:tcPr>
          <w:p w14:paraId="77A1A9A1" w14:textId="77777777" w:rsidR="007C4BEB" w:rsidRPr="007C2B95" w:rsidRDefault="007C4BEB" w:rsidP="006474C0">
            <w:pPr>
              <w:jc w:val="center"/>
              <w:rPr>
                <w:rFonts w:ascii="Times New Roman" w:hAnsi="Times New Roman" w:cs="Times New Roman"/>
                <w:b/>
                <w:bCs/>
                <w:lang w:val="en-AU"/>
              </w:rPr>
            </w:pPr>
            <w:r w:rsidRPr="007C2B95">
              <w:rPr>
                <w:rFonts w:ascii="Times New Roman" w:hAnsi="Times New Roman" w:cs="Times New Roman"/>
                <w:b/>
                <w:bCs/>
                <w:lang w:val="en-AU"/>
              </w:rPr>
              <w:t>Typical Context</w:t>
            </w:r>
          </w:p>
        </w:tc>
        <w:tc>
          <w:tcPr>
            <w:tcW w:w="4252" w:type="dxa"/>
            <w:vAlign w:val="center"/>
          </w:tcPr>
          <w:p w14:paraId="0FF585EB" w14:textId="77777777" w:rsidR="007C4BEB" w:rsidRPr="007C2B95" w:rsidRDefault="007C4BEB" w:rsidP="006474C0">
            <w:pPr>
              <w:jc w:val="center"/>
              <w:rPr>
                <w:rFonts w:ascii="Times New Roman" w:hAnsi="Times New Roman" w:cs="Times New Roman"/>
                <w:b/>
                <w:bCs/>
                <w:lang w:val="en-AU"/>
              </w:rPr>
            </w:pPr>
            <w:r w:rsidRPr="007C2B95">
              <w:rPr>
                <w:rFonts w:ascii="Times New Roman" w:hAnsi="Times New Roman" w:cs="Times New Roman"/>
                <w:b/>
                <w:bCs/>
                <w:lang w:val="en-AU"/>
              </w:rPr>
              <w:t>Key Geometric / Functional Traits</w:t>
            </w:r>
          </w:p>
        </w:tc>
      </w:tr>
      <w:tr w:rsidR="007C4BEB" w:rsidRPr="007C2B95" w14:paraId="27992D54" w14:textId="77777777" w:rsidTr="00C80244">
        <w:tc>
          <w:tcPr>
            <w:tcW w:w="2263" w:type="dxa"/>
          </w:tcPr>
          <w:p w14:paraId="20362F43" w14:textId="77777777" w:rsidR="007C4BEB" w:rsidRPr="007C2B95" w:rsidRDefault="007C4BEB" w:rsidP="00A60971">
            <w:pPr>
              <w:pStyle w:val="ListParagraph"/>
              <w:numPr>
                <w:ilvl w:val="0"/>
                <w:numId w:val="10"/>
              </w:numPr>
              <w:ind w:left="456"/>
              <w:rPr>
                <w:rFonts w:ascii="Times New Roman" w:hAnsi="Times New Roman" w:cs="Times New Roman"/>
                <w:lang w:val="en-AU"/>
              </w:rPr>
            </w:pPr>
            <w:r w:rsidRPr="007C2B95">
              <w:rPr>
                <w:rFonts w:ascii="Times New Roman" w:hAnsi="Times New Roman" w:cs="Times New Roman"/>
                <w:lang w:val="en-AU"/>
              </w:rPr>
              <w:t>Urban arterial</w:t>
            </w:r>
          </w:p>
        </w:tc>
        <w:tc>
          <w:tcPr>
            <w:tcW w:w="2552" w:type="dxa"/>
          </w:tcPr>
          <w:p w14:paraId="59BFE472" w14:textId="77777777" w:rsidR="007C4BEB" w:rsidRPr="007C2B95" w:rsidRDefault="007C4BEB" w:rsidP="00A04DFB">
            <w:pPr>
              <w:rPr>
                <w:rFonts w:ascii="Times New Roman" w:hAnsi="Times New Roman" w:cs="Times New Roman"/>
                <w:lang w:val="en-AU"/>
              </w:rPr>
            </w:pPr>
            <w:r w:rsidRPr="007C2B95">
              <w:rPr>
                <w:rFonts w:ascii="Times New Roman" w:hAnsi="Times New Roman" w:cs="Times New Roman"/>
                <w:lang w:val="en-AU"/>
              </w:rPr>
              <w:t>Within built-up area</w:t>
            </w:r>
          </w:p>
        </w:tc>
        <w:tc>
          <w:tcPr>
            <w:tcW w:w="4252" w:type="dxa"/>
          </w:tcPr>
          <w:p w14:paraId="31ABD1B7" w14:textId="77777777" w:rsidR="007C4BEB" w:rsidRPr="007C2B95" w:rsidRDefault="007C4BEB" w:rsidP="00A04DFB">
            <w:pPr>
              <w:rPr>
                <w:rFonts w:ascii="Times New Roman" w:hAnsi="Times New Roman" w:cs="Times New Roman"/>
                <w:lang w:val="en-AU"/>
              </w:rPr>
            </w:pPr>
            <w:r w:rsidRPr="007C2B95">
              <w:rPr>
                <w:rFonts w:ascii="Times New Roman" w:hAnsi="Times New Roman" w:cs="Times New Roman"/>
                <w:lang w:val="en-AU"/>
              </w:rPr>
              <w:t>4+ lanes, 60–80 km/h, signalised intersections, curb-and-channel, high access density</w:t>
            </w:r>
          </w:p>
        </w:tc>
      </w:tr>
      <w:tr w:rsidR="007C4BEB" w:rsidRPr="007C2B95" w14:paraId="4909E520" w14:textId="77777777" w:rsidTr="00C80244">
        <w:tc>
          <w:tcPr>
            <w:tcW w:w="2263" w:type="dxa"/>
          </w:tcPr>
          <w:p w14:paraId="3A6CACCF" w14:textId="77777777" w:rsidR="007C4BEB" w:rsidRPr="007C2B95" w:rsidRDefault="007C4BEB" w:rsidP="00A60971">
            <w:pPr>
              <w:pStyle w:val="ListParagraph"/>
              <w:numPr>
                <w:ilvl w:val="0"/>
                <w:numId w:val="10"/>
              </w:numPr>
              <w:ind w:left="456"/>
              <w:rPr>
                <w:rFonts w:ascii="Times New Roman" w:hAnsi="Times New Roman" w:cs="Times New Roman"/>
                <w:lang w:val="en-AU"/>
              </w:rPr>
            </w:pPr>
            <w:r w:rsidRPr="007C2B95">
              <w:rPr>
                <w:rFonts w:ascii="Times New Roman" w:hAnsi="Times New Roman" w:cs="Times New Roman"/>
                <w:lang w:val="en-AU"/>
              </w:rPr>
              <w:t>Urban collector</w:t>
            </w:r>
          </w:p>
        </w:tc>
        <w:tc>
          <w:tcPr>
            <w:tcW w:w="2552" w:type="dxa"/>
          </w:tcPr>
          <w:p w14:paraId="762E4B00" w14:textId="77777777" w:rsidR="007C4BEB" w:rsidRPr="007C2B95" w:rsidRDefault="007C4BEB" w:rsidP="00A04DFB">
            <w:pPr>
              <w:rPr>
                <w:rFonts w:ascii="Times New Roman" w:hAnsi="Times New Roman" w:cs="Times New Roman"/>
                <w:lang w:val="en-AU"/>
              </w:rPr>
            </w:pPr>
            <w:r w:rsidRPr="007C2B95">
              <w:rPr>
                <w:rFonts w:ascii="Times New Roman" w:hAnsi="Times New Roman" w:cs="Times New Roman"/>
                <w:lang w:val="en-AU"/>
              </w:rPr>
              <w:t>Suburban / fringe</w:t>
            </w:r>
          </w:p>
        </w:tc>
        <w:tc>
          <w:tcPr>
            <w:tcW w:w="4252" w:type="dxa"/>
          </w:tcPr>
          <w:p w14:paraId="69003BFA" w14:textId="77777777" w:rsidR="007C4BEB" w:rsidRPr="007C2B95" w:rsidRDefault="007C4BEB" w:rsidP="00A04DFB">
            <w:pPr>
              <w:rPr>
                <w:rFonts w:ascii="Times New Roman" w:hAnsi="Times New Roman" w:cs="Times New Roman"/>
                <w:lang w:val="en-AU"/>
              </w:rPr>
            </w:pPr>
            <w:r w:rsidRPr="007C2B95">
              <w:rPr>
                <w:rFonts w:ascii="Times New Roman" w:hAnsi="Times New Roman" w:cs="Times New Roman"/>
                <w:lang w:val="en-AU"/>
              </w:rPr>
              <w:t>2 lanes, 50–60 km/h, mixed land use, moderate access, some signals/roundabouts</w:t>
            </w:r>
          </w:p>
        </w:tc>
      </w:tr>
      <w:tr w:rsidR="007C4BEB" w:rsidRPr="007C2B95" w14:paraId="412B6B2B" w14:textId="77777777" w:rsidTr="00C80244">
        <w:tc>
          <w:tcPr>
            <w:tcW w:w="2263" w:type="dxa"/>
          </w:tcPr>
          <w:p w14:paraId="1BA7C768" w14:textId="77777777" w:rsidR="007C4BEB" w:rsidRPr="007C2B95" w:rsidRDefault="007C4BEB" w:rsidP="00A60971">
            <w:pPr>
              <w:pStyle w:val="ListParagraph"/>
              <w:numPr>
                <w:ilvl w:val="0"/>
                <w:numId w:val="10"/>
              </w:numPr>
              <w:ind w:left="456"/>
              <w:rPr>
                <w:rFonts w:ascii="Times New Roman" w:hAnsi="Times New Roman" w:cs="Times New Roman"/>
                <w:lang w:val="en-AU"/>
              </w:rPr>
            </w:pPr>
            <w:r w:rsidRPr="007C2B95">
              <w:rPr>
                <w:rFonts w:ascii="Times New Roman" w:hAnsi="Times New Roman" w:cs="Times New Roman"/>
                <w:lang w:val="en-AU"/>
              </w:rPr>
              <w:t>Urban local</w:t>
            </w:r>
          </w:p>
        </w:tc>
        <w:tc>
          <w:tcPr>
            <w:tcW w:w="2552" w:type="dxa"/>
          </w:tcPr>
          <w:p w14:paraId="0E999EE6" w14:textId="77777777" w:rsidR="007C4BEB" w:rsidRPr="007C2B95" w:rsidRDefault="007C4BEB" w:rsidP="00A04DFB">
            <w:pPr>
              <w:rPr>
                <w:rFonts w:ascii="Times New Roman" w:hAnsi="Times New Roman" w:cs="Times New Roman"/>
                <w:lang w:val="en-AU"/>
              </w:rPr>
            </w:pPr>
            <w:r w:rsidRPr="007C2B95">
              <w:rPr>
                <w:rFonts w:ascii="Times New Roman" w:hAnsi="Times New Roman" w:cs="Times New Roman"/>
                <w:lang w:val="en-AU"/>
              </w:rPr>
              <w:t>Residential streets</w:t>
            </w:r>
          </w:p>
        </w:tc>
        <w:tc>
          <w:tcPr>
            <w:tcW w:w="4252" w:type="dxa"/>
          </w:tcPr>
          <w:p w14:paraId="3671A749" w14:textId="77777777" w:rsidR="007C4BEB" w:rsidRPr="007C2B95" w:rsidRDefault="007C4BEB" w:rsidP="00A04DFB">
            <w:pPr>
              <w:rPr>
                <w:rFonts w:ascii="Times New Roman" w:hAnsi="Times New Roman" w:cs="Times New Roman"/>
                <w:lang w:val="en-AU"/>
              </w:rPr>
            </w:pPr>
            <w:r w:rsidRPr="007C2B95">
              <w:rPr>
                <w:rFonts w:ascii="Times New Roman" w:hAnsi="Times New Roman" w:cs="Times New Roman"/>
                <w:lang w:val="en-AU"/>
              </w:rPr>
              <w:t>1–2 lanes, 40–50 km/h, high driveway density, traffic calming features</w:t>
            </w:r>
          </w:p>
        </w:tc>
      </w:tr>
      <w:tr w:rsidR="007C4BEB" w:rsidRPr="007C2B95" w14:paraId="4514B8A0" w14:textId="77777777" w:rsidTr="00C80244">
        <w:tc>
          <w:tcPr>
            <w:tcW w:w="2263" w:type="dxa"/>
          </w:tcPr>
          <w:p w14:paraId="39BB2DAF" w14:textId="77777777" w:rsidR="007C4BEB" w:rsidRPr="007C2B95" w:rsidRDefault="007C4BEB" w:rsidP="00A60971">
            <w:pPr>
              <w:pStyle w:val="ListParagraph"/>
              <w:numPr>
                <w:ilvl w:val="0"/>
                <w:numId w:val="10"/>
              </w:numPr>
              <w:ind w:left="456"/>
              <w:rPr>
                <w:rFonts w:ascii="Times New Roman" w:hAnsi="Times New Roman" w:cs="Times New Roman"/>
                <w:lang w:val="en-AU"/>
              </w:rPr>
            </w:pPr>
            <w:r w:rsidRPr="007C2B95">
              <w:rPr>
                <w:rFonts w:ascii="Times New Roman" w:hAnsi="Times New Roman" w:cs="Times New Roman"/>
                <w:lang w:val="en-AU"/>
              </w:rPr>
              <w:t>Rural highway</w:t>
            </w:r>
          </w:p>
        </w:tc>
        <w:tc>
          <w:tcPr>
            <w:tcW w:w="2552" w:type="dxa"/>
          </w:tcPr>
          <w:p w14:paraId="5CD45CFA" w14:textId="77777777" w:rsidR="007C4BEB" w:rsidRPr="007C2B95" w:rsidRDefault="007C4BEB" w:rsidP="00A04DFB">
            <w:pPr>
              <w:rPr>
                <w:rFonts w:ascii="Times New Roman" w:hAnsi="Times New Roman" w:cs="Times New Roman"/>
                <w:lang w:val="en-AU"/>
              </w:rPr>
            </w:pPr>
            <w:r w:rsidRPr="007C2B95">
              <w:rPr>
                <w:rFonts w:ascii="Times New Roman" w:hAnsi="Times New Roman" w:cs="Times New Roman"/>
                <w:lang w:val="en-AU"/>
              </w:rPr>
              <w:t>Interurban routes</w:t>
            </w:r>
          </w:p>
        </w:tc>
        <w:tc>
          <w:tcPr>
            <w:tcW w:w="4252" w:type="dxa"/>
          </w:tcPr>
          <w:p w14:paraId="59FFCAD2" w14:textId="77777777" w:rsidR="007C4BEB" w:rsidRPr="007C2B95" w:rsidRDefault="007C4BEB" w:rsidP="00A04DFB">
            <w:pPr>
              <w:rPr>
                <w:rFonts w:ascii="Times New Roman" w:hAnsi="Times New Roman" w:cs="Times New Roman"/>
                <w:lang w:val="en-AU"/>
              </w:rPr>
            </w:pPr>
            <w:r w:rsidRPr="007C2B95">
              <w:rPr>
                <w:rFonts w:ascii="Times New Roman" w:hAnsi="Times New Roman" w:cs="Times New Roman"/>
                <w:lang w:val="en-AU"/>
              </w:rPr>
              <w:t>2–4 lanes, 80–110 km/h, sealed shoulders, long sight distance, limited access</w:t>
            </w:r>
          </w:p>
        </w:tc>
      </w:tr>
      <w:tr w:rsidR="007C4BEB" w:rsidRPr="007C2B95" w14:paraId="15071EC8" w14:textId="77777777" w:rsidTr="00C80244">
        <w:tc>
          <w:tcPr>
            <w:tcW w:w="2263" w:type="dxa"/>
          </w:tcPr>
          <w:p w14:paraId="46FB9FE7" w14:textId="77777777" w:rsidR="007C4BEB" w:rsidRPr="007C2B95" w:rsidRDefault="007C4BEB" w:rsidP="00A60971">
            <w:pPr>
              <w:pStyle w:val="ListParagraph"/>
              <w:numPr>
                <w:ilvl w:val="0"/>
                <w:numId w:val="10"/>
              </w:numPr>
              <w:ind w:left="456"/>
              <w:rPr>
                <w:rFonts w:ascii="Times New Roman" w:hAnsi="Times New Roman" w:cs="Times New Roman"/>
                <w:lang w:val="en-AU"/>
              </w:rPr>
            </w:pPr>
            <w:r w:rsidRPr="007C2B95">
              <w:rPr>
                <w:rFonts w:ascii="Times New Roman" w:hAnsi="Times New Roman" w:cs="Times New Roman"/>
                <w:lang w:val="en-AU"/>
              </w:rPr>
              <w:t>Rural arterial</w:t>
            </w:r>
          </w:p>
        </w:tc>
        <w:tc>
          <w:tcPr>
            <w:tcW w:w="2552" w:type="dxa"/>
          </w:tcPr>
          <w:p w14:paraId="3E322939" w14:textId="77777777" w:rsidR="007C4BEB" w:rsidRPr="007C2B95" w:rsidRDefault="007C4BEB" w:rsidP="00A04DFB">
            <w:pPr>
              <w:rPr>
                <w:rFonts w:ascii="Times New Roman" w:hAnsi="Times New Roman" w:cs="Times New Roman"/>
                <w:lang w:val="en-AU"/>
              </w:rPr>
            </w:pPr>
            <w:r w:rsidRPr="007C2B95">
              <w:rPr>
                <w:rFonts w:ascii="Times New Roman" w:hAnsi="Times New Roman" w:cs="Times New Roman"/>
                <w:lang w:val="en-AU"/>
              </w:rPr>
              <w:t>Connects regional centres</w:t>
            </w:r>
          </w:p>
        </w:tc>
        <w:tc>
          <w:tcPr>
            <w:tcW w:w="4252" w:type="dxa"/>
          </w:tcPr>
          <w:p w14:paraId="2564546A" w14:textId="77777777" w:rsidR="007C4BEB" w:rsidRPr="007C2B95" w:rsidRDefault="007C4BEB" w:rsidP="00A04DFB">
            <w:pPr>
              <w:rPr>
                <w:rFonts w:ascii="Times New Roman" w:hAnsi="Times New Roman" w:cs="Times New Roman"/>
                <w:lang w:val="en-AU"/>
              </w:rPr>
            </w:pPr>
            <w:r w:rsidRPr="007C2B95">
              <w:rPr>
                <w:rFonts w:ascii="Times New Roman" w:hAnsi="Times New Roman" w:cs="Times New Roman"/>
                <w:lang w:val="en-AU"/>
              </w:rPr>
              <w:t>2 lanes, 80–100 km/h, narrow shoulders, moderate curves</w:t>
            </w:r>
          </w:p>
        </w:tc>
      </w:tr>
      <w:tr w:rsidR="007C4BEB" w:rsidRPr="007C2B95" w14:paraId="2C4AC10D" w14:textId="77777777" w:rsidTr="00C80244">
        <w:tc>
          <w:tcPr>
            <w:tcW w:w="2263" w:type="dxa"/>
          </w:tcPr>
          <w:p w14:paraId="4D34A1F1" w14:textId="77777777" w:rsidR="007C4BEB" w:rsidRPr="007C2B95" w:rsidRDefault="007C4BEB" w:rsidP="00A60971">
            <w:pPr>
              <w:pStyle w:val="ListParagraph"/>
              <w:numPr>
                <w:ilvl w:val="0"/>
                <w:numId w:val="10"/>
              </w:numPr>
              <w:ind w:left="456"/>
              <w:rPr>
                <w:rFonts w:ascii="Times New Roman" w:hAnsi="Times New Roman" w:cs="Times New Roman"/>
                <w:lang w:val="en-AU"/>
              </w:rPr>
            </w:pPr>
            <w:r w:rsidRPr="007C2B95">
              <w:rPr>
                <w:rFonts w:ascii="Times New Roman" w:hAnsi="Times New Roman" w:cs="Times New Roman"/>
                <w:lang w:val="en-AU"/>
              </w:rPr>
              <w:t>Rural collector / local</w:t>
            </w:r>
          </w:p>
        </w:tc>
        <w:tc>
          <w:tcPr>
            <w:tcW w:w="2552" w:type="dxa"/>
          </w:tcPr>
          <w:p w14:paraId="773578BC" w14:textId="77777777" w:rsidR="007C4BEB" w:rsidRPr="007C2B95" w:rsidRDefault="007C4BEB" w:rsidP="00A04DFB">
            <w:pPr>
              <w:rPr>
                <w:rFonts w:ascii="Times New Roman" w:hAnsi="Times New Roman" w:cs="Times New Roman"/>
                <w:lang w:val="en-AU"/>
              </w:rPr>
            </w:pPr>
            <w:r w:rsidRPr="007C2B95">
              <w:rPr>
                <w:rFonts w:ascii="Times New Roman" w:hAnsi="Times New Roman" w:cs="Times New Roman"/>
                <w:lang w:val="en-AU"/>
              </w:rPr>
              <w:t>Access to farms or small towns</w:t>
            </w:r>
          </w:p>
        </w:tc>
        <w:tc>
          <w:tcPr>
            <w:tcW w:w="4252" w:type="dxa"/>
          </w:tcPr>
          <w:p w14:paraId="5965AA7F" w14:textId="77777777" w:rsidR="007C4BEB" w:rsidRPr="007C2B95" w:rsidRDefault="007C4BEB" w:rsidP="00A04DFB">
            <w:pPr>
              <w:rPr>
                <w:rFonts w:ascii="Times New Roman" w:hAnsi="Times New Roman" w:cs="Times New Roman"/>
                <w:lang w:val="en-AU"/>
              </w:rPr>
            </w:pPr>
            <w:r w:rsidRPr="007C2B95">
              <w:rPr>
                <w:rFonts w:ascii="Times New Roman" w:hAnsi="Times New Roman" w:cs="Times New Roman"/>
                <w:lang w:val="en-AU"/>
              </w:rPr>
              <w:t>1–2 lanes, 60–100 km/h, unsealed or partially sealed, low AADT</w:t>
            </w:r>
          </w:p>
        </w:tc>
      </w:tr>
      <w:tr w:rsidR="007C4BEB" w:rsidRPr="007C2B95" w14:paraId="49442EF8" w14:textId="77777777" w:rsidTr="00C80244">
        <w:tc>
          <w:tcPr>
            <w:tcW w:w="2263" w:type="dxa"/>
          </w:tcPr>
          <w:p w14:paraId="4ADCCD50" w14:textId="77777777" w:rsidR="007C4BEB" w:rsidRPr="007C2B95" w:rsidRDefault="007C4BEB" w:rsidP="00A60971">
            <w:pPr>
              <w:pStyle w:val="ListParagraph"/>
              <w:numPr>
                <w:ilvl w:val="0"/>
                <w:numId w:val="10"/>
              </w:numPr>
              <w:ind w:left="456"/>
              <w:rPr>
                <w:rFonts w:ascii="Times New Roman" w:hAnsi="Times New Roman" w:cs="Times New Roman"/>
                <w:lang w:val="en-AU"/>
              </w:rPr>
            </w:pPr>
            <w:r w:rsidRPr="007C2B95">
              <w:rPr>
                <w:rFonts w:ascii="Times New Roman" w:hAnsi="Times New Roman" w:cs="Times New Roman"/>
                <w:lang w:val="en-AU"/>
              </w:rPr>
              <w:t>Freeway / motorway</w:t>
            </w:r>
          </w:p>
        </w:tc>
        <w:tc>
          <w:tcPr>
            <w:tcW w:w="2552" w:type="dxa"/>
          </w:tcPr>
          <w:p w14:paraId="13BD5BBE" w14:textId="77777777" w:rsidR="007C4BEB" w:rsidRPr="007C2B95" w:rsidRDefault="007C4BEB" w:rsidP="00A04DFB">
            <w:pPr>
              <w:rPr>
                <w:rFonts w:ascii="Times New Roman" w:hAnsi="Times New Roman" w:cs="Times New Roman"/>
                <w:lang w:val="en-AU"/>
              </w:rPr>
            </w:pPr>
            <w:r w:rsidRPr="007C2B95">
              <w:rPr>
                <w:rFonts w:ascii="Times New Roman" w:hAnsi="Times New Roman" w:cs="Times New Roman"/>
                <w:lang w:val="en-AU"/>
              </w:rPr>
              <w:t>Controlled access corridors</w:t>
            </w:r>
          </w:p>
        </w:tc>
        <w:tc>
          <w:tcPr>
            <w:tcW w:w="4252" w:type="dxa"/>
          </w:tcPr>
          <w:p w14:paraId="62754E28" w14:textId="77777777" w:rsidR="007C4BEB" w:rsidRPr="007C2B95" w:rsidRDefault="007C4BEB" w:rsidP="00A04DFB">
            <w:pPr>
              <w:rPr>
                <w:rFonts w:ascii="Times New Roman" w:hAnsi="Times New Roman" w:cs="Times New Roman"/>
                <w:lang w:val="en-AU"/>
              </w:rPr>
            </w:pPr>
            <w:r w:rsidRPr="007C2B95">
              <w:rPr>
                <w:rFonts w:ascii="Times New Roman" w:hAnsi="Times New Roman" w:cs="Times New Roman"/>
                <w:lang w:val="en-AU"/>
              </w:rPr>
              <w:t>4+ lanes, 100–110 km/h, grade-separated, full access control, median separation</w:t>
            </w:r>
          </w:p>
        </w:tc>
      </w:tr>
      <w:tr w:rsidR="007C4BEB" w:rsidRPr="007C2B95" w14:paraId="780D1E35" w14:textId="77777777" w:rsidTr="00C80244">
        <w:tc>
          <w:tcPr>
            <w:tcW w:w="2263" w:type="dxa"/>
          </w:tcPr>
          <w:p w14:paraId="57CAC326" w14:textId="77777777" w:rsidR="007C4BEB" w:rsidRPr="007C2B95" w:rsidRDefault="007C4BEB" w:rsidP="00A60971">
            <w:pPr>
              <w:pStyle w:val="ListParagraph"/>
              <w:numPr>
                <w:ilvl w:val="0"/>
                <w:numId w:val="10"/>
              </w:numPr>
              <w:ind w:left="456"/>
              <w:rPr>
                <w:rFonts w:ascii="Times New Roman" w:hAnsi="Times New Roman" w:cs="Times New Roman"/>
                <w:lang w:val="en-AU"/>
              </w:rPr>
            </w:pPr>
            <w:r w:rsidRPr="007C2B95">
              <w:rPr>
                <w:rFonts w:ascii="Times New Roman" w:hAnsi="Times New Roman" w:cs="Times New Roman"/>
                <w:lang w:val="en-AU"/>
              </w:rPr>
              <w:t>Rural remote</w:t>
            </w:r>
          </w:p>
        </w:tc>
        <w:tc>
          <w:tcPr>
            <w:tcW w:w="2552" w:type="dxa"/>
          </w:tcPr>
          <w:p w14:paraId="18AD6797" w14:textId="77777777" w:rsidR="007C4BEB" w:rsidRPr="007C2B95" w:rsidRDefault="007C4BEB" w:rsidP="00A04DFB">
            <w:pPr>
              <w:rPr>
                <w:rFonts w:ascii="Times New Roman" w:hAnsi="Times New Roman" w:cs="Times New Roman"/>
                <w:lang w:val="en-AU"/>
              </w:rPr>
            </w:pPr>
            <w:r w:rsidRPr="007C2B95">
              <w:rPr>
                <w:rFonts w:ascii="Times New Roman" w:hAnsi="Times New Roman" w:cs="Times New Roman"/>
                <w:lang w:val="en-AU"/>
              </w:rPr>
              <w:t>Outback and low-volume roads</w:t>
            </w:r>
          </w:p>
        </w:tc>
        <w:tc>
          <w:tcPr>
            <w:tcW w:w="4252" w:type="dxa"/>
          </w:tcPr>
          <w:p w14:paraId="4F6BDD14" w14:textId="77777777" w:rsidR="007C4BEB" w:rsidRPr="007C2B95" w:rsidRDefault="007C4BEB" w:rsidP="00A04DFB">
            <w:pPr>
              <w:rPr>
                <w:rFonts w:ascii="Times New Roman" w:hAnsi="Times New Roman" w:cs="Times New Roman"/>
                <w:lang w:val="en-AU"/>
              </w:rPr>
            </w:pPr>
            <w:r w:rsidRPr="007C2B95">
              <w:rPr>
                <w:rFonts w:ascii="Times New Roman" w:hAnsi="Times New Roman" w:cs="Times New Roman"/>
                <w:lang w:val="en-AU"/>
              </w:rPr>
              <w:t>Unsealed or lightly sealed, &gt;100 km/h, limited delineation, very low traffic volumes</w:t>
            </w:r>
          </w:p>
        </w:tc>
      </w:tr>
      <w:tr w:rsidR="007C4BEB" w:rsidRPr="007C2B95" w14:paraId="48871856" w14:textId="77777777" w:rsidTr="00C80244">
        <w:tc>
          <w:tcPr>
            <w:tcW w:w="2263" w:type="dxa"/>
          </w:tcPr>
          <w:p w14:paraId="2A4CBE35" w14:textId="77777777" w:rsidR="007C4BEB" w:rsidRPr="007C2B95" w:rsidRDefault="007C4BEB" w:rsidP="00A60971">
            <w:pPr>
              <w:pStyle w:val="ListParagraph"/>
              <w:numPr>
                <w:ilvl w:val="0"/>
                <w:numId w:val="10"/>
              </w:numPr>
              <w:ind w:left="456"/>
              <w:rPr>
                <w:rFonts w:ascii="Times New Roman" w:hAnsi="Times New Roman" w:cs="Times New Roman"/>
                <w:lang w:val="en-AU"/>
              </w:rPr>
            </w:pPr>
            <w:r w:rsidRPr="007C2B95">
              <w:rPr>
                <w:rFonts w:ascii="Times New Roman" w:hAnsi="Times New Roman" w:cs="Times New Roman"/>
                <w:lang w:val="en-AU"/>
              </w:rPr>
              <w:t>Urban motorway corridor</w:t>
            </w:r>
          </w:p>
        </w:tc>
        <w:tc>
          <w:tcPr>
            <w:tcW w:w="2552" w:type="dxa"/>
          </w:tcPr>
          <w:p w14:paraId="5D29C0E8" w14:textId="77777777" w:rsidR="007C4BEB" w:rsidRPr="007C2B95" w:rsidRDefault="007C4BEB" w:rsidP="00A04DFB">
            <w:pPr>
              <w:rPr>
                <w:rFonts w:ascii="Times New Roman" w:hAnsi="Times New Roman" w:cs="Times New Roman"/>
                <w:lang w:val="en-AU"/>
              </w:rPr>
            </w:pPr>
            <w:r w:rsidRPr="007C2B95">
              <w:rPr>
                <w:rFonts w:ascii="Times New Roman" w:hAnsi="Times New Roman" w:cs="Times New Roman"/>
                <w:lang w:val="en-AU"/>
              </w:rPr>
              <w:t>Inner-city tollways or grade-separated arterials</w:t>
            </w:r>
          </w:p>
        </w:tc>
        <w:tc>
          <w:tcPr>
            <w:tcW w:w="4252" w:type="dxa"/>
          </w:tcPr>
          <w:p w14:paraId="25DA7354" w14:textId="77777777" w:rsidR="007C4BEB" w:rsidRPr="007C2B95" w:rsidRDefault="007C4BEB" w:rsidP="00A04DFB">
            <w:pPr>
              <w:rPr>
                <w:rFonts w:ascii="Times New Roman" w:hAnsi="Times New Roman" w:cs="Times New Roman"/>
                <w:lang w:val="en-AU"/>
              </w:rPr>
            </w:pPr>
            <w:r w:rsidRPr="007C2B95">
              <w:rPr>
                <w:rFonts w:ascii="Times New Roman" w:hAnsi="Times New Roman" w:cs="Times New Roman"/>
                <w:lang w:val="en-AU"/>
              </w:rPr>
              <w:t>80–100 km/h, limited access, complex interchange systems</w:t>
            </w:r>
          </w:p>
        </w:tc>
      </w:tr>
    </w:tbl>
    <w:p w14:paraId="58EA2DF0" w14:textId="361A2BE5" w:rsidR="00A23764" w:rsidRPr="007C2B95" w:rsidRDefault="005175EC" w:rsidP="00D35C68">
      <w:pPr>
        <w:rPr>
          <w:rFonts w:ascii="Times New Roman" w:hAnsi="Times New Roman" w:cs="Times New Roman"/>
          <w:lang w:val="en-AU"/>
        </w:rPr>
      </w:pPr>
      <w:r w:rsidRPr="007C2B95">
        <w:rPr>
          <w:rFonts w:ascii="Times New Roman" w:hAnsi="Times New Roman" w:cs="Times New Roman"/>
          <w:lang w:val="en-AU"/>
        </w:rPr>
        <w:t xml:space="preserve"> </w:t>
      </w:r>
    </w:p>
    <w:p w14:paraId="01200653" w14:textId="7C84A1EF" w:rsidR="00B627A1" w:rsidRPr="007C2B95" w:rsidRDefault="00B627A1" w:rsidP="00B627A1">
      <w:pPr>
        <w:jc w:val="both"/>
        <w:rPr>
          <w:rFonts w:ascii="Times New Roman" w:hAnsi="Times New Roman" w:cs="Times New Roman"/>
          <w:lang w:val="en-AU"/>
        </w:rPr>
      </w:pPr>
      <w:r w:rsidRPr="007C2B95">
        <w:rPr>
          <w:rFonts w:ascii="Times New Roman" w:hAnsi="Times New Roman" w:cs="Times New Roman"/>
          <w:lang w:val="en-AU"/>
        </w:rPr>
        <w:t xml:space="preserve">In this sense, Balusu et al. (2017) conducted an analysis of speed profiles for accident occurrence modelling considering that road segments are not fixed by geometry alone. Instead, the segments were created using the free-flow speed profile as a proxy for homogeneity in hilly terrain. The authors claimed that geometry changes so often that classic homogeneity-based segmentation (e.g., by length) creates many </w:t>
      </w:r>
      <w:r w:rsidR="00C865A7" w:rsidRPr="007C2B95">
        <w:rPr>
          <w:rFonts w:ascii="Times New Roman" w:hAnsi="Times New Roman" w:cs="Times New Roman"/>
          <w:lang w:val="en-AU"/>
        </w:rPr>
        <w:t>tiny, biased</w:t>
      </w:r>
      <w:r w:rsidRPr="007C2B95">
        <w:rPr>
          <w:rFonts w:ascii="Times New Roman" w:hAnsi="Times New Roman" w:cs="Times New Roman"/>
          <w:lang w:val="en-AU"/>
        </w:rPr>
        <w:t xml:space="preserve"> sections.</w:t>
      </w:r>
    </w:p>
    <w:p w14:paraId="5D16E3FD" w14:textId="49C38C24" w:rsidR="005175EC" w:rsidRPr="007C2B95" w:rsidRDefault="005175EC" w:rsidP="005175EC">
      <w:pPr>
        <w:pStyle w:val="Heading2"/>
        <w:numPr>
          <w:ilvl w:val="1"/>
          <w:numId w:val="14"/>
        </w:numPr>
        <w:rPr>
          <w:lang w:val="en-AU"/>
        </w:rPr>
      </w:pPr>
      <w:bookmarkStart w:id="39" w:name="_Toc219707245"/>
      <w:r w:rsidRPr="007C2B95">
        <w:rPr>
          <w:lang w:val="en-AU"/>
        </w:rPr>
        <w:t>Model specification and SPF estimation</w:t>
      </w:r>
      <w:bookmarkEnd w:id="39"/>
    </w:p>
    <w:p w14:paraId="630BF97D" w14:textId="750F7312" w:rsidR="005175EC" w:rsidRPr="007C2B95" w:rsidRDefault="005175EC" w:rsidP="005175EC">
      <w:pPr>
        <w:jc w:val="both"/>
        <w:rPr>
          <w:rFonts w:ascii="Times New Roman" w:hAnsi="Times New Roman" w:cs="Times New Roman"/>
          <w:lang w:val="en-AU"/>
        </w:rPr>
      </w:pPr>
      <w:r w:rsidRPr="007C2B95">
        <w:rPr>
          <w:rFonts w:ascii="Times New Roman" w:hAnsi="Times New Roman" w:cs="Times New Roman"/>
          <w:lang w:val="en-AU"/>
        </w:rPr>
        <w:t>This step represents the analytical core of the development roadmap. First, the dependent variable and the exposure structures are defined. The response is typically crash frequency, while exposure is represented through traffic volumes, segment length, or intersection counts. Decisions during this step include whether to model total crashes or disaggregate them by severity or crash types, along with how to normalize exposure so predictions are interpretable and scalable.</w:t>
      </w:r>
    </w:p>
    <w:p w14:paraId="7E1B71D4" w14:textId="09E0086D" w:rsidR="005175EC" w:rsidRPr="007C2B95" w:rsidRDefault="005175EC" w:rsidP="005175EC">
      <w:pPr>
        <w:jc w:val="both"/>
        <w:rPr>
          <w:rFonts w:ascii="Times New Roman" w:hAnsi="Times New Roman" w:cs="Times New Roman"/>
          <w:lang w:val="en-AU"/>
        </w:rPr>
      </w:pPr>
      <w:r w:rsidRPr="007C2B95">
        <w:rPr>
          <w:rFonts w:ascii="Times New Roman" w:hAnsi="Times New Roman" w:cs="Times New Roman"/>
          <w:lang w:val="en-AU"/>
        </w:rPr>
        <w:t xml:space="preserve">The statistical framework and functional forms depend mainly on the </w:t>
      </w:r>
      <w:r w:rsidR="00EE2A52" w:rsidRPr="007C2B95">
        <w:rPr>
          <w:rFonts w:ascii="Times New Roman" w:hAnsi="Times New Roman" w:cs="Times New Roman"/>
          <w:lang w:val="en-AU"/>
        </w:rPr>
        <w:t>behaviour</w:t>
      </w:r>
      <w:r w:rsidRPr="007C2B95">
        <w:rPr>
          <w:rFonts w:ascii="Times New Roman" w:hAnsi="Times New Roman" w:cs="Times New Roman"/>
          <w:lang w:val="en-AU"/>
        </w:rPr>
        <w:t xml:space="preserve"> of the response variable. The most common specifications include Poisson or Negative Binomial models, with this latter preferred when overdispersion is present. Also, the log-linear form is standard, which allows for multiplicative effects and direct compatibility with CMFs and CMFunctions. This stage involves the decision whether to use fixed-effects, random-effects, or hierarchical formulations depending on the treatment to the unobserved heterogeneity across segments, corridors, or regions.</w:t>
      </w:r>
    </w:p>
    <w:p w14:paraId="572938BF" w14:textId="6A55AF52" w:rsidR="005175EC" w:rsidRPr="007C2B95" w:rsidRDefault="005175EC" w:rsidP="005175EC">
      <w:pPr>
        <w:jc w:val="both"/>
        <w:rPr>
          <w:rFonts w:ascii="Times New Roman" w:hAnsi="Times New Roman" w:cs="Times New Roman"/>
          <w:lang w:val="en-AU"/>
        </w:rPr>
      </w:pPr>
      <w:r w:rsidRPr="007C2B95">
        <w:rPr>
          <w:rFonts w:ascii="Times New Roman" w:hAnsi="Times New Roman" w:cs="Times New Roman"/>
          <w:lang w:val="en-AU"/>
        </w:rPr>
        <w:t xml:space="preserve">The specification of covariates usually includes traffic volume and segment length for exposure, along with design elements (e.g., lane width, shoulder width, curvatures, grades) and </w:t>
      </w:r>
      <w:r w:rsidRPr="007C2B95">
        <w:rPr>
          <w:rFonts w:ascii="Times New Roman" w:hAnsi="Times New Roman" w:cs="Times New Roman"/>
          <w:lang w:val="en-AU"/>
        </w:rPr>
        <w:lastRenderedPageBreak/>
        <w:t>operational features. Some variables that are directly related to countermeasures should be handled carefully. They should be excluded from the base SPF or included in a constrained form, to avoid confounding and to preserve the interpretability of later CMFs developed.</w:t>
      </w:r>
    </w:p>
    <w:p w14:paraId="0764AF34" w14:textId="43A084B8" w:rsidR="00F95D66" w:rsidRPr="007C2B95" w:rsidRDefault="00F95D66" w:rsidP="005175EC">
      <w:pPr>
        <w:jc w:val="both"/>
        <w:rPr>
          <w:rFonts w:ascii="Times New Roman" w:hAnsi="Times New Roman" w:cs="Times New Roman"/>
          <w:lang w:val="en-AU"/>
        </w:rPr>
      </w:pPr>
      <w:r w:rsidRPr="007C2B95">
        <w:rPr>
          <w:rFonts w:ascii="Times New Roman" w:hAnsi="Times New Roman" w:cs="Times New Roman"/>
          <w:lang w:val="en-AU"/>
        </w:rPr>
        <w:t xml:space="preserve">It is worth mentioning that some researchers have applied crash frequency analysis by using advanced statistical frameworks that allow for multiple response, which allows for the evaluation of safety measures considering a multivariate framework with different severity crashes. For instance, Zhang et al. (2022) </w:t>
      </w:r>
      <w:r w:rsidR="00C865A7" w:rsidRPr="007C2B95">
        <w:rPr>
          <w:rFonts w:ascii="Times New Roman" w:hAnsi="Times New Roman" w:cs="Times New Roman"/>
          <w:lang w:val="en-AU"/>
        </w:rPr>
        <w:t>analy</w:t>
      </w:r>
      <w:r w:rsidR="009B3139" w:rsidRPr="007C2B95">
        <w:rPr>
          <w:rFonts w:ascii="Times New Roman" w:hAnsi="Times New Roman" w:cs="Times New Roman"/>
          <w:lang w:val="en-AU"/>
        </w:rPr>
        <w:t>s</w:t>
      </w:r>
      <w:r w:rsidR="00C865A7" w:rsidRPr="007C2B95">
        <w:rPr>
          <w:rFonts w:ascii="Times New Roman" w:hAnsi="Times New Roman" w:cs="Times New Roman"/>
          <w:lang w:val="en-AU"/>
        </w:rPr>
        <w:t>ed</w:t>
      </w:r>
      <w:r w:rsidRPr="007C2B95">
        <w:rPr>
          <w:rFonts w:ascii="Times New Roman" w:hAnsi="Times New Roman" w:cs="Times New Roman"/>
          <w:lang w:val="en-AU"/>
        </w:rPr>
        <w:t xml:space="preserve"> the differences in crash frequency addressing for daytime v</w:t>
      </w:r>
      <w:r w:rsidR="001D0672" w:rsidRPr="007C2B95">
        <w:rPr>
          <w:rFonts w:ascii="Times New Roman" w:hAnsi="Times New Roman" w:cs="Times New Roman"/>
          <w:lang w:val="en-AU"/>
        </w:rPr>
        <w:t>er</w:t>
      </w:r>
      <w:r w:rsidRPr="007C2B95">
        <w:rPr>
          <w:rFonts w:ascii="Times New Roman" w:hAnsi="Times New Roman" w:cs="Times New Roman"/>
          <w:lang w:val="en-AU"/>
        </w:rPr>
        <w:t>s</w:t>
      </w:r>
      <w:r w:rsidR="001D0672" w:rsidRPr="007C2B95">
        <w:rPr>
          <w:rFonts w:ascii="Times New Roman" w:hAnsi="Times New Roman" w:cs="Times New Roman"/>
          <w:lang w:val="en-AU"/>
        </w:rPr>
        <w:t>us</w:t>
      </w:r>
      <w:r w:rsidRPr="007C2B95">
        <w:rPr>
          <w:rFonts w:ascii="Times New Roman" w:hAnsi="Times New Roman" w:cs="Times New Roman"/>
          <w:lang w:val="en-AU"/>
        </w:rPr>
        <w:t xml:space="preserve"> nighttime with multiple responses considering light crashes, minor crashes, severe crashes, and very severe crashes in a multivariate framework. Similarly, Wang et al. (2020) </w:t>
      </w:r>
      <w:r w:rsidR="000D0D5C" w:rsidRPr="007C2B95">
        <w:rPr>
          <w:rFonts w:ascii="Times New Roman" w:hAnsi="Times New Roman" w:cs="Times New Roman"/>
          <w:lang w:val="en-AU"/>
        </w:rPr>
        <w:t>analysed</w:t>
      </w:r>
      <w:r w:rsidR="007C2AE5" w:rsidRPr="007C2B95">
        <w:rPr>
          <w:rFonts w:ascii="Times New Roman" w:hAnsi="Times New Roman" w:cs="Times New Roman"/>
          <w:lang w:val="en-AU"/>
        </w:rPr>
        <w:t xml:space="preserve"> contributing factors on crash frequency by crash types (e.g., rear-end crashes, bumping-guardrail crashes, non-casualty crashes, and casualty crashes). Both cases demonstrate the use of advanced multivariate tools that tackle issues with traditional models with single response.</w:t>
      </w:r>
    </w:p>
    <w:p w14:paraId="66EB478A" w14:textId="1E202119" w:rsidR="005175EC" w:rsidRPr="007C2B95" w:rsidRDefault="00F41C90" w:rsidP="00F41C90">
      <w:pPr>
        <w:pStyle w:val="Heading2"/>
        <w:numPr>
          <w:ilvl w:val="1"/>
          <w:numId w:val="14"/>
        </w:numPr>
        <w:rPr>
          <w:lang w:val="en-AU"/>
        </w:rPr>
      </w:pPr>
      <w:bookmarkStart w:id="40" w:name="_Toc219707246"/>
      <w:r w:rsidRPr="007C2B95">
        <w:rPr>
          <w:lang w:val="en-AU"/>
        </w:rPr>
        <w:t>Calibration and transferability assessments</w:t>
      </w:r>
      <w:bookmarkEnd w:id="40"/>
    </w:p>
    <w:p w14:paraId="2C8B22C3" w14:textId="2A5C0C8B" w:rsidR="00F41C90" w:rsidRPr="007C2B95" w:rsidRDefault="00F41C90" w:rsidP="00F41C90">
      <w:pPr>
        <w:jc w:val="both"/>
        <w:rPr>
          <w:rFonts w:ascii="Times New Roman" w:hAnsi="Times New Roman" w:cs="Times New Roman"/>
          <w:lang w:val="en-AU"/>
        </w:rPr>
      </w:pPr>
      <w:r w:rsidRPr="007C2B95">
        <w:rPr>
          <w:rFonts w:ascii="Times New Roman" w:hAnsi="Times New Roman" w:cs="Times New Roman"/>
          <w:lang w:val="en-AU"/>
        </w:rPr>
        <w:t xml:space="preserve">This step ensures that SPFs accurately reflect the crash experience of the target segment or roadway network and can be used in practice. Even well-specified SPFs may systematically over-predict or under-predict crashes when applied to new contexts. </w:t>
      </w:r>
      <w:r w:rsidR="00CB13FA" w:rsidRPr="007C2B95">
        <w:rPr>
          <w:rFonts w:ascii="Times New Roman" w:hAnsi="Times New Roman" w:cs="Times New Roman"/>
          <w:lang w:val="en-AU"/>
        </w:rPr>
        <w:t>Hence</w:t>
      </w:r>
      <w:r w:rsidR="00C865A7" w:rsidRPr="007C2B95">
        <w:rPr>
          <w:rFonts w:ascii="Times New Roman" w:hAnsi="Times New Roman" w:cs="Times New Roman"/>
          <w:lang w:val="en-AU"/>
        </w:rPr>
        <w:t>,</w:t>
      </w:r>
      <w:r w:rsidRPr="007C2B95">
        <w:rPr>
          <w:rFonts w:ascii="Times New Roman" w:hAnsi="Times New Roman" w:cs="Times New Roman"/>
          <w:lang w:val="en-AU"/>
        </w:rPr>
        <w:t xml:space="preserve"> this step compares observed crashes to SPF-predicted crashes across representative samples to determine whether systematic bias exists. Calibration of SPFs is typically implemented using a multiplicative factor which is defined as the ratio of observed to predicted crashes. This factor depends on data availability and heterogeneity. The main objective is to preserve the structure of the SPF while aligning its scale with local conditions.</w:t>
      </w:r>
    </w:p>
    <w:p w14:paraId="43992D3E" w14:textId="61B144CC" w:rsidR="00F41C90" w:rsidRPr="007C2B95" w:rsidRDefault="00321284" w:rsidP="00321284">
      <w:pPr>
        <w:pStyle w:val="Heading2"/>
        <w:numPr>
          <w:ilvl w:val="1"/>
          <w:numId w:val="14"/>
        </w:numPr>
        <w:rPr>
          <w:lang w:val="en-AU"/>
        </w:rPr>
      </w:pPr>
      <w:bookmarkStart w:id="41" w:name="_Toc219707247"/>
      <w:r w:rsidRPr="007C2B95">
        <w:rPr>
          <w:lang w:val="en-AU"/>
        </w:rPr>
        <w:t>Sample size and number of sites</w:t>
      </w:r>
      <w:bookmarkEnd w:id="41"/>
    </w:p>
    <w:p w14:paraId="3E7199F6" w14:textId="54D6B9D3" w:rsidR="00321284" w:rsidRPr="007C2B95" w:rsidRDefault="00321284" w:rsidP="00321284">
      <w:pPr>
        <w:jc w:val="both"/>
        <w:rPr>
          <w:rFonts w:ascii="Times New Roman" w:hAnsi="Times New Roman" w:cs="Times New Roman"/>
          <w:lang w:val="en-AU"/>
        </w:rPr>
      </w:pPr>
      <w:r w:rsidRPr="007C2B95">
        <w:rPr>
          <w:rFonts w:ascii="Times New Roman" w:hAnsi="Times New Roman" w:cs="Times New Roman"/>
          <w:lang w:val="en-AU"/>
        </w:rPr>
        <w:t xml:space="preserve">The HSM states that SPFs should be developed using </w:t>
      </w:r>
      <w:r w:rsidR="000D0D5C" w:rsidRPr="007C2B95">
        <w:rPr>
          <w:rFonts w:ascii="Times New Roman" w:hAnsi="Times New Roman" w:cs="Times New Roman"/>
          <w:lang w:val="en-AU"/>
        </w:rPr>
        <w:t>enough</w:t>
      </w:r>
      <w:r w:rsidRPr="007C2B95">
        <w:rPr>
          <w:rFonts w:ascii="Times New Roman" w:hAnsi="Times New Roman" w:cs="Times New Roman"/>
          <w:lang w:val="en-AU"/>
        </w:rPr>
        <w:t xml:space="preserve"> sites that are homogeneous. This requirement is framed primarily in terms of stability and bias of the tools developed, considering generalizability and inference properties. For local SPF development, the HSM states that analysis should be conducted with enough sites ensuring reliability. For SPF calibration some thresholds are given (e.g., minimum of 30 sites for calibration, and more than 50 or 100 sites preferred for stable calibration factors). The samples should be representative of the facility type, traffic range, and geographic context, which are defined at the beginning of the analysis.</w:t>
      </w:r>
    </w:p>
    <w:p w14:paraId="2B15089A" w14:textId="7A101B41" w:rsidR="007B3E8C" w:rsidRPr="007C2B95" w:rsidRDefault="00321284" w:rsidP="00321284">
      <w:pPr>
        <w:jc w:val="both"/>
        <w:rPr>
          <w:rFonts w:ascii="Times New Roman" w:hAnsi="Times New Roman" w:cs="Times New Roman"/>
          <w:lang w:val="en-AU"/>
        </w:rPr>
      </w:pPr>
      <w:r w:rsidRPr="007C2B95">
        <w:rPr>
          <w:rFonts w:ascii="Times New Roman" w:hAnsi="Times New Roman" w:cs="Times New Roman"/>
          <w:lang w:val="en-AU"/>
        </w:rPr>
        <w:t>Some guidelines appear that refer mostly to statistical methods rather than HSM guidelines. For instance, when models include multiple covariates, analysts often prefer at least 10 or 20 sites per estimated parameter to avoid overfitting and unstable coefficients (Ogundimu et al., 2016).</w:t>
      </w:r>
      <w:r w:rsidR="00A13A14" w:rsidRPr="007C2B95">
        <w:rPr>
          <w:rFonts w:ascii="Times New Roman" w:hAnsi="Times New Roman" w:cs="Times New Roman"/>
          <w:lang w:val="en-AU"/>
        </w:rPr>
        <w:t xml:space="preserve"> Furthermore, this issue is commonly acknowledged as a limitation in studies conducted in </w:t>
      </w:r>
      <w:r w:rsidR="00A52FCC" w:rsidRPr="007C2B95">
        <w:rPr>
          <w:rFonts w:ascii="Times New Roman" w:hAnsi="Times New Roman" w:cs="Times New Roman"/>
          <w:lang w:val="en-AU"/>
        </w:rPr>
        <w:t>literature</w:t>
      </w:r>
      <w:r w:rsidR="00A13A14" w:rsidRPr="007C2B95">
        <w:rPr>
          <w:rFonts w:ascii="Times New Roman" w:hAnsi="Times New Roman" w:cs="Times New Roman"/>
          <w:lang w:val="en-AU"/>
        </w:rPr>
        <w:t xml:space="preserve">. </w:t>
      </w:r>
      <w:r w:rsidR="007B3E8C" w:rsidRPr="007C2B95">
        <w:rPr>
          <w:rFonts w:ascii="Times New Roman" w:hAnsi="Times New Roman" w:cs="Times New Roman"/>
          <w:lang w:val="en-AU"/>
        </w:rPr>
        <w:t xml:space="preserve">For instance, Alhadidi et al. (2025) denotes that the limited sample size of an analysis conducted for crash severity at urban roundabouts may not provide high robustness of the estimates. Similarly, Al-Ahmadi et al. (2021) </w:t>
      </w:r>
      <w:r w:rsidR="00C865A7" w:rsidRPr="007C2B95">
        <w:rPr>
          <w:rFonts w:ascii="Times New Roman" w:hAnsi="Times New Roman" w:cs="Times New Roman"/>
          <w:lang w:val="en-AU"/>
        </w:rPr>
        <w:t xml:space="preserve">state </w:t>
      </w:r>
      <w:r w:rsidR="007B3E8C" w:rsidRPr="007C2B95">
        <w:rPr>
          <w:rFonts w:ascii="Times New Roman" w:hAnsi="Times New Roman" w:cs="Times New Roman"/>
          <w:lang w:val="en-AU"/>
        </w:rPr>
        <w:t xml:space="preserve">that increasing sample size could result in better calibrations and reduce overestimation issues and benefit transferability to other contexts without requiring complex recalibration methods. </w:t>
      </w:r>
    </w:p>
    <w:p w14:paraId="1F022F7F" w14:textId="6D8E72FD" w:rsidR="007B3E8C" w:rsidRPr="007C2B95" w:rsidRDefault="0043094E" w:rsidP="009305B6">
      <w:pPr>
        <w:pStyle w:val="Heading1"/>
        <w:numPr>
          <w:ilvl w:val="0"/>
          <w:numId w:val="14"/>
        </w:numPr>
        <w:rPr>
          <w:highlight w:val="yellow"/>
          <w:lang w:val="en-AU"/>
        </w:rPr>
      </w:pPr>
      <w:bookmarkStart w:id="42" w:name="_Toc219707248"/>
      <w:commentRangeStart w:id="43"/>
      <w:r w:rsidRPr="007C2B95">
        <w:rPr>
          <w:highlight w:val="yellow"/>
          <w:lang w:val="en-AU"/>
        </w:rPr>
        <w:lastRenderedPageBreak/>
        <w:t>I</w:t>
      </w:r>
      <w:r w:rsidR="007F1995" w:rsidRPr="007C2B95">
        <w:rPr>
          <w:highlight w:val="yellow"/>
          <w:lang w:val="en-AU"/>
        </w:rPr>
        <w:t xml:space="preserve">llustrative </w:t>
      </w:r>
      <w:r w:rsidRPr="007C2B95">
        <w:rPr>
          <w:highlight w:val="yellow"/>
          <w:lang w:val="en-AU"/>
        </w:rPr>
        <w:t xml:space="preserve">estimation </w:t>
      </w:r>
      <w:r w:rsidR="00B01338" w:rsidRPr="007C2B95">
        <w:rPr>
          <w:highlight w:val="yellow"/>
          <w:lang w:val="en-AU"/>
        </w:rPr>
        <w:t>of SPF and CMFs</w:t>
      </w:r>
      <w:bookmarkEnd w:id="42"/>
      <w:commentRangeEnd w:id="43"/>
      <w:r w:rsidR="0032134F" w:rsidRPr="007C2B95">
        <w:rPr>
          <w:rStyle w:val="CommentReference"/>
          <w:sz w:val="40"/>
          <w:szCs w:val="40"/>
          <w:highlight w:val="yellow"/>
          <w:lang w:val="en-AU"/>
        </w:rPr>
        <w:commentReference w:id="43"/>
      </w:r>
    </w:p>
    <w:p w14:paraId="5A2F8BE8" w14:textId="21ED81AF" w:rsidR="008059FA" w:rsidRPr="007C2B95" w:rsidRDefault="008059FA" w:rsidP="00321284">
      <w:pPr>
        <w:jc w:val="both"/>
        <w:rPr>
          <w:rFonts w:ascii="Times New Roman" w:hAnsi="Times New Roman" w:cs="Times New Roman"/>
          <w:lang w:val="en-AU"/>
        </w:rPr>
      </w:pPr>
      <w:r w:rsidRPr="007C2B95">
        <w:rPr>
          <w:rFonts w:ascii="Times New Roman" w:hAnsi="Times New Roman" w:cs="Times New Roman"/>
          <w:lang w:val="en-AU"/>
        </w:rPr>
        <w:t>According to HSM guidelines, the roadmap for SPF development involves the following steps: (i) Definition of purpose, including clarification of site type and data scope (e.g., highway facility type, crash types, and analysis period). This step also entails confirming homogeneity across sites and documenting screening rules, such as procedure for handling missing data and other inconsistencies. (ii) Selection of exposure measures and the SPF functional form</w:t>
      </w:r>
      <w:del w:id="44" w:author="Zeke Ahern" w:date="2026-04-13T13:13:00Z" w16du:dateUtc="2026-04-13T03:13:00Z">
        <w:r w:rsidRPr="007C2B95" w:rsidDel="005D73E3">
          <w:rPr>
            <w:rFonts w:ascii="Times New Roman" w:hAnsi="Times New Roman" w:cs="Times New Roman"/>
            <w:lang w:val="en-AU"/>
          </w:rPr>
          <w:delText>, this stage requires</w:delText>
        </w:r>
      </w:del>
      <w:ins w:id="45" w:author="Zeke Ahern" w:date="2026-04-13T13:13:00Z" w16du:dateUtc="2026-04-13T03:13:00Z">
        <w:r w:rsidR="005D73E3">
          <w:rPr>
            <w:rFonts w:ascii="Times New Roman" w:hAnsi="Times New Roman" w:cs="Times New Roman"/>
            <w:lang w:val="en-AU"/>
          </w:rPr>
          <w:t xml:space="preserve"> requires</w:t>
        </w:r>
      </w:ins>
      <w:r w:rsidRPr="007C2B95">
        <w:rPr>
          <w:rFonts w:ascii="Times New Roman" w:hAnsi="Times New Roman" w:cs="Times New Roman"/>
          <w:lang w:val="en-AU"/>
        </w:rPr>
        <w:t xml:space="preserve"> careful examination of the </w:t>
      </w:r>
      <w:ins w:id="46" w:author="Zeke Ahern" w:date="2026-04-13T13:15:00Z" w16du:dateUtc="2026-04-13T03:15:00Z">
        <w:r w:rsidR="005D73E3">
          <w:rPr>
            <w:rFonts w:ascii="Times New Roman" w:hAnsi="Times New Roman" w:cs="Times New Roman"/>
            <w:lang w:val="en-AU"/>
          </w:rPr>
          <w:t>dependent</w:t>
        </w:r>
      </w:ins>
      <w:del w:id="47" w:author="Zeke Ahern" w:date="2026-04-13T13:15:00Z" w16du:dateUtc="2026-04-13T03:15:00Z">
        <w:r w:rsidRPr="007C2B95" w:rsidDel="005D73E3">
          <w:rPr>
            <w:rFonts w:ascii="Times New Roman" w:hAnsi="Times New Roman" w:cs="Times New Roman"/>
            <w:lang w:val="en-AU"/>
          </w:rPr>
          <w:delText>outcome</w:delText>
        </w:r>
      </w:del>
      <w:r w:rsidRPr="007C2B95">
        <w:rPr>
          <w:rFonts w:ascii="Times New Roman" w:hAnsi="Times New Roman" w:cs="Times New Roman"/>
          <w:lang w:val="en-AU"/>
        </w:rPr>
        <w:t xml:space="preserve"> variable, as its structure and statistical properties determine which </w:t>
      </w:r>
      <w:r w:rsidR="008E692F" w:rsidRPr="007C2B95">
        <w:rPr>
          <w:rFonts w:ascii="Times New Roman" w:hAnsi="Times New Roman" w:cs="Times New Roman"/>
          <w:lang w:val="en-AU"/>
        </w:rPr>
        <w:t>modelling</w:t>
      </w:r>
      <w:r w:rsidRPr="007C2B95">
        <w:rPr>
          <w:rFonts w:ascii="Times New Roman" w:hAnsi="Times New Roman" w:cs="Times New Roman"/>
          <w:lang w:val="en-AU"/>
        </w:rPr>
        <w:t xml:space="preserve"> frameworks are most appropriate for explaining crash frequency. (iii) Estimation of the baseline model according to the assumed distribution of the </w:t>
      </w:r>
      <w:ins w:id="48" w:author="Zeke Ahern" w:date="2026-04-13T13:15:00Z" w16du:dateUtc="2026-04-13T03:15:00Z">
        <w:r w:rsidR="005D73E3">
          <w:rPr>
            <w:rFonts w:ascii="Times New Roman" w:hAnsi="Times New Roman" w:cs="Times New Roman"/>
            <w:lang w:val="en-AU"/>
          </w:rPr>
          <w:t>dependent</w:t>
        </w:r>
      </w:ins>
      <w:del w:id="49" w:author="Zeke Ahern" w:date="2026-04-13T13:15:00Z" w16du:dateUtc="2026-04-13T03:15:00Z">
        <w:r w:rsidRPr="007C2B95" w:rsidDel="005D73E3">
          <w:rPr>
            <w:rFonts w:ascii="Times New Roman" w:hAnsi="Times New Roman" w:cs="Times New Roman"/>
            <w:lang w:val="en-AU"/>
          </w:rPr>
          <w:delText>outcome</w:delText>
        </w:r>
      </w:del>
      <w:r w:rsidRPr="007C2B95">
        <w:rPr>
          <w:rFonts w:ascii="Times New Roman" w:hAnsi="Times New Roman" w:cs="Times New Roman"/>
          <w:lang w:val="en-AU"/>
        </w:rPr>
        <w:t xml:space="preserve"> variable, followed by assessment of model adequacy through diagnostics addressing overdispersion, multicollinearity, and residual </w:t>
      </w:r>
      <w:r w:rsidR="008E692F" w:rsidRPr="007C2B95">
        <w:rPr>
          <w:rFonts w:ascii="Times New Roman" w:hAnsi="Times New Roman" w:cs="Times New Roman"/>
          <w:lang w:val="en-AU"/>
        </w:rPr>
        <w:t>behaviour</w:t>
      </w:r>
      <w:r w:rsidRPr="007C2B95">
        <w:rPr>
          <w:rFonts w:ascii="Times New Roman" w:hAnsi="Times New Roman" w:cs="Times New Roman"/>
          <w:lang w:val="en-AU"/>
        </w:rPr>
        <w:t xml:space="preserve">. (iv) Identification of CMF-eligible variables, focusing on modifiable factors. At this stage, covariates are classified into treatment variables, representing geometric or operational characteristics subject to design or policy interventions, and contextual variables, which serve to control confounding effects. </w:t>
      </w:r>
      <w:ins w:id="50" w:author="Zeke Ahern" w:date="2026-04-13T13:17:00Z">
        <w:r w:rsidR="005D73E3" w:rsidRPr="005D73E3">
          <w:rPr>
            <w:rFonts w:ascii="Times New Roman" w:hAnsi="Times New Roman" w:cs="Times New Roman"/>
          </w:rPr>
          <w:t>To demonstrate the variation in results and insights produced by alternative modelling and analysis methods, the following comparison examines fixed</w:t>
        </w:r>
        <w:r w:rsidR="005D73E3" w:rsidRPr="005D73E3">
          <w:rPr>
            <w:rFonts w:ascii="Times New Roman" w:hAnsi="Times New Roman" w:cs="Times New Roman"/>
          </w:rPr>
          <w:noBreakHyphen/>
          <w:t>effects and random</w:t>
        </w:r>
        <w:r w:rsidR="005D73E3" w:rsidRPr="005D73E3">
          <w:rPr>
            <w:rFonts w:ascii="Times New Roman" w:hAnsi="Times New Roman" w:cs="Times New Roman"/>
          </w:rPr>
          <w:noBreakHyphen/>
          <w:t>parameters models with respect to their goodness</w:t>
        </w:r>
        <w:r w:rsidR="005D73E3" w:rsidRPr="005D73E3">
          <w:rPr>
            <w:rFonts w:ascii="Times New Roman" w:hAnsi="Times New Roman" w:cs="Times New Roman"/>
          </w:rPr>
          <w:noBreakHyphen/>
          <w:t>of</w:t>
        </w:r>
        <w:r w:rsidR="005D73E3" w:rsidRPr="005D73E3">
          <w:rPr>
            <w:rFonts w:ascii="Times New Roman" w:hAnsi="Times New Roman" w:cs="Times New Roman"/>
          </w:rPr>
          <w:noBreakHyphen/>
          <w:t>fit and parameter estimates</w:t>
        </w:r>
        <w:r w:rsidR="005D73E3" w:rsidRPr="005D73E3" w:rsidDel="005D73E3">
          <w:rPr>
            <w:rFonts w:ascii="Times New Roman" w:hAnsi="Times New Roman" w:cs="Times New Roman"/>
            <w:lang w:val="en-AU"/>
          </w:rPr>
          <w:t xml:space="preserve"> </w:t>
        </w:r>
      </w:ins>
      <w:del w:id="51" w:author="Zeke Ahern" w:date="2026-04-13T13:17:00Z" w16du:dateUtc="2026-04-13T03:17:00Z">
        <w:r w:rsidRPr="007C2B95" w:rsidDel="005D73E3">
          <w:rPr>
            <w:rFonts w:ascii="Times New Roman" w:hAnsi="Times New Roman" w:cs="Times New Roman"/>
            <w:lang w:val="en-AU"/>
          </w:rPr>
          <w:delText xml:space="preserve">To </w:delText>
        </w:r>
        <w:r w:rsidR="00CC4E17" w:rsidRPr="007C2B95" w:rsidDel="005D73E3">
          <w:rPr>
            <w:rFonts w:ascii="Times New Roman" w:hAnsi="Times New Roman" w:cs="Times New Roman"/>
            <w:lang w:val="en-AU"/>
          </w:rPr>
          <w:delText xml:space="preserve">illustrate </w:delText>
        </w:r>
      </w:del>
      <w:del w:id="52" w:author="Zeke Ahern" w:date="2026-04-13T13:16:00Z" w16du:dateUtc="2026-04-13T03:16:00Z">
        <w:r w:rsidR="00CC4E17" w:rsidRPr="007C2B95" w:rsidDel="005D73E3">
          <w:rPr>
            <w:rFonts w:ascii="Times New Roman" w:hAnsi="Times New Roman" w:cs="Times New Roman"/>
            <w:lang w:val="en-AU"/>
          </w:rPr>
          <w:delText xml:space="preserve">the difference </w:delText>
        </w:r>
        <w:r w:rsidR="005E5D80" w:rsidRPr="007C2B95" w:rsidDel="005D73E3">
          <w:rPr>
            <w:rFonts w:ascii="Times New Roman" w:hAnsi="Times New Roman" w:cs="Times New Roman"/>
            <w:lang w:val="en-AU"/>
          </w:rPr>
          <w:delText xml:space="preserve">in results and insights provided by alternative modelling and analysis methods, </w:delText>
        </w:r>
      </w:del>
      <w:del w:id="53" w:author="Zeke Ahern" w:date="2026-04-13T13:17:00Z" w16du:dateUtc="2026-04-13T03:17:00Z">
        <w:r w:rsidR="005E5D80" w:rsidRPr="007C2B95" w:rsidDel="005D73E3">
          <w:rPr>
            <w:rFonts w:ascii="Times New Roman" w:hAnsi="Times New Roman" w:cs="Times New Roman"/>
            <w:lang w:val="en-AU"/>
          </w:rPr>
          <w:delText xml:space="preserve">the following </w:delText>
        </w:r>
        <w:r w:rsidR="00CF618C" w:rsidRPr="007C2B95" w:rsidDel="005D73E3">
          <w:rPr>
            <w:rFonts w:ascii="Times New Roman" w:hAnsi="Times New Roman" w:cs="Times New Roman"/>
            <w:lang w:val="en-AU"/>
          </w:rPr>
          <w:delText xml:space="preserve">compares a fixed-effects and random parameters models considering  </w:delText>
        </w:r>
        <w:r w:rsidRPr="007C2B95" w:rsidDel="005D73E3">
          <w:rPr>
            <w:rFonts w:ascii="Times New Roman" w:hAnsi="Times New Roman" w:cs="Times New Roman"/>
            <w:lang w:val="en-AU"/>
          </w:rPr>
          <w:delText xml:space="preserve"> goodness-of-fit and parameter estimates </w:delText>
        </w:r>
      </w:del>
      <w:r w:rsidRPr="007C2B95">
        <w:rPr>
          <w:rFonts w:ascii="Times New Roman" w:hAnsi="Times New Roman" w:cs="Times New Roman"/>
          <w:lang w:val="en-AU"/>
        </w:rPr>
        <w:t>(Ahern, et al., 2025)</w:t>
      </w:r>
      <w:r w:rsidR="007C324E" w:rsidRPr="007C2B95">
        <w:rPr>
          <w:rFonts w:ascii="Times New Roman" w:hAnsi="Times New Roman" w:cs="Times New Roman"/>
          <w:lang w:val="en-AU"/>
        </w:rPr>
        <w:t>.</w:t>
      </w:r>
    </w:p>
    <w:p w14:paraId="7BFB667B" w14:textId="2BBDC63B" w:rsidR="009907BC" w:rsidRPr="007C2B95" w:rsidRDefault="009907BC" w:rsidP="009907BC">
      <w:pPr>
        <w:pStyle w:val="Heading2"/>
        <w:numPr>
          <w:ilvl w:val="1"/>
          <w:numId w:val="14"/>
        </w:numPr>
        <w:rPr>
          <w:lang w:val="en-AU"/>
        </w:rPr>
      </w:pPr>
      <w:bookmarkStart w:id="54" w:name="_Toc219707249"/>
      <w:r w:rsidRPr="007C2B95">
        <w:rPr>
          <w:lang w:val="en-AU"/>
        </w:rPr>
        <w:t>Washington dataset</w:t>
      </w:r>
      <w:bookmarkEnd w:id="54"/>
    </w:p>
    <w:p w14:paraId="1E8DF890" w14:textId="6F39363C" w:rsidR="008059FA" w:rsidRPr="007C2B95" w:rsidRDefault="008059FA" w:rsidP="009907BC">
      <w:pPr>
        <w:jc w:val="both"/>
        <w:rPr>
          <w:rFonts w:ascii="Times New Roman" w:hAnsi="Times New Roman" w:cs="Times New Roman"/>
          <w:lang w:val="en-AU"/>
        </w:rPr>
      </w:pPr>
      <w:r w:rsidRPr="007C2B95">
        <w:rPr>
          <w:rFonts w:ascii="Times New Roman" w:hAnsi="Times New Roman" w:cs="Times New Roman"/>
          <w:lang w:val="en-AU"/>
        </w:rPr>
        <w:t>The Washington dataset comprises crash frequency observations for 275 homogeneous road segments, together with a set of geometric and operational characteristics. The variables include segment length</w:t>
      </w:r>
      <w:ins w:id="55" w:author="Gonzalo Ríos" w:date="2026-04-12T23:06:00Z" w16du:dateUtc="2026-04-12T13:06:00Z">
        <w:r w:rsidR="00046607">
          <w:rPr>
            <w:rFonts w:ascii="Times New Roman" w:hAnsi="Times New Roman" w:cs="Times New Roman"/>
            <w:lang w:val="en-AU"/>
          </w:rPr>
          <w:t xml:space="preserve"> (in miles)</w:t>
        </w:r>
      </w:ins>
      <w:r w:rsidRPr="007C2B95">
        <w:rPr>
          <w:rFonts w:ascii="Times New Roman" w:hAnsi="Times New Roman" w:cs="Times New Roman"/>
          <w:lang w:val="en-AU"/>
        </w:rPr>
        <w:t>, average annual daily traffic</w:t>
      </w:r>
      <w:r w:rsidR="00E76953" w:rsidRPr="007C2B95">
        <w:rPr>
          <w:rFonts w:ascii="Times New Roman" w:hAnsi="Times New Roman" w:cs="Times New Roman"/>
          <w:lang w:val="en-AU"/>
        </w:rPr>
        <w:t xml:space="preserve"> (AADT)</w:t>
      </w:r>
      <w:r w:rsidRPr="007C2B95">
        <w:rPr>
          <w:rFonts w:ascii="Times New Roman" w:hAnsi="Times New Roman" w:cs="Times New Roman"/>
          <w:lang w:val="en-AU"/>
        </w:rPr>
        <w:t>, number of lanes, lane width, posted speed limit</w:t>
      </w:r>
      <w:ins w:id="56" w:author="Gonzalo Ríos" w:date="2026-04-12T23:09:00Z" w16du:dateUtc="2026-04-12T13:09:00Z">
        <w:r w:rsidR="00046607">
          <w:rPr>
            <w:rFonts w:ascii="Times New Roman" w:hAnsi="Times New Roman" w:cs="Times New Roman"/>
            <w:lang w:val="en-AU"/>
          </w:rPr>
          <w:t xml:space="preserve"> (miles per hour)</w:t>
        </w:r>
      </w:ins>
      <w:r w:rsidRPr="007C2B95">
        <w:rPr>
          <w:rFonts w:ascii="Times New Roman" w:hAnsi="Times New Roman" w:cs="Times New Roman"/>
          <w:lang w:val="en-AU"/>
        </w:rPr>
        <w:t>, number of interchanges, number of curves, average median shoulder width</w:t>
      </w:r>
      <w:ins w:id="57" w:author="Gonzalo Ríos" w:date="2026-04-12T23:11:00Z" w16du:dateUtc="2026-04-12T13:11:00Z">
        <w:r w:rsidR="00046607">
          <w:rPr>
            <w:rFonts w:ascii="Times New Roman" w:hAnsi="Times New Roman" w:cs="Times New Roman"/>
            <w:lang w:val="en-AU"/>
          </w:rPr>
          <w:t xml:space="preserve"> (in feets)</w:t>
        </w:r>
      </w:ins>
      <w:r w:rsidRPr="007C2B95">
        <w:rPr>
          <w:rFonts w:ascii="Times New Roman" w:hAnsi="Times New Roman" w:cs="Times New Roman"/>
          <w:lang w:val="en-AU"/>
        </w:rPr>
        <w:t>, tangent length</w:t>
      </w:r>
      <w:ins w:id="58" w:author="Gonzalo Ríos" w:date="2026-04-12T23:12:00Z" w16du:dateUtc="2026-04-12T13:12:00Z">
        <w:r w:rsidR="00046607">
          <w:rPr>
            <w:rFonts w:ascii="Times New Roman" w:hAnsi="Times New Roman" w:cs="Times New Roman"/>
            <w:lang w:val="en-AU"/>
          </w:rPr>
          <w:t xml:space="preserve"> (in miles)</w:t>
        </w:r>
      </w:ins>
      <w:r w:rsidRPr="007C2B95">
        <w:rPr>
          <w:rFonts w:ascii="Times New Roman" w:hAnsi="Times New Roman" w:cs="Times New Roman"/>
          <w:lang w:val="en-AU"/>
        </w:rPr>
        <w:t xml:space="preserve">, </w:t>
      </w:r>
      <w:ins w:id="59" w:author="Gonzalo Ríos" w:date="2026-04-12T23:17:00Z" w16du:dateUtc="2026-04-12T13:17:00Z">
        <w:r w:rsidR="00D70769">
          <w:rPr>
            <w:rFonts w:ascii="Times New Roman" w:hAnsi="Times New Roman" w:cs="Times New Roman"/>
            <w:lang w:val="en-AU"/>
          </w:rPr>
          <w:t>maximum grade difference in the road segment (in %), and the type of slope (flat</w:t>
        </w:r>
      </w:ins>
      <w:ins w:id="60" w:author="Gonzalo Ríos" w:date="2026-04-12T23:18:00Z" w16du:dateUtc="2026-04-12T13:18:00Z">
        <w:r w:rsidR="00D70769">
          <w:rPr>
            <w:rFonts w:ascii="Times New Roman" w:hAnsi="Times New Roman" w:cs="Times New Roman"/>
            <w:lang w:val="en-AU"/>
          </w:rPr>
          <w:t xml:space="preserve"> or slight)</w:t>
        </w:r>
      </w:ins>
      <w:ins w:id="61" w:author="Gonzalo Ríos" w:date="2026-04-13T01:03:00Z" w16du:dateUtc="2026-04-12T15:03:00Z">
        <w:r w:rsidR="006B4A70">
          <w:rPr>
            <w:rFonts w:ascii="Times New Roman" w:hAnsi="Times New Roman" w:cs="Times New Roman"/>
            <w:lang w:val="en-AU"/>
          </w:rPr>
          <w:t>, along with the daily percentage of trucks, and average levels of snowfall and precipitation across segments.</w:t>
        </w:r>
      </w:ins>
      <w:ins w:id="62" w:author="Gonzalo Ríos" w:date="2026-04-12T23:18:00Z" w16du:dateUtc="2026-04-12T13:18:00Z">
        <w:r w:rsidR="00D70769">
          <w:rPr>
            <w:rFonts w:ascii="Times New Roman" w:hAnsi="Times New Roman" w:cs="Times New Roman"/>
            <w:lang w:val="en-AU"/>
          </w:rPr>
          <w:t xml:space="preserve"> </w:t>
        </w:r>
      </w:ins>
      <w:del w:id="63" w:author="Gonzalo Ríos" w:date="2026-04-12T23:17:00Z" w16du:dateUtc="2026-04-12T13:17:00Z">
        <w:r w:rsidRPr="007C2B95" w:rsidDel="00D70769">
          <w:rPr>
            <w:rFonts w:ascii="Times New Roman" w:hAnsi="Times New Roman" w:cs="Times New Roman"/>
            <w:lang w:val="en-AU"/>
          </w:rPr>
          <w:delText>daily percentage of tractor and two-trailer trucks, and average levels of snowfall and precipitation across segments</w:delText>
        </w:r>
      </w:del>
      <w:r w:rsidRPr="007C2B95">
        <w:rPr>
          <w:rFonts w:ascii="Times New Roman" w:hAnsi="Times New Roman" w:cs="Times New Roman"/>
          <w:lang w:val="en-AU"/>
        </w:rPr>
        <w:t>.</w:t>
      </w:r>
    </w:p>
    <w:p w14:paraId="36D7D08F" w14:textId="4620086A" w:rsidR="00843A6E" w:rsidRDefault="00843A6E" w:rsidP="009907BC">
      <w:pPr>
        <w:jc w:val="both"/>
        <w:rPr>
          <w:ins w:id="64" w:author="Gonzalo Ríos" w:date="2026-04-12T23:18:00Z" w16du:dateUtc="2026-04-12T13:18:00Z"/>
          <w:rFonts w:ascii="Times New Roman" w:hAnsi="Times New Roman" w:cs="Times New Roman"/>
          <w:lang w:val="en-AU"/>
        </w:rPr>
      </w:pPr>
      <w:r w:rsidRPr="007C2B95">
        <w:rPr>
          <w:rFonts w:ascii="Times New Roman" w:hAnsi="Times New Roman" w:cs="Times New Roman"/>
          <w:lang w:val="en-AU"/>
        </w:rPr>
        <w:t xml:space="preserve">Figure 1 presents the histogram of crash frequency across road segments. Only 6.2% of the segments record zero crashes, indicating a relatively low prevalence of zero outcomes. </w:t>
      </w:r>
      <w:ins w:id="65" w:author="Zeke Ahern" w:date="2026-04-13T13:23:00Z">
        <w:r w:rsidR="0074461A" w:rsidRPr="0074461A">
          <w:rPr>
            <w:rFonts w:ascii="Times New Roman" w:hAnsi="Times New Roman" w:cs="Times New Roman"/>
          </w:rPr>
          <w:t>Consequently, zero</w:t>
        </w:r>
        <w:r w:rsidR="0074461A" w:rsidRPr="0074461A">
          <w:rPr>
            <w:rFonts w:ascii="Times New Roman" w:hAnsi="Times New Roman" w:cs="Times New Roman"/>
          </w:rPr>
          <w:noBreakHyphen/>
          <w:t>inflated count models are not employed, as their validity hinges on the presence of significant zero inflation and on compelling evidence for a bifurcated data</w:t>
        </w:r>
        <w:r w:rsidR="0074461A" w:rsidRPr="0074461A">
          <w:rPr>
            <w:rFonts w:ascii="Times New Roman" w:hAnsi="Times New Roman" w:cs="Times New Roman"/>
          </w:rPr>
          <w:noBreakHyphen/>
          <w:t>generating process, neither of which is observed in this dataset</w:t>
        </w:r>
      </w:ins>
      <w:del w:id="66" w:author="Zeke Ahern" w:date="2026-04-13T13:23:00Z" w16du:dateUtc="2026-04-13T03:23:00Z">
        <w:r w:rsidRPr="007C2B95" w:rsidDel="0074461A">
          <w:rPr>
            <w:rFonts w:ascii="Times New Roman" w:hAnsi="Times New Roman" w:cs="Times New Roman"/>
            <w:lang w:val="en-AU"/>
          </w:rPr>
          <w:delText xml:space="preserve">As a result, zero-inflated count models are not considered appropriate for this dataset, as such model are </w:delText>
        </w:r>
      </w:del>
      <w:del w:id="67" w:author="Zeke Ahern" w:date="2026-04-13T13:20:00Z" w16du:dateUtc="2026-04-13T03:20:00Z">
        <w:r w:rsidRPr="007C2B95" w:rsidDel="005D73E3">
          <w:rPr>
            <w:rFonts w:ascii="Times New Roman" w:hAnsi="Times New Roman" w:cs="Times New Roman"/>
            <w:lang w:val="en-AU"/>
          </w:rPr>
          <w:delText xml:space="preserve">typically </w:delText>
        </w:r>
      </w:del>
      <w:del w:id="68" w:author="Zeke Ahern" w:date="2026-04-13T13:23:00Z" w16du:dateUtc="2026-04-13T03:23:00Z">
        <w:r w:rsidRPr="007C2B95" w:rsidDel="0074461A">
          <w:rPr>
            <w:rFonts w:ascii="Times New Roman" w:hAnsi="Times New Roman" w:cs="Times New Roman"/>
            <w:lang w:val="en-AU"/>
          </w:rPr>
          <w:delText xml:space="preserve">justified when excess zeros dominate the distribution of the outcome. </w:delText>
        </w:r>
      </w:del>
      <w:ins w:id="69" w:author="Zeke Ahern" w:date="2026-04-13T14:19:00Z">
        <w:r w:rsidR="00C85DAD" w:rsidRPr="00C85DAD">
          <w:rPr>
            <w:rFonts w:ascii="Times New Roman" w:hAnsi="Times New Roman" w:cs="Times New Roman"/>
            <w:lang w:val="en-AU"/>
          </w:rPr>
          <w:t>n contrast, prior studies have employed zero‑inflated count models in road‑safety analyses involving specific crash types that generate substantially higher proportions of zero counts across segments, which may improve statistical fit but nevertheless introduce an ill‑defined modelling paradigm when the zero‑inflation component lacks a defensible theoretical basis</w:t>
        </w:r>
        <w:r w:rsidR="00C85DAD" w:rsidRPr="00C85DAD" w:rsidDel="0074461A">
          <w:rPr>
            <w:rFonts w:ascii="Times New Roman" w:hAnsi="Times New Roman" w:cs="Times New Roman"/>
            <w:lang w:val="en-AU"/>
          </w:rPr>
          <w:t xml:space="preserve"> </w:t>
        </w:r>
      </w:ins>
      <w:del w:id="70" w:author="Zeke Ahern" w:date="2026-04-13T13:24:00Z" w16du:dateUtc="2026-04-13T03:24:00Z">
        <w:r w:rsidRPr="007C2B95" w:rsidDel="0074461A">
          <w:rPr>
            <w:rFonts w:ascii="Times New Roman" w:hAnsi="Times New Roman" w:cs="Times New Roman"/>
            <w:lang w:val="en-AU"/>
          </w:rPr>
          <w:delText>In contrast, p</w:delText>
        </w:r>
      </w:del>
      <w:del w:id="71" w:author="Zeke Ahern" w:date="2026-04-13T14:19:00Z" w16du:dateUtc="2026-04-13T04:19:00Z">
        <w:r w:rsidRPr="007C2B95" w:rsidDel="00C85DAD">
          <w:rPr>
            <w:rFonts w:ascii="Times New Roman" w:hAnsi="Times New Roman" w:cs="Times New Roman"/>
            <w:lang w:val="en-AU"/>
          </w:rPr>
          <w:delText xml:space="preserve">rior studies have employed zero-inflated count models in road-safety analyses involving specific crash types </w:delText>
        </w:r>
        <w:r w:rsidRPr="007C2B95" w:rsidDel="00C85DAD">
          <w:rPr>
            <w:rFonts w:ascii="Times New Roman" w:hAnsi="Times New Roman" w:cs="Times New Roman"/>
            <w:lang w:val="en-AU"/>
          </w:rPr>
          <w:lastRenderedPageBreak/>
          <w:delText>that generate substantially higher proportions of zero counts across segments</w:delText>
        </w:r>
      </w:del>
      <w:del w:id="72" w:author="Zeke Ahern" w:date="2026-04-13T13:24:00Z" w16du:dateUtc="2026-04-13T03:24:00Z">
        <w:r w:rsidRPr="007C2B95" w:rsidDel="0074461A">
          <w:rPr>
            <w:rFonts w:ascii="Times New Roman" w:hAnsi="Times New Roman" w:cs="Times New Roman"/>
            <w:lang w:val="en-AU"/>
          </w:rPr>
          <w:delText xml:space="preserve"> </w:delText>
        </w:r>
      </w:del>
      <w:r w:rsidRPr="007C2B95">
        <w:rPr>
          <w:rFonts w:ascii="Times New Roman" w:hAnsi="Times New Roman" w:cs="Times New Roman"/>
          <w:lang w:val="en-AU"/>
        </w:rPr>
        <w:t>(Champahom, et al., 2023; Saljoqi, et al., 2021; Galgamuwa, et al., 2021).</w:t>
      </w:r>
    </w:p>
    <w:p w14:paraId="4C1D5BFE" w14:textId="16F6D931" w:rsidR="00D70769" w:rsidRDefault="005642F3" w:rsidP="009907BC">
      <w:pPr>
        <w:jc w:val="both"/>
        <w:rPr>
          <w:ins w:id="73" w:author="Gonzalo Ríos" w:date="2026-04-13T00:02:00Z" w16du:dateUtc="2026-04-12T14:02:00Z"/>
          <w:rFonts w:ascii="Times New Roman" w:hAnsi="Times New Roman" w:cs="Times New Roman"/>
          <w:lang w:val="en-AU"/>
        </w:rPr>
      </w:pPr>
      <w:ins w:id="74" w:author="Gonzalo Ríos" w:date="2026-04-13T01:18:00Z" w16du:dateUtc="2026-04-12T15:18:00Z">
        <w:r w:rsidRPr="005642F3">
          <w:rPr>
            <w:rFonts w:ascii="Times New Roman" w:hAnsi="Times New Roman" w:cs="Times New Roman"/>
            <w:lang w:val="en-AU"/>
          </w:rPr>
          <w:t>A hierarchical model is fitted, accounting for the multilevel structure described in Equation (6). Table 3 presents the parameter estimates of the hierarchical approach, along with comparative results from a model suggested in the literature, specifically the one proposed by Simon Washington et al. (2020). The hierarchical approach yields a higher BIC and log-likelihood; however, the difference is marginal, particularly given the inclusion of random parameters and variables at both levels of the model specification.</w:t>
        </w:r>
      </w:ins>
    </w:p>
    <w:p w14:paraId="5A0C15F3" w14:textId="7A6EDF51" w:rsidR="005642F3" w:rsidRDefault="005642F3" w:rsidP="009907BC">
      <w:pPr>
        <w:jc w:val="both"/>
        <w:rPr>
          <w:ins w:id="75" w:author="Gonzalo Ríos" w:date="2026-04-13T01:19:00Z" w16du:dateUtc="2026-04-12T15:19:00Z"/>
          <w:rFonts w:ascii="Times New Roman" w:hAnsi="Times New Roman" w:cs="Times New Roman"/>
          <w:lang w:val="en-AU"/>
        </w:rPr>
      </w:pPr>
      <w:ins w:id="76" w:author="Gonzalo Ríos" w:date="2026-04-13T01:19:00Z" w16du:dateUtc="2026-04-12T15:19:00Z">
        <w:r w:rsidRPr="005642F3">
          <w:rPr>
            <w:rFonts w:ascii="Times New Roman" w:hAnsi="Times New Roman" w:cs="Times New Roman"/>
            <w:lang w:val="en-AU"/>
          </w:rPr>
          <w:t>The specification obtained from the hierarchical approach reveals several statistically significant geometric design variables. Following Equations (4)</w:t>
        </w:r>
        <w:r>
          <w:rPr>
            <w:rFonts w:ascii="Times New Roman" w:hAnsi="Times New Roman" w:cs="Times New Roman"/>
            <w:lang w:val="en-AU"/>
          </w:rPr>
          <w:t>-</w:t>
        </w:r>
        <w:r w:rsidRPr="005642F3">
          <w:rPr>
            <w:rFonts w:ascii="Times New Roman" w:hAnsi="Times New Roman" w:cs="Times New Roman"/>
            <w:lang w:val="en-AU"/>
          </w:rPr>
          <w:t xml:space="preserve">(6), the resulting specification is presented in Equation (7), incorporating a two-level structure. It is important to note that this specification is consistent with the guidelines of the </w:t>
        </w:r>
        <w:r>
          <w:rPr>
            <w:rFonts w:ascii="Times New Roman" w:hAnsi="Times New Roman" w:cs="Times New Roman"/>
            <w:lang w:val="en-AU"/>
          </w:rPr>
          <w:t>HSM</w:t>
        </w:r>
        <w:r w:rsidRPr="005642F3">
          <w:rPr>
            <w:rFonts w:ascii="Times New Roman" w:hAnsi="Times New Roman" w:cs="Times New Roman"/>
            <w:lang w:val="en-AU"/>
          </w:rPr>
          <w:t>, particularly regarding the multiplicative structure of CMFunctions or CMFs and the base SPF.</w:t>
        </w:r>
      </w:ins>
    </w:p>
    <w:p w14:paraId="5CE6143F" w14:textId="3921A036" w:rsidR="004A31EE" w:rsidRDefault="00DC0995" w:rsidP="009907BC">
      <w:pPr>
        <w:jc w:val="both"/>
        <w:rPr>
          <w:ins w:id="77" w:author="Gonzalo Ríos" w:date="2026-04-13T00:11:00Z" w16du:dateUtc="2026-04-12T14:11:00Z"/>
          <w:rFonts w:ascii="Times New Roman" w:hAnsi="Times New Roman" w:cs="Times New Roman"/>
          <w:lang w:val="en-AU"/>
        </w:rPr>
      </w:pPr>
      <m:oMathPara>
        <m:oMath>
          <m:sSub>
            <m:sSubPr>
              <m:ctrlPr>
                <w:ins w:id="78" w:author="Gonzalo Ríos" w:date="2026-04-13T00:17:00Z" w16du:dateUtc="2026-04-12T14:17:00Z">
                  <w:rPr>
                    <w:rFonts w:ascii="Cambria Math" w:hAnsi="Cambria Math" w:cs="Times New Roman"/>
                    <w:i/>
                    <w:lang w:val="en-AU"/>
                  </w:rPr>
                </w:ins>
              </m:ctrlPr>
            </m:sSubPr>
            <m:e>
              <m:r>
                <w:ins w:id="79" w:author="Gonzalo Ríos" w:date="2026-04-13T00:17:00Z" w16du:dateUtc="2026-04-12T14:17:00Z">
                  <w:rPr>
                    <w:rFonts w:ascii="Cambria Math" w:hAnsi="Cambria Math" w:cs="Times New Roman"/>
                    <w:lang w:val="en-AU"/>
                  </w:rPr>
                  <m:t>N</m:t>
                </w:ins>
              </m:r>
            </m:e>
            <m:sub>
              <m:r>
                <w:ins w:id="80" w:author="Gonzalo Ríos" w:date="2026-04-13T00:17:00Z" w16du:dateUtc="2026-04-12T14:17:00Z">
                  <w:rPr>
                    <w:rFonts w:ascii="Cambria Math" w:hAnsi="Cambria Math" w:cs="Times New Roman"/>
                    <w:lang w:val="en-AU"/>
                  </w:rPr>
                  <m:t>p</m:t>
                </w:ins>
              </m:r>
            </m:sub>
          </m:sSub>
          <m:r>
            <w:ins w:id="81" w:author="Gonzalo Ríos" w:date="2026-04-13T00:17:00Z" w16du:dateUtc="2026-04-12T14:17:00Z">
              <w:rPr>
                <w:rFonts w:ascii="Cambria Math" w:hAnsi="Cambria Math" w:cs="Times New Roman"/>
                <w:lang w:val="en-AU"/>
              </w:rPr>
              <m:t>=</m:t>
            </w:ins>
          </m:r>
          <m:func>
            <m:funcPr>
              <m:ctrlPr>
                <w:rPr>
                  <w:rFonts w:ascii="Cambria Math" w:eastAsiaTheme="minorEastAsia" w:hAnsi="Cambria Math" w:cs="Times New Roman"/>
                  <w:lang w:val="en-AU"/>
                </w:rPr>
              </m:ctrlPr>
            </m:funcPr>
            <m:fName>
              <m:r>
                <m:rPr>
                  <m:sty m:val="p"/>
                </m:rPr>
                <w:rPr>
                  <w:rFonts w:ascii="Cambria Math" w:eastAsiaTheme="minorEastAsia" w:hAnsi="Cambria Math" w:cs="Times New Roman"/>
                  <w:lang w:val="en-AU"/>
                </w:rPr>
                <m:t>exp</m:t>
              </m:r>
            </m:fName>
            <m:e>
              <m:d>
                <m:dPr>
                  <m:ctrlPr>
                    <w:ins w:id="82" w:author="Gonzalo Ríos" w:date="2026-04-13T00:18:00Z" w16du:dateUtc="2026-04-12T14:18:00Z">
                      <w:rPr>
                        <w:rFonts w:ascii="Cambria Math" w:eastAsiaTheme="minorEastAsia" w:hAnsi="Cambria Math" w:cs="Times New Roman"/>
                        <w:i/>
                        <w:lang w:val="en-AU"/>
                      </w:rPr>
                    </w:ins>
                  </m:ctrlPr>
                </m:dPr>
                <m:e>
                  <m:r>
                    <w:ins w:id="83" w:author="Gonzalo Ríos" w:date="2026-04-13T00:19:00Z" w16du:dateUtc="2026-04-12T14:19:00Z">
                      <w:rPr>
                        <w:rFonts w:ascii="Cambria Math" w:eastAsiaTheme="minorEastAsia" w:hAnsi="Cambria Math" w:cs="Times New Roman"/>
                        <w:lang w:val="en-AU"/>
                      </w:rPr>
                      <m:t>-</m:t>
                    </w:ins>
                  </m:r>
                  <m:r>
                    <w:ins w:id="84" w:author="Gonzalo Ríos" w:date="2026-04-13T00:19:00Z" w16du:dateUtc="2026-04-12T14:19:00Z">
                      <w:rPr>
                        <w:rFonts w:ascii="Cambria Math" w:eastAsiaTheme="minorEastAsia" w:hAnsi="Cambria Math" w:cs="Times New Roman"/>
                        <w:lang w:val="en-AU"/>
                      </w:rPr>
                      <m:t>10.38+0.42</m:t>
                    </w:ins>
                  </m:r>
                  <m:sSub>
                    <m:sSubPr>
                      <m:ctrlPr>
                        <w:ins w:id="85" w:author="Gonzalo Ríos" w:date="2026-04-13T00:19:00Z" w16du:dateUtc="2026-04-12T14:19:00Z">
                          <w:rPr>
                            <w:rFonts w:ascii="Cambria Math" w:eastAsiaTheme="minorEastAsia" w:hAnsi="Cambria Math" w:cs="Times New Roman"/>
                            <w:i/>
                            <w:lang w:val="en-AU"/>
                          </w:rPr>
                        </w:ins>
                      </m:ctrlPr>
                    </m:sSubPr>
                    <m:e>
                      <m:r>
                        <w:ins w:id="86" w:author="Gonzalo Ríos" w:date="2026-04-13T00:19:00Z" w16du:dateUtc="2026-04-12T14:19:00Z">
                          <w:rPr>
                            <w:rFonts w:ascii="Cambria Math" w:eastAsiaTheme="minorEastAsia" w:hAnsi="Cambria Math" w:cs="Times New Roman"/>
                            <w:lang w:val="en-AU"/>
                          </w:rPr>
                          <m:t>X</m:t>
                        </w:ins>
                      </m:r>
                    </m:e>
                    <m:sub>
                      <m:r>
                        <w:ins w:id="87" w:author="Gonzalo Ríos" w:date="2026-04-13T00:19:00Z" w16du:dateUtc="2026-04-12T14:19:00Z">
                          <w:rPr>
                            <w:rFonts w:ascii="Cambria Math" w:eastAsiaTheme="minorEastAsia" w:hAnsi="Cambria Math" w:cs="Times New Roman"/>
                            <w:lang w:val="en-AU"/>
                          </w:rPr>
                          <m:t>1</m:t>
                        </w:ins>
                      </m:r>
                    </m:sub>
                  </m:sSub>
                  <m:r>
                    <w:ins w:id="88" w:author="Gonzalo Ríos" w:date="2026-04-13T00:19:00Z" w16du:dateUtc="2026-04-12T14:19:00Z">
                      <w:rPr>
                        <w:rFonts w:ascii="Cambria Math" w:eastAsiaTheme="minorEastAsia" w:hAnsi="Cambria Math" w:cs="Times New Roman"/>
                        <w:lang w:val="en-AU"/>
                      </w:rPr>
                      <m:t>+0.09</m:t>
                    </w:ins>
                  </m:r>
                  <m:sSub>
                    <m:sSubPr>
                      <m:ctrlPr>
                        <w:ins w:id="89" w:author="Gonzalo Ríos" w:date="2026-04-13T00:19:00Z" w16du:dateUtc="2026-04-12T14:19:00Z">
                          <w:rPr>
                            <w:rFonts w:ascii="Cambria Math" w:eastAsiaTheme="minorEastAsia" w:hAnsi="Cambria Math" w:cs="Times New Roman"/>
                            <w:i/>
                            <w:lang w:val="en-AU"/>
                          </w:rPr>
                        </w:ins>
                      </m:ctrlPr>
                    </m:sSubPr>
                    <m:e>
                      <m:r>
                        <w:ins w:id="90" w:author="Gonzalo Ríos" w:date="2026-04-13T00:19:00Z" w16du:dateUtc="2026-04-12T14:19:00Z">
                          <w:rPr>
                            <w:rFonts w:ascii="Cambria Math" w:eastAsiaTheme="minorEastAsia" w:hAnsi="Cambria Math" w:cs="Times New Roman"/>
                            <w:lang w:val="en-AU"/>
                          </w:rPr>
                          <m:t>X</m:t>
                        </w:ins>
                      </m:r>
                    </m:e>
                    <m:sub>
                      <m:r>
                        <w:ins w:id="91" w:author="Gonzalo Ríos" w:date="2026-04-13T00:19:00Z" w16du:dateUtc="2026-04-12T14:19:00Z">
                          <w:rPr>
                            <w:rFonts w:ascii="Cambria Math" w:eastAsiaTheme="minorEastAsia" w:hAnsi="Cambria Math" w:cs="Times New Roman"/>
                            <w:lang w:val="en-AU"/>
                          </w:rPr>
                          <m:t>2</m:t>
                        </w:ins>
                      </m:r>
                    </m:sub>
                  </m:sSub>
                  <m:r>
                    <w:ins w:id="92" w:author="Gonzalo Ríos" w:date="2026-04-13T00:19:00Z" w16du:dateUtc="2026-04-12T14:19:00Z">
                      <w:rPr>
                        <w:rFonts w:ascii="Cambria Math" w:eastAsiaTheme="minorEastAsia" w:hAnsi="Cambria Math" w:cs="Times New Roman"/>
                        <w:lang w:val="en-AU"/>
                      </w:rPr>
                      <m:t>-</m:t>
                    </w:ins>
                  </m:r>
                  <m:r>
                    <w:ins w:id="93" w:author="Gonzalo Ríos" w:date="2026-04-13T00:19:00Z" w16du:dateUtc="2026-04-12T14:19:00Z">
                      <w:rPr>
                        <w:rFonts w:ascii="Cambria Math" w:eastAsiaTheme="minorEastAsia" w:hAnsi="Cambria Math" w:cs="Times New Roman"/>
                        <w:lang w:val="en-AU"/>
                      </w:rPr>
                      <m:t>0.05</m:t>
                    </w:ins>
                  </m:r>
                  <m:sSub>
                    <m:sSubPr>
                      <m:ctrlPr>
                        <w:ins w:id="94" w:author="Gonzalo Ríos" w:date="2026-04-13T00:19:00Z" w16du:dateUtc="2026-04-12T14:19:00Z">
                          <w:rPr>
                            <w:rFonts w:ascii="Cambria Math" w:eastAsiaTheme="minorEastAsia" w:hAnsi="Cambria Math" w:cs="Times New Roman"/>
                            <w:i/>
                            <w:lang w:val="en-AU"/>
                          </w:rPr>
                        </w:ins>
                      </m:ctrlPr>
                    </m:sSubPr>
                    <m:e>
                      <m:r>
                        <w:ins w:id="95" w:author="Gonzalo Ríos" w:date="2026-04-13T00:19:00Z" w16du:dateUtc="2026-04-12T14:19:00Z">
                          <w:rPr>
                            <w:rFonts w:ascii="Cambria Math" w:eastAsiaTheme="minorEastAsia" w:hAnsi="Cambria Math" w:cs="Times New Roman"/>
                            <w:lang w:val="en-AU"/>
                          </w:rPr>
                          <m:t>X</m:t>
                        </w:ins>
                      </m:r>
                    </m:e>
                    <m:sub>
                      <m:r>
                        <w:ins w:id="96" w:author="Gonzalo Ríos" w:date="2026-04-13T00:19:00Z" w16du:dateUtc="2026-04-12T14:19:00Z">
                          <w:rPr>
                            <w:rFonts w:ascii="Cambria Math" w:eastAsiaTheme="minorEastAsia" w:hAnsi="Cambria Math" w:cs="Times New Roman"/>
                            <w:lang w:val="en-AU"/>
                          </w:rPr>
                          <m:t>3</m:t>
                        </w:ins>
                      </m:r>
                    </m:sub>
                  </m:sSub>
                  <m:r>
                    <w:ins w:id="97" w:author="Gonzalo Ríos" w:date="2026-04-13T00:19:00Z" w16du:dateUtc="2026-04-12T14:19:00Z">
                      <w:rPr>
                        <w:rFonts w:ascii="Cambria Math" w:eastAsiaTheme="minorEastAsia" w:hAnsi="Cambria Math" w:cs="Times New Roman"/>
                        <w:lang w:val="en-AU"/>
                      </w:rPr>
                      <m:t>+0.08</m:t>
                    </w:ins>
                  </m:r>
                  <m:sSub>
                    <m:sSubPr>
                      <m:ctrlPr>
                        <w:ins w:id="98" w:author="Gonzalo Ríos" w:date="2026-04-13T00:19:00Z" w16du:dateUtc="2026-04-12T14:19:00Z">
                          <w:rPr>
                            <w:rFonts w:ascii="Cambria Math" w:eastAsiaTheme="minorEastAsia" w:hAnsi="Cambria Math" w:cs="Times New Roman"/>
                            <w:i/>
                            <w:lang w:val="en-AU"/>
                          </w:rPr>
                        </w:ins>
                      </m:ctrlPr>
                    </m:sSubPr>
                    <m:e>
                      <m:r>
                        <w:ins w:id="99" w:author="Gonzalo Ríos" w:date="2026-04-13T00:19:00Z" w16du:dateUtc="2026-04-12T14:19:00Z">
                          <w:rPr>
                            <w:rFonts w:ascii="Cambria Math" w:eastAsiaTheme="minorEastAsia" w:hAnsi="Cambria Math" w:cs="Times New Roman"/>
                            <w:lang w:val="en-AU"/>
                          </w:rPr>
                          <m:t>X</m:t>
                        </w:ins>
                      </m:r>
                    </m:e>
                    <m:sub>
                      <m:r>
                        <w:ins w:id="100" w:author="Gonzalo Ríos" w:date="2026-04-13T00:19:00Z" w16du:dateUtc="2026-04-12T14:19:00Z">
                          <w:rPr>
                            <w:rFonts w:ascii="Cambria Math" w:eastAsiaTheme="minorEastAsia" w:hAnsi="Cambria Math" w:cs="Times New Roman"/>
                            <w:lang w:val="en-AU"/>
                          </w:rPr>
                          <m:t>4</m:t>
                        </w:ins>
                      </m:r>
                    </m:sub>
                  </m:sSub>
                  <m:r>
                    <w:ins w:id="101" w:author="Gonzalo Ríos" w:date="2026-04-13T00:19:00Z" w16du:dateUtc="2026-04-12T14:19:00Z">
                      <w:rPr>
                        <w:rFonts w:ascii="Cambria Math" w:eastAsiaTheme="minorEastAsia" w:hAnsi="Cambria Math" w:cs="Times New Roman"/>
                        <w:lang w:val="en-AU"/>
                      </w:rPr>
                      <m:t>-</m:t>
                    </w:ins>
                  </m:r>
                  <m:r>
                    <w:ins w:id="102" w:author="Gonzalo Ríos" w:date="2026-04-13T00:19:00Z" w16du:dateUtc="2026-04-12T14:19:00Z">
                      <w:rPr>
                        <w:rFonts w:ascii="Cambria Math" w:eastAsiaTheme="minorEastAsia" w:hAnsi="Cambria Math" w:cs="Times New Roman"/>
                        <w:lang w:val="en-AU"/>
                      </w:rPr>
                      <m:t>0.44</m:t>
                    </w:ins>
                  </m:r>
                  <m:sSub>
                    <m:sSubPr>
                      <m:ctrlPr>
                        <w:ins w:id="103" w:author="Gonzalo Ríos" w:date="2026-04-13T00:19:00Z" w16du:dateUtc="2026-04-12T14:19:00Z">
                          <w:rPr>
                            <w:rFonts w:ascii="Cambria Math" w:eastAsiaTheme="minorEastAsia" w:hAnsi="Cambria Math" w:cs="Times New Roman"/>
                            <w:i/>
                            <w:lang w:val="en-AU"/>
                          </w:rPr>
                        </w:ins>
                      </m:ctrlPr>
                    </m:sSubPr>
                    <m:e>
                      <m:r>
                        <w:ins w:id="104" w:author="Gonzalo Ríos" w:date="2026-04-13T00:19:00Z" w16du:dateUtc="2026-04-12T14:19:00Z">
                          <w:rPr>
                            <w:rFonts w:ascii="Cambria Math" w:eastAsiaTheme="minorEastAsia" w:hAnsi="Cambria Math" w:cs="Times New Roman"/>
                            <w:lang w:val="en-AU"/>
                          </w:rPr>
                          <m:t>X</m:t>
                        </w:ins>
                      </m:r>
                    </m:e>
                    <m:sub>
                      <m:r>
                        <w:ins w:id="105" w:author="Gonzalo Ríos" w:date="2026-04-13T00:19:00Z" w16du:dateUtc="2026-04-12T14:19:00Z">
                          <w:rPr>
                            <w:rFonts w:ascii="Cambria Math" w:eastAsiaTheme="minorEastAsia" w:hAnsi="Cambria Math" w:cs="Times New Roman"/>
                            <w:lang w:val="en-AU"/>
                          </w:rPr>
                          <m:t>5</m:t>
                        </w:ins>
                      </m:r>
                    </m:sub>
                  </m:sSub>
                  <m:r>
                    <w:ins w:id="106" w:author="Gonzalo Ríos" w:date="2026-04-13T00:22:00Z" w16du:dateUtc="2026-04-12T14:22:00Z">
                      <w:rPr>
                        <w:rFonts w:ascii="Cambria Math" w:eastAsiaTheme="minorEastAsia" w:hAnsi="Cambria Math" w:cs="Times New Roman"/>
                        <w:lang w:val="en-AU"/>
                      </w:rPr>
                      <m:t>+0.10</m:t>
                    </w:ins>
                  </m:r>
                  <m:sSub>
                    <m:sSubPr>
                      <m:ctrlPr>
                        <w:ins w:id="107" w:author="Gonzalo Ríos" w:date="2026-04-13T00:22:00Z" w16du:dateUtc="2026-04-12T14:22:00Z">
                          <w:rPr>
                            <w:rFonts w:ascii="Cambria Math" w:eastAsiaTheme="minorEastAsia" w:hAnsi="Cambria Math" w:cs="Times New Roman"/>
                            <w:i/>
                            <w:lang w:val="en-AU"/>
                          </w:rPr>
                        </w:ins>
                      </m:ctrlPr>
                    </m:sSubPr>
                    <m:e>
                      <m:r>
                        <w:ins w:id="108" w:author="Gonzalo Ríos" w:date="2026-04-13T00:22:00Z" w16du:dateUtc="2026-04-12T14:22:00Z">
                          <w:rPr>
                            <w:rFonts w:ascii="Cambria Math" w:eastAsiaTheme="minorEastAsia" w:hAnsi="Cambria Math" w:cs="Times New Roman"/>
                            <w:lang w:val="en-AU"/>
                          </w:rPr>
                          <m:t>X</m:t>
                        </w:ins>
                      </m:r>
                    </m:e>
                    <m:sub>
                      <m:r>
                        <w:ins w:id="109" w:author="Gonzalo Ríos" w:date="2026-04-13T00:22:00Z" w16du:dateUtc="2026-04-12T14:22:00Z">
                          <w:rPr>
                            <w:rFonts w:ascii="Cambria Math" w:eastAsiaTheme="minorEastAsia" w:hAnsi="Cambria Math" w:cs="Times New Roman"/>
                            <w:lang w:val="en-AU"/>
                          </w:rPr>
                          <m:t>6</m:t>
                        </w:ins>
                      </m:r>
                    </m:sub>
                  </m:sSub>
                </m:e>
              </m:d>
            </m:e>
          </m:func>
          <m:r>
            <w:ins w:id="110" w:author="Gonzalo Ríos" w:date="2026-04-13T00:23:00Z" w16du:dateUtc="2026-04-12T14:23:00Z">
              <w:rPr>
                <w:rFonts w:ascii="Cambria Math" w:eastAsiaTheme="minorEastAsia" w:hAnsi="Cambria Math" w:cs="Times New Roman"/>
                <w:lang w:val="en-AU"/>
              </w:rPr>
              <m:t>×(</m:t>
            </w:ins>
          </m:r>
          <m:r>
            <w:ins w:id="111" w:author="Gonzalo Ríos" w:date="2026-04-13T00:23:00Z" w16du:dateUtc="2026-04-12T14:23:00Z">
              <w:rPr>
                <w:rFonts w:ascii="Cambria Math" w:eastAsiaTheme="minorEastAsia" w:hAnsi="Cambria Math" w:cs="Times New Roman"/>
                <w:lang w:val="en-AU"/>
              </w:rPr>
              <m:t>AAD</m:t>
            </w:ins>
          </m:r>
          <m:sSub>
            <m:sSubPr>
              <m:ctrlPr>
                <w:ins w:id="112" w:author="Gonzalo Ríos" w:date="2026-04-13T00:23:00Z" w16du:dateUtc="2026-04-12T14:23:00Z">
                  <w:rPr>
                    <w:rFonts w:ascii="Cambria Math" w:eastAsiaTheme="minorEastAsia" w:hAnsi="Cambria Math" w:cs="Times New Roman"/>
                    <w:i/>
                    <w:lang w:val="en-AU"/>
                  </w:rPr>
                </w:ins>
              </m:ctrlPr>
            </m:sSubPr>
            <m:e>
              <m:r>
                <w:ins w:id="113" w:author="Gonzalo Ríos" w:date="2026-04-13T00:23:00Z" w16du:dateUtc="2026-04-12T14:23:00Z">
                  <w:rPr>
                    <w:rFonts w:ascii="Cambria Math" w:eastAsiaTheme="minorEastAsia" w:hAnsi="Cambria Math" w:cs="Times New Roman"/>
                    <w:lang w:val="en-AU"/>
                  </w:rPr>
                  <m:t>T</m:t>
                </w:ins>
              </m:r>
            </m:e>
            <m:sub>
              <m:r>
                <w:ins w:id="114" w:author="Gonzalo Ríos" w:date="2026-04-13T00:23:00Z" w16du:dateUtc="2026-04-12T14:23:00Z">
                  <w:rPr>
                    <w:rFonts w:ascii="Cambria Math" w:eastAsiaTheme="minorEastAsia" w:hAnsi="Cambria Math" w:cs="Times New Roman"/>
                    <w:lang w:val="en-AU"/>
                  </w:rPr>
                  <m:t>i</m:t>
                </w:ins>
              </m:r>
            </m:sub>
          </m:sSub>
          <m:sSup>
            <m:sSupPr>
              <m:ctrlPr>
                <w:ins w:id="115" w:author="Gonzalo Ríos" w:date="2026-04-13T00:23:00Z" w16du:dateUtc="2026-04-12T14:23:00Z">
                  <w:rPr>
                    <w:rFonts w:ascii="Cambria Math" w:eastAsiaTheme="minorEastAsia" w:hAnsi="Cambria Math" w:cs="Times New Roman"/>
                    <w:i/>
                    <w:lang w:val="en-AU"/>
                  </w:rPr>
                </w:ins>
              </m:ctrlPr>
            </m:sSupPr>
            <m:e>
              <m:r>
                <w:ins w:id="116" w:author="Gonzalo Ríos" w:date="2026-04-13T00:23:00Z" w16du:dateUtc="2026-04-12T14:23:00Z">
                  <w:rPr>
                    <w:rFonts w:ascii="Cambria Math" w:eastAsiaTheme="minorEastAsia" w:hAnsi="Cambria Math" w:cs="Times New Roman"/>
                    <w:lang w:val="en-AU"/>
                  </w:rPr>
                  <m:t>)</m:t>
                </w:ins>
              </m:r>
            </m:e>
            <m:sup>
              <m:r>
                <w:ins w:id="117" w:author="Gonzalo Ríos" w:date="2026-04-13T00:26:00Z" w16du:dateUtc="2026-04-12T14:26:00Z">
                  <w:rPr>
                    <w:rFonts w:ascii="Cambria Math" w:eastAsiaTheme="minorEastAsia" w:hAnsi="Cambria Math" w:cs="Times New Roman"/>
                    <w:lang w:val="en-AU"/>
                  </w:rPr>
                  <m:t>5.39×</m:t>
                </w:ins>
              </m:r>
              <m:func>
                <m:funcPr>
                  <m:ctrlPr>
                    <w:rPr>
                      <w:rFonts w:ascii="Cambria Math" w:eastAsiaTheme="minorEastAsia" w:hAnsi="Cambria Math" w:cs="Times New Roman"/>
                      <w:lang w:val="en-AU"/>
                    </w:rPr>
                  </m:ctrlPr>
                </m:funcPr>
                <m:fName>
                  <m:r>
                    <m:rPr>
                      <m:sty m:val="p"/>
                    </m:rPr>
                    <w:rPr>
                      <w:rFonts w:ascii="Cambria Math" w:eastAsiaTheme="minorEastAsia" w:hAnsi="Cambria Math" w:cs="Times New Roman"/>
                      <w:lang w:val="en-AU"/>
                    </w:rPr>
                    <m:t>exp</m:t>
                  </m:r>
                  <m:ctrlPr>
                    <w:rPr>
                      <w:rFonts w:ascii="Cambria Math" w:eastAsiaTheme="minorEastAsia" w:hAnsi="Cambria Math" w:cs="Times New Roman"/>
                      <w:i/>
                      <w:lang w:val="en-AU"/>
                    </w:rPr>
                  </m:ctrlPr>
                </m:fName>
                <m:e>
                  <m:d>
                    <m:dPr>
                      <m:ctrlPr>
                        <w:ins w:id="118" w:author="Gonzalo Ríos" w:date="2026-04-13T00:26:00Z" w16du:dateUtc="2026-04-12T14:26:00Z">
                          <w:rPr>
                            <w:rFonts w:ascii="Cambria Math" w:eastAsiaTheme="minorEastAsia" w:hAnsi="Cambria Math" w:cs="Times New Roman"/>
                            <w:i/>
                            <w:lang w:val="en-AU"/>
                          </w:rPr>
                        </w:ins>
                      </m:ctrlPr>
                    </m:dPr>
                    <m:e>
                      <m:r>
                        <w:ins w:id="119" w:author="Gonzalo Ríos" w:date="2026-04-13T00:26:00Z" w16du:dateUtc="2026-04-12T14:26:00Z">
                          <w:rPr>
                            <w:rFonts w:ascii="Cambria Math" w:eastAsiaTheme="minorEastAsia" w:hAnsi="Cambria Math" w:cs="Times New Roman"/>
                            <w:lang w:val="en-AU"/>
                          </w:rPr>
                          <m:t>-</m:t>
                        </w:ins>
                      </m:r>
                      <m:r>
                        <w:ins w:id="120" w:author="Gonzalo Ríos" w:date="2026-04-13T00:26:00Z" w16du:dateUtc="2026-04-12T14:26:00Z">
                          <w:rPr>
                            <w:rFonts w:ascii="Cambria Math" w:eastAsiaTheme="minorEastAsia" w:hAnsi="Cambria Math" w:cs="Times New Roman"/>
                            <w:lang w:val="en-AU"/>
                          </w:rPr>
                          <m:t>0.01</m:t>
                        </w:ins>
                      </m:r>
                      <m:sSub>
                        <m:sSubPr>
                          <m:ctrlPr>
                            <w:ins w:id="121" w:author="Gonzalo Ríos" w:date="2026-04-13T00:26:00Z" w16du:dateUtc="2026-04-12T14:26:00Z">
                              <w:rPr>
                                <w:rFonts w:ascii="Cambria Math" w:eastAsiaTheme="minorEastAsia" w:hAnsi="Cambria Math" w:cs="Times New Roman"/>
                                <w:i/>
                                <w:lang w:val="en-AU"/>
                              </w:rPr>
                            </w:ins>
                          </m:ctrlPr>
                        </m:sSubPr>
                        <m:e>
                          <m:r>
                            <w:ins w:id="122" w:author="Gonzalo Ríos" w:date="2026-04-13T00:26:00Z" w16du:dateUtc="2026-04-12T14:26:00Z">
                              <w:rPr>
                                <w:rFonts w:ascii="Cambria Math" w:eastAsiaTheme="minorEastAsia" w:hAnsi="Cambria Math" w:cs="Times New Roman"/>
                                <w:lang w:val="en-AU"/>
                              </w:rPr>
                              <m:t>X</m:t>
                            </w:ins>
                          </m:r>
                        </m:e>
                        <m:sub>
                          <m:r>
                            <w:ins w:id="123" w:author="Gonzalo Ríos" w:date="2026-04-13T00:26:00Z" w16du:dateUtc="2026-04-12T14:26:00Z">
                              <w:rPr>
                                <w:rFonts w:ascii="Cambria Math" w:eastAsiaTheme="minorEastAsia" w:hAnsi="Cambria Math" w:cs="Times New Roman"/>
                                <w:lang w:val="en-AU"/>
                              </w:rPr>
                              <m:t>7</m:t>
                            </w:ins>
                          </m:r>
                        </m:sub>
                      </m:sSub>
                    </m:e>
                  </m:d>
                </m:e>
              </m:func>
            </m:sup>
          </m:sSup>
          <m:r>
            <w:ins w:id="124" w:author="Gonzalo Ríos" w:date="2026-04-13T00:27:00Z" w16du:dateUtc="2026-04-12T14:27:00Z">
              <w:rPr>
                <w:rFonts w:ascii="Cambria Math" w:eastAsiaTheme="minorEastAsia" w:hAnsi="Cambria Math" w:cs="Times New Roman"/>
                <w:lang w:val="en-AU"/>
              </w:rPr>
              <m:t xml:space="preserve">            (7)</m:t>
            </w:ins>
          </m:r>
        </m:oMath>
      </m:oMathPara>
    </w:p>
    <w:p w14:paraId="3D694F9C" w14:textId="74A6836F" w:rsidR="004A31EE" w:rsidRDefault="005642F3" w:rsidP="009907BC">
      <w:pPr>
        <w:jc w:val="both"/>
        <w:rPr>
          <w:ins w:id="125" w:author="Gonzalo Ríos" w:date="2026-04-13T00:47:00Z" w16du:dateUtc="2026-04-12T14:47:00Z"/>
          <w:rFonts w:ascii="Times New Roman" w:hAnsi="Times New Roman" w:cs="Times New Roman"/>
          <w:lang w:val="en-AU"/>
        </w:rPr>
      </w:pPr>
      <w:ins w:id="126" w:author="Gonzalo Ríos" w:date="2026-04-13T01:20:00Z" w16du:dateUtc="2026-04-12T15:20:00Z">
        <w:r w:rsidRPr="005642F3">
          <w:rPr>
            <w:rFonts w:ascii="Times New Roman" w:hAnsi="Times New Roman" w:cs="Times New Roman"/>
            <w:lang w:val="en-AU"/>
          </w:rPr>
          <w:t xml:space="preserve">Following the guidelines of the </w:t>
        </w:r>
        <w:r>
          <w:rPr>
            <w:rFonts w:ascii="Times New Roman" w:hAnsi="Times New Roman" w:cs="Times New Roman"/>
            <w:lang w:val="en-AU"/>
          </w:rPr>
          <w:t>HSM</w:t>
        </w:r>
        <w:r w:rsidRPr="005642F3">
          <w:rPr>
            <w:rFonts w:ascii="Times New Roman" w:hAnsi="Times New Roman" w:cs="Times New Roman"/>
            <w:lang w:val="en-AU"/>
          </w:rPr>
          <w:t xml:space="preserve"> for CMF development, the expression in Equation (7) can be applied analogously to Equation (1), incorporating both the SPF and the CMFs derived from the hierarchical structure. In this context, each coefficient in the lower-level expressions can be used to estimate CMFs or CMFunctions based on their corresponding parameter estimates. Equation (8) presents the formulation used to estimate the effect of a variable changing from value </w:t>
        </w:r>
      </w:ins>
      <m:oMath>
        <m:r>
          <w:ins w:id="127" w:author="Gonzalo Ríos" w:date="2026-04-13T01:20:00Z" w16du:dateUtc="2026-04-12T15:20:00Z">
            <w:rPr>
              <w:rFonts w:ascii="Cambria Math" w:hAnsi="Cambria Math" w:cs="Times New Roman"/>
              <w:lang w:val="en-AU"/>
            </w:rPr>
            <m:t>a</m:t>
          </w:ins>
        </m:r>
      </m:oMath>
      <w:ins w:id="128" w:author="Gonzalo Ríos" w:date="2026-04-13T01:20:00Z" w16du:dateUtc="2026-04-12T15:20:00Z">
        <w:r w:rsidRPr="005642F3">
          <w:rPr>
            <w:rFonts w:ascii="Times New Roman" w:hAnsi="Times New Roman" w:cs="Times New Roman"/>
            <w:lang w:val="en-AU"/>
          </w:rPr>
          <w:t xml:space="preserve"> to </w:t>
        </w:r>
      </w:ins>
      <m:oMath>
        <m:r>
          <w:ins w:id="129" w:author="Gonzalo Ríos" w:date="2026-04-13T01:21:00Z" w16du:dateUtc="2026-04-12T15:21:00Z">
            <w:rPr>
              <w:rFonts w:ascii="Cambria Math" w:hAnsi="Cambria Math" w:cs="Times New Roman"/>
              <w:lang w:val="en-AU"/>
            </w:rPr>
            <m:t>b</m:t>
          </w:ins>
        </m:r>
      </m:oMath>
      <w:ins w:id="130" w:author="Gonzalo Ríos" w:date="2026-04-13T01:20:00Z" w16du:dateUtc="2026-04-12T15:20:00Z">
        <w:r w:rsidRPr="005642F3">
          <w:rPr>
            <w:rFonts w:ascii="Times New Roman" w:hAnsi="Times New Roman" w:cs="Times New Roman"/>
            <w:lang w:val="en-AU"/>
          </w:rPr>
          <w:t>, holding all other factors constant.</w:t>
        </w:r>
      </w:ins>
      <w:ins w:id="131" w:author="Gonzalo Ríos" w:date="2026-04-13T00:51:00Z" w16du:dateUtc="2026-04-12T14:51:00Z">
        <w:r w:rsidR="008B172C">
          <w:rPr>
            <w:rFonts w:ascii="Times New Roman" w:hAnsi="Times New Roman" w:cs="Times New Roman"/>
            <w:lang w:val="en-AU"/>
          </w:rPr>
          <w:t xml:space="preserve"> </w:t>
        </w:r>
      </w:ins>
    </w:p>
    <w:p w14:paraId="5861E8F3" w14:textId="7590D771" w:rsidR="004909AF" w:rsidRDefault="004909AF" w:rsidP="009907BC">
      <w:pPr>
        <w:jc w:val="both"/>
        <w:rPr>
          <w:ins w:id="132" w:author="Gonzalo Ríos" w:date="2026-04-13T00:36:00Z" w16du:dateUtc="2026-04-12T14:36:00Z"/>
          <w:rFonts w:ascii="Times New Roman" w:hAnsi="Times New Roman" w:cs="Times New Roman"/>
          <w:lang w:val="en-AU"/>
        </w:rPr>
      </w:pPr>
      <m:oMathPara>
        <m:oMath>
          <m:r>
            <w:ins w:id="133" w:author="Gonzalo Ríos" w:date="2026-04-13T00:48:00Z" w16du:dateUtc="2026-04-12T14:48:00Z">
              <w:rPr>
                <w:rFonts w:ascii="Cambria Math" w:hAnsi="Cambria Math" w:cs="Times New Roman"/>
                <w:lang w:val="en-AU"/>
              </w:rPr>
              <m:t>CMF</m:t>
            </w:ins>
          </m:r>
          <m:d>
            <m:dPr>
              <m:ctrlPr>
                <w:ins w:id="134" w:author="Gonzalo Ríos" w:date="2026-04-13T00:48:00Z" w16du:dateUtc="2026-04-12T14:48:00Z">
                  <w:rPr>
                    <w:rFonts w:ascii="Cambria Math" w:hAnsi="Cambria Math" w:cs="Times New Roman"/>
                    <w:i/>
                    <w:lang w:val="en-AU"/>
                  </w:rPr>
                </w:ins>
              </m:ctrlPr>
            </m:dPr>
            <m:e>
              <m:r>
                <w:ins w:id="135" w:author="Gonzalo Ríos" w:date="2026-04-13T00:48:00Z" w16du:dateUtc="2026-04-12T14:48:00Z">
                  <w:rPr>
                    <w:rFonts w:ascii="Cambria Math" w:hAnsi="Cambria Math" w:cs="Times New Roman"/>
                    <w:lang w:val="en-AU"/>
                  </w:rPr>
                  <m:t>a→b</m:t>
                </w:ins>
              </m:r>
            </m:e>
          </m:d>
          <m:r>
            <w:ins w:id="136" w:author="Gonzalo Ríos" w:date="2026-04-13T00:48:00Z" w16du:dateUtc="2026-04-12T14:48:00Z">
              <w:rPr>
                <w:rFonts w:ascii="Cambria Math" w:eastAsiaTheme="minorEastAsia" w:hAnsi="Cambria Math" w:cs="Times New Roman"/>
                <w:lang w:val="en-AU"/>
              </w:rPr>
              <m:t>=</m:t>
            </w:ins>
          </m:r>
          <m:f>
            <m:fPr>
              <m:ctrlPr>
                <w:ins w:id="137" w:author="Gonzalo Ríos" w:date="2026-04-13T00:48:00Z" w16du:dateUtc="2026-04-12T14:48:00Z">
                  <w:rPr>
                    <w:rFonts w:ascii="Cambria Math" w:eastAsiaTheme="minorEastAsia" w:hAnsi="Cambria Math" w:cs="Times New Roman"/>
                    <w:i/>
                    <w:lang w:val="en-AU"/>
                  </w:rPr>
                </w:ins>
              </m:ctrlPr>
            </m:fPr>
            <m:num>
              <m:acc>
                <m:accPr>
                  <m:ctrlPr>
                    <w:ins w:id="138" w:author="Gonzalo Ríos" w:date="2026-04-13T00:48:00Z" w16du:dateUtc="2026-04-12T14:48:00Z">
                      <w:rPr>
                        <w:rFonts w:ascii="Cambria Math" w:eastAsiaTheme="minorEastAsia" w:hAnsi="Cambria Math" w:cs="Times New Roman"/>
                        <w:i/>
                        <w:lang w:val="en-AU"/>
                      </w:rPr>
                    </w:ins>
                  </m:ctrlPr>
                </m:accPr>
                <m:e>
                  <m:sSub>
                    <m:sSubPr>
                      <m:ctrlPr>
                        <w:ins w:id="139" w:author="Gonzalo Ríos" w:date="2026-04-13T00:48:00Z" w16du:dateUtc="2026-04-12T14:48:00Z">
                          <w:rPr>
                            <w:rFonts w:ascii="Cambria Math" w:eastAsiaTheme="minorEastAsia" w:hAnsi="Cambria Math" w:cs="Times New Roman"/>
                            <w:i/>
                            <w:lang w:val="en-AU"/>
                          </w:rPr>
                        </w:ins>
                      </m:ctrlPr>
                    </m:sSubPr>
                    <m:e>
                      <m:r>
                        <w:ins w:id="140" w:author="Gonzalo Ríos" w:date="2026-04-13T00:48:00Z" w16du:dateUtc="2026-04-12T14:48:00Z">
                          <w:rPr>
                            <w:rFonts w:ascii="Cambria Math" w:eastAsiaTheme="minorEastAsia" w:hAnsi="Cambria Math" w:cs="Times New Roman"/>
                            <w:lang w:val="en-AU"/>
                          </w:rPr>
                          <m:t>N</m:t>
                        </w:ins>
                      </m:r>
                    </m:e>
                    <m:sub>
                      <m:r>
                        <w:ins w:id="141" w:author="Gonzalo Ríos" w:date="2026-04-13T00:49:00Z" w16du:dateUtc="2026-04-12T14:49:00Z">
                          <w:rPr>
                            <w:rFonts w:ascii="Cambria Math" w:eastAsiaTheme="minorEastAsia" w:hAnsi="Cambria Math" w:cs="Times New Roman"/>
                            <w:lang w:val="en-AU"/>
                          </w:rPr>
                          <m:t>b</m:t>
                        </w:ins>
                      </m:r>
                    </m:sub>
                  </m:sSub>
                </m:e>
              </m:acc>
            </m:num>
            <m:den>
              <m:acc>
                <m:accPr>
                  <m:ctrlPr>
                    <w:ins w:id="142" w:author="Gonzalo Ríos" w:date="2026-04-13T00:48:00Z" w16du:dateUtc="2026-04-12T14:48:00Z">
                      <w:rPr>
                        <w:rFonts w:ascii="Cambria Math" w:eastAsiaTheme="minorEastAsia" w:hAnsi="Cambria Math" w:cs="Times New Roman"/>
                        <w:i/>
                        <w:lang w:val="en-AU"/>
                      </w:rPr>
                    </w:ins>
                  </m:ctrlPr>
                </m:accPr>
                <m:e>
                  <m:sSub>
                    <m:sSubPr>
                      <m:ctrlPr>
                        <w:ins w:id="143" w:author="Gonzalo Ríos" w:date="2026-04-13T00:48:00Z" w16du:dateUtc="2026-04-12T14:48:00Z">
                          <w:rPr>
                            <w:rFonts w:ascii="Cambria Math" w:eastAsiaTheme="minorEastAsia" w:hAnsi="Cambria Math" w:cs="Times New Roman"/>
                            <w:i/>
                            <w:lang w:val="en-AU"/>
                          </w:rPr>
                        </w:ins>
                      </m:ctrlPr>
                    </m:sSubPr>
                    <m:e>
                      <m:r>
                        <w:ins w:id="144" w:author="Gonzalo Ríos" w:date="2026-04-13T00:48:00Z" w16du:dateUtc="2026-04-12T14:48:00Z">
                          <w:rPr>
                            <w:rFonts w:ascii="Cambria Math" w:eastAsiaTheme="minorEastAsia" w:hAnsi="Cambria Math" w:cs="Times New Roman"/>
                            <w:lang w:val="en-AU"/>
                          </w:rPr>
                          <m:t>N</m:t>
                        </w:ins>
                      </m:r>
                    </m:e>
                    <m:sub>
                      <m:r>
                        <w:ins w:id="145" w:author="Gonzalo Ríos" w:date="2026-04-13T00:49:00Z" w16du:dateUtc="2026-04-12T14:49:00Z">
                          <w:rPr>
                            <w:rFonts w:ascii="Cambria Math" w:eastAsiaTheme="minorEastAsia" w:hAnsi="Cambria Math" w:cs="Times New Roman"/>
                            <w:lang w:val="en-AU"/>
                          </w:rPr>
                          <m:t>a</m:t>
                        </w:ins>
                      </m:r>
                    </m:sub>
                  </m:sSub>
                </m:e>
              </m:acc>
            </m:den>
          </m:f>
          <m:r>
            <w:ins w:id="146" w:author="Gonzalo Ríos" w:date="2026-04-13T00:48:00Z" w16du:dateUtc="2026-04-12T14:48:00Z">
              <w:rPr>
                <w:rFonts w:ascii="Cambria Math" w:eastAsiaTheme="minorEastAsia" w:hAnsi="Cambria Math" w:cs="Times New Roman"/>
                <w:lang w:val="en-AU"/>
              </w:rPr>
              <m:t>=</m:t>
            </w:ins>
          </m:r>
          <m:f>
            <m:fPr>
              <m:ctrlPr>
                <w:ins w:id="147" w:author="Gonzalo Ríos" w:date="2026-04-13T00:48:00Z" w16du:dateUtc="2026-04-12T14:48:00Z">
                  <w:rPr>
                    <w:rFonts w:ascii="Cambria Math" w:eastAsiaTheme="minorEastAsia" w:hAnsi="Cambria Math" w:cs="Times New Roman"/>
                    <w:i/>
                    <w:lang w:val="en-AU"/>
                  </w:rPr>
                </w:ins>
              </m:ctrlPr>
            </m:fPr>
            <m:num>
              <m:r>
                <m:rPr>
                  <m:sty m:val="p"/>
                </m:rPr>
                <w:rPr>
                  <w:rFonts w:ascii="Cambria Math" w:eastAsiaTheme="minorEastAsia" w:hAnsi="Cambria Math" w:cs="Times New Roman"/>
                  <w:lang w:val="en-AU"/>
                </w:rPr>
                <m:t>exp⁡</m:t>
              </m:r>
              <m:r>
                <w:ins w:id="148" w:author="Gonzalo Ríos" w:date="2026-04-13T00:49:00Z" w16du:dateUtc="2026-04-12T14:49:00Z">
                  <w:rPr>
                    <w:rFonts w:ascii="Cambria Math" w:eastAsiaTheme="minorEastAsia" w:hAnsi="Cambria Math" w:cs="Times New Roman"/>
                    <w:lang w:val="en-AU"/>
                  </w:rPr>
                  <m:t>(</m:t>
                </w:ins>
              </m:r>
              <m:sSub>
                <m:sSubPr>
                  <m:ctrlPr>
                    <w:ins w:id="149" w:author="Gonzalo Ríos" w:date="2026-04-13T00:49:00Z" w16du:dateUtc="2026-04-12T14:49:00Z">
                      <w:rPr>
                        <w:rFonts w:ascii="Cambria Math" w:eastAsiaTheme="minorEastAsia" w:hAnsi="Cambria Math" w:cs="Times New Roman"/>
                        <w:i/>
                        <w:lang w:val="en-AU"/>
                      </w:rPr>
                    </w:ins>
                  </m:ctrlPr>
                </m:sSubPr>
                <m:e>
                  <m:r>
                    <w:ins w:id="150" w:author="Gonzalo Ríos" w:date="2026-04-13T00:49:00Z" w16du:dateUtc="2026-04-12T14:49:00Z">
                      <w:rPr>
                        <w:rFonts w:ascii="Cambria Math" w:eastAsiaTheme="minorEastAsia" w:hAnsi="Cambria Math" w:cs="Times New Roman"/>
                        <w:lang w:val="en-AU"/>
                      </w:rPr>
                      <m:t>a</m:t>
                    </w:ins>
                  </m:r>
                </m:e>
                <m:sub>
                  <m:r>
                    <w:ins w:id="151" w:author="Gonzalo Ríos" w:date="2026-04-13T00:49:00Z" w16du:dateUtc="2026-04-12T14:49:00Z">
                      <w:rPr>
                        <w:rFonts w:ascii="Cambria Math" w:eastAsiaTheme="minorEastAsia" w:hAnsi="Cambria Math" w:cs="Times New Roman"/>
                        <w:lang w:val="en-AU"/>
                      </w:rPr>
                      <m:t>1</m:t>
                    </w:ins>
                  </m:r>
                </m:sub>
              </m:sSub>
              <m:r>
                <w:ins w:id="152" w:author="Gonzalo Ríos" w:date="2026-04-13T00:49:00Z" w16du:dateUtc="2026-04-12T14:49:00Z">
                  <w:rPr>
                    <w:rFonts w:ascii="Cambria Math" w:eastAsiaTheme="minorEastAsia" w:hAnsi="Cambria Math" w:cs="Times New Roman"/>
                    <w:lang w:val="en-AU"/>
                  </w:rPr>
                  <m:t>b)</m:t>
                </w:ins>
              </m:r>
            </m:num>
            <m:den>
              <m:r>
                <m:rPr>
                  <m:sty m:val="p"/>
                </m:rPr>
                <w:rPr>
                  <w:rFonts w:ascii="Cambria Math" w:eastAsiaTheme="minorEastAsia" w:hAnsi="Cambria Math" w:cs="Times New Roman"/>
                  <w:lang w:val="en-AU"/>
                </w:rPr>
                <m:t>exp⁡</m:t>
              </m:r>
              <m:r>
                <w:ins w:id="153" w:author="Gonzalo Ríos" w:date="2026-04-13T00:49:00Z" w16du:dateUtc="2026-04-12T14:49:00Z">
                  <w:rPr>
                    <w:rFonts w:ascii="Cambria Math" w:eastAsiaTheme="minorEastAsia" w:hAnsi="Cambria Math" w:cs="Times New Roman"/>
                    <w:lang w:val="en-AU"/>
                  </w:rPr>
                  <m:t>(</m:t>
                </w:ins>
              </m:r>
              <m:sSub>
                <m:sSubPr>
                  <m:ctrlPr>
                    <w:ins w:id="154" w:author="Gonzalo Ríos" w:date="2026-04-13T00:49:00Z" w16du:dateUtc="2026-04-12T14:49:00Z">
                      <w:rPr>
                        <w:rFonts w:ascii="Cambria Math" w:eastAsiaTheme="minorEastAsia" w:hAnsi="Cambria Math" w:cs="Times New Roman"/>
                        <w:i/>
                        <w:lang w:val="en-AU"/>
                      </w:rPr>
                    </w:ins>
                  </m:ctrlPr>
                </m:sSubPr>
                <m:e>
                  <m:r>
                    <w:ins w:id="155" w:author="Gonzalo Ríos" w:date="2026-04-13T00:49:00Z" w16du:dateUtc="2026-04-12T14:49:00Z">
                      <w:rPr>
                        <w:rFonts w:ascii="Cambria Math" w:eastAsiaTheme="minorEastAsia" w:hAnsi="Cambria Math" w:cs="Times New Roman"/>
                        <w:lang w:val="en-AU"/>
                      </w:rPr>
                      <m:t>a</m:t>
                    </w:ins>
                  </m:r>
                </m:e>
                <m:sub>
                  <m:r>
                    <w:ins w:id="156" w:author="Gonzalo Ríos" w:date="2026-04-13T00:49:00Z" w16du:dateUtc="2026-04-12T14:49:00Z">
                      <w:rPr>
                        <w:rFonts w:ascii="Cambria Math" w:eastAsiaTheme="minorEastAsia" w:hAnsi="Cambria Math" w:cs="Times New Roman"/>
                        <w:lang w:val="en-AU"/>
                      </w:rPr>
                      <m:t>1</m:t>
                    </w:ins>
                  </m:r>
                </m:sub>
              </m:sSub>
              <m:r>
                <w:ins w:id="157" w:author="Gonzalo Ríos" w:date="2026-04-13T00:49:00Z" w16du:dateUtc="2026-04-12T14:49:00Z">
                  <w:rPr>
                    <w:rFonts w:ascii="Cambria Math" w:eastAsiaTheme="minorEastAsia" w:hAnsi="Cambria Math" w:cs="Times New Roman"/>
                    <w:lang w:val="en-AU"/>
                  </w:rPr>
                  <m:t>a)</m:t>
                </w:ins>
              </m:r>
            </m:den>
          </m:f>
          <m:r>
            <w:ins w:id="158" w:author="Gonzalo Ríos" w:date="2026-04-13T00:49:00Z" w16du:dateUtc="2026-04-12T14:49:00Z">
              <w:rPr>
                <w:rFonts w:ascii="Cambria Math" w:eastAsiaTheme="minorEastAsia" w:hAnsi="Cambria Math" w:cs="Times New Roman"/>
                <w:lang w:val="en-AU"/>
              </w:rPr>
              <m:t>=</m:t>
            </w:ins>
          </m:r>
          <m:func>
            <m:funcPr>
              <m:ctrlPr>
                <w:rPr>
                  <w:rFonts w:ascii="Cambria Math" w:eastAsiaTheme="minorEastAsia" w:hAnsi="Cambria Math" w:cs="Times New Roman"/>
                  <w:i/>
                  <w:lang w:val="en-AU"/>
                </w:rPr>
              </m:ctrlPr>
            </m:funcPr>
            <m:fName>
              <m:r>
                <m:rPr>
                  <m:sty m:val="p"/>
                </m:rPr>
                <w:rPr>
                  <w:rFonts w:ascii="Cambria Math" w:eastAsiaTheme="minorEastAsia" w:hAnsi="Cambria Math" w:cs="Times New Roman"/>
                  <w:lang w:val="en-AU"/>
                </w:rPr>
                <m:t>exp</m:t>
              </m:r>
            </m:fName>
            <m:e>
              <m:d>
                <m:dPr>
                  <m:ctrlPr>
                    <w:ins w:id="159" w:author="Gonzalo Ríos" w:date="2026-04-13T00:49:00Z" w16du:dateUtc="2026-04-12T14:49:00Z">
                      <w:rPr>
                        <w:rFonts w:ascii="Cambria Math" w:eastAsiaTheme="minorEastAsia" w:hAnsi="Cambria Math" w:cs="Times New Roman"/>
                        <w:i/>
                        <w:lang w:val="en-AU"/>
                      </w:rPr>
                    </w:ins>
                  </m:ctrlPr>
                </m:dPr>
                <m:e>
                  <m:sSub>
                    <m:sSubPr>
                      <m:ctrlPr>
                        <w:ins w:id="160" w:author="Gonzalo Ríos" w:date="2026-04-13T00:49:00Z" w16du:dateUtc="2026-04-12T14:49:00Z">
                          <w:rPr>
                            <w:rFonts w:ascii="Cambria Math" w:eastAsiaTheme="minorEastAsia" w:hAnsi="Cambria Math" w:cs="Times New Roman"/>
                            <w:i/>
                            <w:lang w:val="en-AU"/>
                          </w:rPr>
                        </w:ins>
                      </m:ctrlPr>
                    </m:sSubPr>
                    <m:e>
                      <m:r>
                        <w:ins w:id="161" w:author="Gonzalo Ríos" w:date="2026-04-13T00:49:00Z" w16du:dateUtc="2026-04-12T14:49:00Z">
                          <w:rPr>
                            <w:rFonts w:ascii="Cambria Math" w:eastAsiaTheme="minorEastAsia" w:hAnsi="Cambria Math" w:cs="Times New Roman"/>
                            <w:lang w:val="en-AU"/>
                          </w:rPr>
                          <m:t>a</m:t>
                        </w:ins>
                      </m:r>
                    </m:e>
                    <m:sub>
                      <m:r>
                        <w:ins w:id="162" w:author="Gonzalo Ríos" w:date="2026-04-13T00:49:00Z" w16du:dateUtc="2026-04-12T14:49:00Z">
                          <w:rPr>
                            <w:rFonts w:ascii="Cambria Math" w:eastAsiaTheme="minorEastAsia" w:hAnsi="Cambria Math" w:cs="Times New Roman"/>
                            <w:lang w:val="en-AU"/>
                          </w:rPr>
                          <m:t>1</m:t>
                        </w:ins>
                      </m:r>
                    </m:sub>
                  </m:sSub>
                  <m:d>
                    <m:dPr>
                      <m:ctrlPr>
                        <w:ins w:id="163" w:author="Gonzalo Ríos" w:date="2026-04-13T00:49:00Z" w16du:dateUtc="2026-04-12T14:49:00Z">
                          <w:rPr>
                            <w:rFonts w:ascii="Cambria Math" w:eastAsiaTheme="minorEastAsia" w:hAnsi="Cambria Math" w:cs="Times New Roman"/>
                            <w:i/>
                            <w:lang w:val="en-AU"/>
                          </w:rPr>
                        </w:ins>
                      </m:ctrlPr>
                    </m:dPr>
                    <m:e>
                      <m:r>
                        <w:ins w:id="164" w:author="Gonzalo Ríos" w:date="2026-04-13T00:49:00Z" w16du:dateUtc="2026-04-12T14:49:00Z">
                          <w:rPr>
                            <w:rFonts w:ascii="Cambria Math" w:eastAsiaTheme="minorEastAsia" w:hAnsi="Cambria Math" w:cs="Times New Roman"/>
                            <w:lang w:val="en-AU"/>
                          </w:rPr>
                          <m:t>b-a</m:t>
                        </w:ins>
                      </m:r>
                    </m:e>
                  </m:d>
                </m:e>
              </m:d>
            </m:e>
          </m:func>
          <m:r>
            <w:ins w:id="165" w:author="Gonzalo Ríos" w:date="2026-04-13T00:49:00Z" w16du:dateUtc="2026-04-12T14:49:00Z">
              <w:rPr>
                <w:rFonts w:ascii="Cambria Math" w:eastAsiaTheme="minorEastAsia" w:hAnsi="Cambria Math" w:cs="Times New Roman"/>
                <w:lang w:val="en-AU"/>
              </w:rPr>
              <m:t xml:space="preserve">   (8)</m:t>
            </w:ins>
          </m:r>
        </m:oMath>
      </m:oMathPara>
    </w:p>
    <w:p w14:paraId="1ECEDE10" w14:textId="15C1EF51" w:rsidR="005B7CF6" w:rsidRDefault="005642F3" w:rsidP="009907BC">
      <w:pPr>
        <w:jc w:val="both"/>
        <w:rPr>
          <w:ins w:id="166" w:author="Gonzalo Ríos" w:date="2026-04-13T01:40:00Z" w16du:dateUtc="2026-04-12T15:40:00Z"/>
          <w:rFonts w:ascii="Times New Roman" w:hAnsi="Times New Roman" w:cs="Times New Roman"/>
        </w:rPr>
      </w:pPr>
      <w:ins w:id="167" w:author="Gonzalo Ríos" w:date="2026-04-13T01:22:00Z">
        <w:r w:rsidRPr="005642F3">
          <w:rPr>
            <w:rFonts w:ascii="Times New Roman" w:hAnsi="Times New Roman" w:cs="Times New Roman"/>
          </w:rPr>
          <w:t>The estimation results indicate that the number of interchanges has a coefficient of</w:t>
        </w:r>
      </w:ins>
      <w:ins w:id="168" w:author="Gonzalo Ríos" w:date="2026-04-13T00:37:00Z" w16du:dateUtc="2026-04-12T14:37:00Z">
        <w:r w:rsidR="005B7CF6">
          <w:rPr>
            <w:rFonts w:ascii="Times New Roman" w:hAnsi="Times New Roman" w:cs="Times New Roman"/>
            <w:lang w:val="en-AU"/>
          </w:rPr>
          <w:t xml:space="preserve"> </w:t>
        </w:r>
      </w:ins>
      <m:oMath>
        <m:r>
          <w:ins w:id="169" w:author="Gonzalo Ríos" w:date="2026-04-13T00:37:00Z" w16du:dateUtc="2026-04-12T14:37:00Z">
            <w:rPr>
              <w:rFonts w:ascii="Cambria Math" w:hAnsi="Cambria Math" w:cs="Times New Roman"/>
              <w:lang w:val="en-AU"/>
            </w:rPr>
            <m:t>α=0.42</m:t>
          </w:ins>
        </m:r>
      </m:oMath>
      <w:ins w:id="170" w:author="Gonzalo Ríos" w:date="2026-04-13T01:22:00Z" w16du:dateUtc="2026-04-12T15:22:00Z">
        <w:r w:rsidRPr="005642F3">
          <w:t xml:space="preserve"> </w:t>
        </w:r>
      </w:ins>
      <w:ins w:id="171" w:author="Gonzalo Ríos" w:date="2026-04-13T01:22:00Z">
        <w:r w:rsidRPr="005642F3">
          <w:rPr>
            <w:rFonts w:ascii="Times New Roman" w:eastAsiaTheme="minorEastAsia" w:hAnsi="Times New Roman" w:cs="Times New Roman"/>
          </w:rPr>
          <w:t>, implying that a one-unit increase in the number of interchanges is associated with an approximate 52% increase in crashes</w:t>
        </w:r>
      </w:ins>
      <w:ins w:id="172" w:author="Gonzalo Ríos" w:date="2026-04-13T00:41:00Z" w16du:dateUtc="2026-04-12T14:41:00Z">
        <w:r w:rsidR="004909AF">
          <w:rPr>
            <w:rFonts w:ascii="Times New Roman" w:eastAsiaTheme="minorEastAsia" w:hAnsi="Times New Roman" w:cs="Times New Roman"/>
            <w:lang w:val="en-AU"/>
          </w:rPr>
          <w:t xml:space="preserve">. </w:t>
        </w:r>
      </w:ins>
      <w:ins w:id="173" w:author="Gonzalo Ríos" w:date="2026-04-13T01:22:00Z">
        <w:r w:rsidRPr="005642F3">
          <w:rPr>
            <w:rFonts w:ascii="Times New Roman" w:eastAsiaTheme="minorEastAsia" w:hAnsi="Times New Roman" w:cs="Times New Roman"/>
          </w:rPr>
          <w:t>Similarly, a one-unit increase in the number of curves in a road segment leads to an increase of about 9.4% in crashes</w:t>
        </w:r>
      </w:ins>
      <w:ins w:id="174" w:author="Gonzalo Ríos" w:date="2026-04-13T01:22:00Z" w16du:dateUtc="2026-04-12T15:22:00Z">
        <w:r>
          <w:rPr>
            <w:rFonts w:ascii="Times New Roman" w:eastAsiaTheme="minorEastAsia" w:hAnsi="Times New Roman" w:cs="Times New Roman"/>
          </w:rPr>
          <w:t xml:space="preserve"> </w:t>
        </w:r>
      </w:ins>
      <m:oMath>
        <m:r>
          <w:ins w:id="175" w:author="Gonzalo Ríos" w:date="2026-04-13T01:22:00Z" w16du:dateUtc="2026-04-12T15:22:00Z">
            <w:rPr>
              <w:rFonts w:ascii="Cambria Math" w:eastAsiaTheme="minorEastAsia" w:hAnsi="Cambria Math" w:cs="Times New Roman"/>
            </w:rPr>
            <m:t>(α=</m:t>
          </w:ins>
        </m:r>
        <m:r>
          <w:ins w:id="176" w:author="Gonzalo Ríos" w:date="2026-04-13T01:23:00Z" w16du:dateUtc="2026-04-12T15:23:00Z">
            <w:rPr>
              <w:rFonts w:ascii="Cambria Math" w:eastAsiaTheme="minorEastAsia" w:hAnsi="Cambria Math" w:cs="Times New Roman"/>
            </w:rPr>
            <m:t>0.09)</m:t>
          </w:ins>
        </m:r>
      </m:oMath>
      <w:ins w:id="177" w:author="Gonzalo Ríos" w:date="2026-04-13T00:41:00Z" w16du:dateUtc="2026-04-12T14:41:00Z">
        <w:r w:rsidR="004909AF">
          <w:rPr>
            <w:rFonts w:ascii="Times New Roman" w:eastAsiaTheme="minorEastAsia" w:hAnsi="Times New Roman" w:cs="Times New Roman"/>
            <w:lang w:val="en-AU"/>
          </w:rPr>
          <w:t xml:space="preserve">. </w:t>
        </w:r>
      </w:ins>
      <w:ins w:id="178" w:author="Gonzalo Ríos" w:date="2026-04-13T01:23:00Z">
        <w:r w:rsidRPr="005642F3">
          <w:rPr>
            <w:rFonts w:ascii="Times New Roman" w:eastAsiaTheme="minorEastAsia" w:hAnsi="Times New Roman" w:cs="Times New Roman"/>
          </w:rPr>
          <w:t>In contrast, increasing lane width by one foot is associated with a reduction of approximately 4.8% in crashes</w:t>
        </w:r>
      </w:ins>
      <w:ins w:id="179" w:author="Gonzalo Ríos" w:date="2026-04-13T01:23:00Z" w16du:dateUtc="2026-04-12T15:23:00Z">
        <w:r>
          <w:rPr>
            <w:rFonts w:ascii="Times New Roman" w:eastAsiaTheme="minorEastAsia" w:hAnsi="Times New Roman" w:cs="Times New Roman"/>
          </w:rPr>
          <w:t xml:space="preserve"> (</w:t>
        </w:r>
      </w:ins>
      <m:oMath>
        <m:r>
          <w:ins w:id="180" w:author="Gonzalo Ríos" w:date="2026-04-13T01:23:00Z" w16du:dateUtc="2026-04-12T15:23:00Z">
            <w:rPr>
              <w:rFonts w:ascii="Cambria Math" w:eastAsiaTheme="minorEastAsia" w:hAnsi="Cambria Math" w:cs="Times New Roman"/>
            </w:rPr>
            <m:t>α=-0.05)</m:t>
          </w:ins>
        </m:r>
      </m:oMath>
      <w:ins w:id="181" w:author="Gonzalo Ríos" w:date="2026-04-13T00:43:00Z" w16du:dateUtc="2026-04-12T14:43:00Z">
        <w:r w:rsidR="004909AF">
          <w:rPr>
            <w:rFonts w:ascii="Times New Roman" w:eastAsiaTheme="minorEastAsia" w:hAnsi="Times New Roman" w:cs="Times New Roman"/>
            <w:lang w:val="en-AU"/>
          </w:rPr>
          <w:t xml:space="preserve">. </w:t>
        </w:r>
      </w:ins>
      <w:ins w:id="182" w:author="Gonzalo Ríos" w:date="2026-04-13T01:23:00Z">
        <w:r w:rsidRPr="005642F3">
          <w:rPr>
            <w:rFonts w:ascii="Times New Roman" w:eastAsiaTheme="minorEastAsia" w:hAnsi="Times New Roman" w:cs="Times New Roman"/>
          </w:rPr>
          <w:t>An increase of 1% in the maximum grade difference within a road segment is associated with an 8.3% increase in crashes</w:t>
        </w:r>
      </w:ins>
      <w:ins w:id="183" w:author="Gonzalo Ríos" w:date="2026-04-13T01:23:00Z" w16du:dateUtc="2026-04-12T15:23:00Z">
        <w:r>
          <w:rPr>
            <w:rFonts w:ascii="Times New Roman" w:eastAsiaTheme="minorEastAsia" w:hAnsi="Times New Roman" w:cs="Times New Roman"/>
          </w:rPr>
          <w:t xml:space="preserve"> (</w:t>
        </w:r>
      </w:ins>
      <m:oMath>
        <m:r>
          <w:ins w:id="184" w:author="Gonzalo Ríos" w:date="2026-04-13T01:23:00Z" w16du:dateUtc="2026-04-12T15:23:00Z">
            <w:rPr>
              <w:rFonts w:ascii="Cambria Math" w:eastAsiaTheme="minorEastAsia" w:hAnsi="Cambria Math" w:cs="Times New Roman"/>
            </w:rPr>
            <m:t>α=0.08)</m:t>
          </w:ins>
        </m:r>
      </m:oMath>
      <w:ins w:id="185" w:author="Gonzalo Ríos" w:date="2026-04-13T00:45:00Z" w16du:dateUtc="2026-04-12T14:45:00Z">
        <w:r w:rsidR="004909AF">
          <w:rPr>
            <w:rFonts w:ascii="Times New Roman" w:eastAsiaTheme="minorEastAsia" w:hAnsi="Times New Roman" w:cs="Times New Roman"/>
            <w:lang w:val="en-AU"/>
          </w:rPr>
          <w:t xml:space="preserve">. </w:t>
        </w:r>
      </w:ins>
      <w:ins w:id="186" w:author="Gonzalo Ríos" w:date="2026-04-13T01:24:00Z">
        <w:r w:rsidRPr="005642F3">
          <w:rPr>
            <w:rFonts w:ascii="Times New Roman" w:eastAsiaTheme="minorEastAsia" w:hAnsi="Times New Roman" w:cs="Times New Roman"/>
          </w:rPr>
          <w:t>Additionally, a one-foot increase in shoulder width corresponds to a reduction of about 35% in crashes</w:t>
        </w:r>
      </w:ins>
      <w:ins w:id="187" w:author="Gonzalo Ríos" w:date="2026-04-13T01:24:00Z" w16du:dateUtc="2026-04-12T15:24:00Z">
        <w:r>
          <w:rPr>
            <w:rFonts w:ascii="Times New Roman" w:eastAsiaTheme="minorEastAsia" w:hAnsi="Times New Roman" w:cs="Times New Roman"/>
          </w:rPr>
          <w:t xml:space="preserve"> (</w:t>
        </w:r>
      </w:ins>
      <m:oMath>
        <m:r>
          <w:ins w:id="188" w:author="Gonzalo Ríos" w:date="2026-04-13T01:25:00Z" w16du:dateUtc="2026-04-12T15:25:00Z">
            <w:rPr>
              <w:rFonts w:ascii="Cambria Math" w:eastAsiaTheme="minorEastAsia" w:hAnsi="Cambria Math" w:cs="Times New Roman"/>
            </w:rPr>
            <m:t>α=-0.44)</m:t>
          </w:ins>
        </m:r>
      </m:oMath>
      <w:ins w:id="189" w:author="Gonzalo Ríos" w:date="2026-04-13T00:47:00Z" w16du:dateUtc="2026-04-12T14:47:00Z">
        <w:r w:rsidR="004909AF">
          <w:rPr>
            <w:rFonts w:ascii="Times New Roman" w:eastAsiaTheme="minorEastAsia" w:hAnsi="Times New Roman" w:cs="Times New Roman"/>
            <w:lang w:val="en-AU"/>
          </w:rPr>
          <w:t>.</w:t>
        </w:r>
      </w:ins>
      <w:ins w:id="190" w:author="Gonzalo Ríos" w:date="2026-04-13T00:53:00Z" w16du:dateUtc="2026-04-12T14:53:00Z">
        <w:r w:rsidR="008B172C">
          <w:rPr>
            <w:rFonts w:ascii="Times New Roman" w:eastAsiaTheme="minorEastAsia" w:hAnsi="Times New Roman" w:cs="Times New Roman"/>
            <w:lang w:val="en-AU"/>
          </w:rPr>
          <w:t xml:space="preserve"> </w:t>
        </w:r>
      </w:ins>
      <w:ins w:id="191" w:author="Gonzalo Ríos" w:date="2026-04-13T01:25:00Z">
        <w:r w:rsidRPr="005642F3">
          <w:rPr>
            <w:rFonts w:ascii="Times New Roman" w:hAnsi="Times New Roman" w:cs="Times New Roman"/>
          </w:rPr>
          <w:t xml:space="preserve">Furthermore, it is important to note that, in Equation (7), the terms associated with AADT function as the base SPF, consistent with the recommendations of the </w:t>
        </w:r>
      </w:ins>
      <w:ins w:id="192" w:author="Gonzalo Ríos" w:date="2026-04-13T01:25:00Z" w16du:dateUtc="2026-04-12T15:25:00Z">
        <w:r>
          <w:rPr>
            <w:rFonts w:ascii="Times New Roman" w:hAnsi="Times New Roman" w:cs="Times New Roman"/>
          </w:rPr>
          <w:t>HSM</w:t>
        </w:r>
      </w:ins>
      <w:ins w:id="193" w:author="Gonzalo Ríos" w:date="2026-04-13T01:25:00Z">
        <w:r w:rsidRPr="005642F3">
          <w:rPr>
            <w:rFonts w:ascii="Times New Roman" w:hAnsi="Times New Roman" w:cs="Times New Roman"/>
          </w:rPr>
          <w:t xml:space="preserve"> outlined in Equation (1).</w:t>
        </w:r>
      </w:ins>
    </w:p>
    <w:p w14:paraId="7DF8343B" w14:textId="45E2BC7B" w:rsidR="00A61820" w:rsidRDefault="00A61820" w:rsidP="009907BC">
      <w:pPr>
        <w:jc w:val="both"/>
        <w:rPr>
          <w:ins w:id="194" w:author="Gonzalo Ríos" w:date="2026-04-13T01:28:00Z" w16du:dateUtc="2026-04-12T15:28:00Z"/>
          <w:rFonts w:ascii="Times New Roman" w:hAnsi="Times New Roman" w:cs="Times New Roman"/>
        </w:rPr>
      </w:pPr>
      <w:ins w:id="195" w:author="Gonzalo Ríos" w:date="2026-04-13T01:40:00Z">
        <w:r w:rsidRPr="00A61820">
          <w:rPr>
            <w:rFonts w:ascii="Times New Roman" w:hAnsi="Times New Roman" w:cs="Times New Roman"/>
          </w:rPr>
          <w:t>A key advantage of the hierarchical approach is its ability to mitigate omitted variable bias. Depending on the data structure, failing to account for heterogeneity may lead to coefficients associated with local factors absorbing the effects of contextual variables, thereby producing biased estimates or resulting in over- or underestimation of parameters (AASHTO, 2010; Lord, 2010). This issue is illustrated by the estimated effect of the number of curves across models.</w:t>
        </w:r>
      </w:ins>
    </w:p>
    <w:p w14:paraId="242587EA" w14:textId="375C37EE" w:rsidR="00F175F0" w:rsidRPr="007C2B95" w:rsidDel="00A61820" w:rsidRDefault="00A61820" w:rsidP="009907BC">
      <w:pPr>
        <w:jc w:val="both"/>
        <w:rPr>
          <w:del w:id="196" w:author="Gonzalo Ríos" w:date="2026-04-13T01:40:00Z" w16du:dateUtc="2026-04-12T15:40:00Z"/>
          <w:rFonts w:ascii="Times New Roman" w:hAnsi="Times New Roman" w:cs="Times New Roman"/>
          <w:lang w:val="en-AU"/>
        </w:rPr>
      </w:pPr>
      <w:ins w:id="197" w:author="Gonzalo Ríos" w:date="2026-04-13T01:40:00Z">
        <w:r w:rsidRPr="00A61820">
          <w:rPr>
            <w:rFonts w:ascii="Times New Roman" w:hAnsi="Times New Roman" w:cs="Times New Roman"/>
          </w:rPr>
          <w:lastRenderedPageBreak/>
          <w:t>The specification derived from the literature suggests that an increase in the number of curves reduces crash frequency, which is counterintuitive and contrasts with established findings in the geometric design literature. In contrast, the hierarchical approach indicates that an increase in the number of curves in road segments leads to higher crash frequencies, a result that is consistent with prior studies</w:t>
        </w:r>
      </w:ins>
      <w:ins w:id="198" w:author="Gonzalo Ríos" w:date="2026-04-13T01:40:00Z" w16du:dateUtc="2026-04-12T15:40:00Z">
        <w:r>
          <w:rPr>
            <w:rFonts w:ascii="Times New Roman" w:hAnsi="Times New Roman" w:cs="Times New Roman"/>
          </w:rPr>
          <w:t xml:space="preserve"> in this geometric feature for road design</w:t>
        </w:r>
      </w:ins>
      <w:ins w:id="199" w:author="Gonzalo Ríos" w:date="2026-04-13T01:40:00Z">
        <w:r w:rsidRPr="00A61820">
          <w:rPr>
            <w:rFonts w:ascii="Times New Roman" w:hAnsi="Times New Roman" w:cs="Times New Roman"/>
          </w:rPr>
          <w:t xml:space="preserve"> (Wu et al., 2017; Gooch et al., 2016).</w:t>
        </w:r>
      </w:ins>
    </w:p>
    <w:p w14:paraId="2DAEBF57" w14:textId="1502D1BE" w:rsidR="0011622B" w:rsidRPr="007C2B95" w:rsidDel="00D70769" w:rsidRDefault="00843A6E" w:rsidP="00E50B95">
      <w:pPr>
        <w:jc w:val="both"/>
        <w:rPr>
          <w:del w:id="200" w:author="Gonzalo Ríos" w:date="2026-04-12T23:20:00Z" w16du:dateUtc="2026-04-12T13:20:00Z"/>
          <w:rFonts w:ascii="Times New Roman" w:hAnsi="Times New Roman" w:cs="Times New Roman"/>
          <w:lang w:val="en-AU"/>
        </w:rPr>
      </w:pPr>
      <w:del w:id="201" w:author="Gonzalo Ríos" w:date="2026-04-12T23:20:00Z" w16du:dateUtc="2026-04-12T13:20:00Z">
        <w:r w:rsidRPr="007C2B95" w:rsidDel="00D70769">
          <w:rPr>
            <w:rFonts w:ascii="Times New Roman" w:hAnsi="Times New Roman" w:cs="Times New Roman"/>
            <w:lang w:val="en-AU"/>
          </w:rPr>
          <w:delText xml:space="preserve">First, a Poisson model is estimated as a baseline to assess the dispersion characteristics of the crash-frequency outcome. Two formal overdispersion tests reject the null hypothesis of equidispersion (i.e., equality of the mean and variance), indicating the presence of overdispersion and supporting the use of a Negative Binomial specification for </w:delText>
        </w:r>
        <w:r w:rsidR="00AE74F0" w:rsidRPr="007C2B95" w:rsidDel="00D70769">
          <w:rPr>
            <w:rFonts w:ascii="Times New Roman" w:hAnsi="Times New Roman" w:cs="Times New Roman"/>
            <w:lang w:val="en-AU"/>
          </w:rPr>
          <w:delText>modelling</w:delText>
        </w:r>
        <w:r w:rsidRPr="007C2B95" w:rsidDel="00D70769">
          <w:rPr>
            <w:rFonts w:ascii="Times New Roman" w:hAnsi="Times New Roman" w:cs="Times New Roman"/>
            <w:lang w:val="en-AU"/>
          </w:rPr>
          <w:delText xml:space="preserve"> crash counts. Although the HSM does not explicitly require this diagnostic step, it is statistically recommended as it provides an objective assessment of the response variable’s distributional structure and informs appropriate model selection.</w:delText>
        </w:r>
      </w:del>
    </w:p>
    <w:p w14:paraId="2CD8EC52" w14:textId="77777777" w:rsidR="00BD3605" w:rsidRPr="007C2B95" w:rsidRDefault="00BD3605" w:rsidP="00E50B95">
      <w:pPr>
        <w:jc w:val="both"/>
        <w:rPr>
          <w:rFonts w:ascii="Times New Roman" w:hAnsi="Times New Roman" w:cs="Times New Roman"/>
          <w:lang w:val="en-AU"/>
        </w:rPr>
      </w:pPr>
    </w:p>
    <w:p w14:paraId="248307EE" w14:textId="6B86423B" w:rsidR="00A95BCC" w:rsidRPr="007C2B95" w:rsidRDefault="00A95BCC" w:rsidP="000E6B91">
      <w:pPr>
        <w:jc w:val="center"/>
        <w:rPr>
          <w:lang w:val="en-AU"/>
        </w:rPr>
      </w:pPr>
      <w:r w:rsidRPr="007C2B95">
        <w:rPr>
          <w:rFonts w:ascii="Times New Roman" w:hAnsi="Times New Roman" w:cs="Times New Roman"/>
          <w:noProof/>
          <w:lang w:val="en-AU"/>
        </w:rPr>
        <w:drawing>
          <wp:inline distT="0" distB="0" distL="0" distR="0" wp14:anchorId="4A84E662" wp14:editId="4641A8B6">
            <wp:extent cx="4845050" cy="2369048"/>
            <wp:effectExtent l="0" t="0" r="0" b="0"/>
            <wp:docPr id="93367324" name="Imagen 3"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7324" name="Imagen 3" descr="Gráfico, Histograma&#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50430" cy="2371679"/>
                    </a:xfrm>
                    <a:prstGeom prst="rect">
                      <a:avLst/>
                    </a:prstGeom>
                    <a:noFill/>
                    <a:ln>
                      <a:noFill/>
                    </a:ln>
                  </pic:spPr>
                </pic:pic>
              </a:graphicData>
            </a:graphic>
          </wp:inline>
        </w:drawing>
      </w:r>
    </w:p>
    <w:p w14:paraId="6726732F" w14:textId="77777777" w:rsidR="00BD3605" w:rsidRDefault="00BD3605" w:rsidP="00BD3605">
      <w:pPr>
        <w:rPr>
          <w:ins w:id="202" w:author="Gonzalo Ríos" w:date="2026-04-12T23:23:00Z" w16du:dateUtc="2026-04-12T13:23:00Z"/>
          <w:rFonts w:ascii="Times New Roman" w:hAnsi="Times New Roman" w:cs="Times New Roman"/>
          <w:lang w:val="en-AU"/>
        </w:rPr>
      </w:pPr>
      <w:r w:rsidRPr="007C2B95">
        <w:rPr>
          <w:rFonts w:ascii="Times New Roman" w:hAnsi="Times New Roman" w:cs="Times New Roman"/>
          <w:lang w:val="en-AU"/>
        </w:rPr>
        <w:t>Figure 1: Distribution of crashes per road segment in the Washington dataset.</w:t>
      </w:r>
    </w:p>
    <w:p w14:paraId="46D5CB02" w14:textId="3A4FB58B" w:rsidR="00D70769" w:rsidRPr="005F6668" w:rsidRDefault="00D70769">
      <w:pPr>
        <w:jc w:val="both"/>
        <w:rPr>
          <w:rFonts w:ascii="Times New Roman" w:hAnsi="Times New Roman" w:cs="Times New Roman"/>
          <w:lang w:val="en-AU"/>
        </w:rPr>
        <w:pPrChange w:id="203" w:author="Gonzalo Ríos" w:date="2026-04-12T23:23:00Z" w16du:dateUtc="2026-04-12T13:23:00Z">
          <w:pPr/>
        </w:pPrChange>
      </w:pPr>
      <w:ins w:id="204" w:author="Gonzalo Ríos" w:date="2026-04-12T23:23:00Z" w16du:dateUtc="2026-04-12T13:23:00Z">
        <w:r w:rsidRPr="007C2B95">
          <w:rPr>
            <w:rFonts w:ascii="Times New Roman" w:hAnsi="Times New Roman" w:cs="Times New Roman"/>
            <w:lang w:val="en-AU"/>
          </w:rPr>
          <w:t xml:space="preserve">Table 3: </w:t>
        </w:r>
      </w:ins>
      <w:ins w:id="205" w:author="Gonzalo Ríos" w:date="2026-04-12T23:24:00Z" w16du:dateUtc="2026-04-12T13:24:00Z">
        <w:r>
          <w:rPr>
            <w:rFonts w:ascii="Times New Roman" w:hAnsi="Times New Roman" w:cs="Times New Roman"/>
            <w:lang w:val="en-AU"/>
          </w:rPr>
          <w:t>Specification found</w:t>
        </w:r>
      </w:ins>
      <w:ins w:id="206" w:author="Gonzalo Ríos" w:date="2026-04-12T23:23:00Z" w16du:dateUtc="2026-04-12T13:23:00Z">
        <w:r w:rsidRPr="007C2B95">
          <w:rPr>
            <w:rFonts w:ascii="Times New Roman" w:hAnsi="Times New Roman" w:cs="Times New Roman"/>
            <w:lang w:val="en-AU"/>
          </w:rPr>
          <w:t xml:space="preserve"> </w:t>
        </w:r>
        <w:r>
          <w:rPr>
            <w:rFonts w:ascii="Times New Roman" w:hAnsi="Times New Roman" w:cs="Times New Roman"/>
            <w:lang w:val="en-AU"/>
          </w:rPr>
          <w:t xml:space="preserve">for </w:t>
        </w:r>
      </w:ins>
      <w:ins w:id="207" w:author="Gonzalo Ríos" w:date="2026-04-12T23:24:00Z" w16du:dateUtc="2026-04-12T13:24:00Z">
        <w:r>
          <w:rPr>
            <w:rFonts w:ascii="Times New Roman" w:hAnsi="Times New Roman" w:cs="Times New Roman"/>
            <w:lang w:val="en-AU"/>
          </w:rPr>
          <w:t xml:space="preserve">the </w:t>
        </w:r>
      </w:ins>
      <w:ins w:id="208" w:author="Gonzalo Ríos" w:date="2026-04-12T23:23:00Z" w16du:dateUtc="2026-04-12T13:23:00Z">
        <w:r>
          <w:rPr>
            <w:rFonts w:ascii="Times New Roman" w:hAnsi="Times New Roman" w:cs="Times New Roman"/>
            <w:lang w:val="en-AU"/>
          </w:rPr>
          <w:t xml:space="preserve">hierarchical </w:t>
        </w:r>
      </w:ins>
      <w:ins w:id="209" w:author="Gonzalo Ríos" w:date="2026-04-12T23:24:00Z" w16du:dateUtc="2026-04-12T13:24:00Z">
        <w:r>
          <w:rPr>
            <w:rFonts w:ascii="Times New Roman" w:hAnsi="Times New Roman" w:cs="Times New Roman"/>
            <w:lang w:val="en-AU"/>
          </w:rPr>
          <w:t xml:space="preserve">framework compared </w:t>
        </w:r>
      </w:ins>
      <w:ins w:id="210" w:author="Gonzalo Ríos" w:date="2026-04-12T23:25:00Z" w16du:dateUtc="2026-04-12T13:25:00Z">
        <w:r>
          <w:rPr>
            <w:rFonts w:ascii="Times New Roman" w:hAnsi="Times New Roman" w:cs="Times New Roman"/>
            <w:lang w:val="en-AU"/>
          </w:rPr>
          <w:t>to literature</w:t>
        </w:r>
      </w:ins>
      <w:ins w:id="211" w:author="Gonzalo Ríos" w:date="2026-04-12T23:49:00Z" w16du:dateUtc="2026-04-12T13:49:00Z">
        <w:r w:rsidR="005F6668">
          <w:rPr>
            <w:rFonts w:ascii="Times New Roman" w:hAnsi="Times New Roman" w:cs="Times New Roman"/>
            <w:lang w:val="en-AU"/>
          </w:rPr>
          <w:t xml:space="preserve">. The marks </w:t>
        </w:r>
        <w:r w:rsidR="005F6668">
          <w:rPr>
            <w:rFonts w:ascii="Times New Roman" w:hAnsi="Times New Roman" w:cs="Times New Roman"/>
            <w:vertAlign w:val="superscript"/>
            <w:lang w:val="en-AU"/>
          </w:rPr>
          <w:t xml:space="preserve">* </w:t>
        </w:r>
        <w:r w:rsidR="005F6668">
          <w:rPr>
            <w:rFonts w:ascii="Times New Roman" w:hAnsi="Times New Roman" w:cs="Times New Roman"/>
            <w:lang w:val="en-AU"/>
          </w:rPr>
          <w:t>denote significance at 1% (</w:t>
        </w:r>
        <w:r w:rsidR="005F6668">
          <w:rPr>
            <w:rFonts w:ascii="Times New Roman" w:hAnsi="Times New Roman" w:cs="Times New Roman"/>
            <w:vertAlign w:val="superscript"/>
            <w:lang w:val="en-AU"/>
          </w:rPr>
          <w:t>**</w:t>
        </w:r>
      </w:ins>
      <w:ins w:id="212" w:author="Gonzalo Ríos" w:date="2026-04-12T23:50:00Z" w16du:dateUtc="2026-04-12T13:50:00Z">
        <w:r w:rsidR="005F6668">
          <w:rPr>
            <w:rFonts w:ascii="Times New Roman" w:hAnsi="Times New Roman" w:cs="Times New Roman"/>
            <w:vertAlign w:val="superscript"/>
            <w:lang w:val="en-AU"/>
          </w:rPr>
          <w:t>*</w:t>
        </w:r>
      </w:ins>
      <w:ins w:id="213" w:author="Gonzalo Ríos" w:date="2026-04-12T23:49:00Z" w16du:dateUtc="2026-04-12T13:49:00Z">
        <w:r w:rsidR="005F6668">
          <w:rPr>
            <w:rFonts w:ascii="Times New Roman" w:hAnsi="Times New Roman" w:cs="Times New Roman"/>
            <w:lang w:val="en-AU"/>
          </w:rPr>
          <w:t>)</w:t>
        </w:r>
      </w:ins>
      <w:ins w:id="214" w:author="Gonzalo Ríos" w:date="2026-04-12T23:50:00Z" w16du:dateUtc="2026-04-12T13:50:00Z">
        <w:r w:rsidR="005F6668">
          <w:rPr>
            <w:rFonts w:ascii="Times New Roman" w:hAnsi="Times New Roman" w:cs="Times New Roman"/>
            <w:lang w:val="en-AU"/>
          </w:rPr>
          <w:t>, 5% (</w:t>
        </w:r>
        <w:r w:rsidR="005F6668">
          <w:rPr>
            <w:rFonts w:ascii="Times New Roman" w:hAnsi="Times New Roman" w:cs="Times New Roman"/>
            <w:vertAlign w:val="superscript"/>
            <w:lang w:val="en-AU"/>
          </w:rPr>
          <w:t>**</w:t>
        </w:r>
        <w:r w:rsidR="005F6668">
          <w:rPr>
            <w:rFonts w:ascii="Times New Roman" w:hAnsi="Times New Roman" w:cs="Times New Roman"/>
            <w:lang w:val="en-AU"/>
          </w:rPr>
          <w:t>), and 10% (</w:t>
        </w:r>
        <w:r w:rsidR="005F6668">
          <w:rPr>
            <w:rFonts w:ascii="Times New Roman" w:hAnsi="Times New Roman" w:cs="Times New Roman"/>
            <w:vertAlign w:val="superscript"/>
            <w:lang w:val="en-AU"/>
          </w:rPr>
          <w:t>*</w:t>
        </w:r>
        <w:r w:rsidR="005F6668">
          <w:rPr>
            <w:rFonts w:ascii="Times New Roman" w:hAnsi="Times New Roman" w:cs="Times New Roman"/>
            <w:lang w:val="en-AU"/>
          </w:rPr>
          <w:t>).</w:t>
        </w:r>
      </w:ins>
    </w:p>
    <w:tbl>
      <w:tblPr>
        <w:tblStyle w:val="TableGrid"/>
        <w:tblW w:w="9923" w:type="dxa"/>
        <w:tblLayout w:type="fixed"/>
        <w:tblLook w:val="04A0" w:firstRow="1" w:lastRow="0" w:firstColumn="1" w:lastColumn="0" w:noHBand="0" w:noVBand="1"/>
        <w:tblPrChange w:id="215" w:author="Gonzalo Ríos" w:date="2026-04-13T11:58:00Z" w16du:dateUtc="2026-04-13T01:58:00Z">
          <w:tblPr>
            <w:tblStyle w:val="TableGrid"/>
            <w:tblW w:w="10434" w:type="dxa"/>
            <w:tblLayout w:type="fixed"/>
            <w:tblLook w:val="04A0" w:firstRow="1" w:lastRow="0" w:firstColumn="1" w:lastColumn="0" w:noHBand="0" w:noVBand="1"/>
          </w:tblPr>
        </w:tblPrChange>
      </w:tblPr>
      <w:tblGrid>
        <w:gridCol w:w="1843"/>
        <w:gridCol w:w="1276"/>
        <w:gridCol w:w="845"/>
        <w:gridCol w:w="714"/>
        <w:gridCol w:w="1701"/>
        <w:gridCol w:w="1479"/>
        <w:gridCol w:w="76"/>
        <w:gridCol w:w="1212"/>
        <w:gridCol w:w="777"/>
        <w:tblGridChange w:id="216">
          <w:tblGrid>
            <w:gridCol w:w="1843"/>
            <w:gridCol w:w="1276"/>
            <w:gridCol w:w="845"/>
            <w:gridCol w:w="714"/>
            <w:gridCol w:w="420"/>
            <w:gridCol w:w="1281"/>
            <w:gridCol w:w="137"/>
            <w:gridCol w:w="1342"/>
            <w:gridCol w:w="76"/>
            <w:gridCol w:w="1212"/>
            <w:gridCol w:w="777"/>
            <w:gridCol w:w="511"/>
          </w:tblGrid>
        </w:tblGridChange>
      </w:tblGrid>
      <w:tr w:rsidR="00D8078F" w:rsidRPr="00D81AA5" w14:paraId="306FF813" w14:textId="77777777" w:rsidTr="00D8078F">
        <w:trPr>
          <w:ins w:id="217" w:author="Gonzalo Ríos" w:date="2026-04-12T23:23:00Z"/>
        </w:trPr>
        <w:tc>
          <w:tcPr>
            <w:tcW w:w="1843" w:type="dxa"/>
            <w:tcBorders>
              <w:top w:val="nil"/>
              <w:left w:val="nil"/>
              <w:bottom w:val="nil"/>
              <w:right w:val="single" w:sz="4" w:space="0" w:color="auto"/>
            </w:tcBorders>
            <w:tcPrChange w:id="218" w:author="Gonzalo Ríos" w:date="2026-04-13T11:58:00Z" w16du:dateUtc="2026-04-13T01:58:00Z">
              <w:tcPr>
                <w:tcW w:w="1843" w:type="dxa"/>
                <w:tcBorders>
                  <w:top w:val="nil"/>
                  <w:left w:val="nil"/>
                  <w:bottom w:val="nil"/>
                  <w:right w:val="single" w:sz="4" w:space="0" w:color="auto"/>
                </w:tcBorders>
              </w:tcPr>
            </w:tcPrChange>
          </w:tcPr>
          <w:p w14:paraId="3509746D" w14:textId="77777777" w:rsidR="00D81AA5" w:rsidRPr="00D70769" w:rsidRDefault="00D81AA5" w:rsidP="00930A5C">
            <w:pPr>
              <w:jc w:val="both"/>
              <w:rPr>
                <w:ins w:id="219" w:author="Gonzalo Ríos" w:date="2026-04-12T23:23:00Z" w16du:dateUtc="2026-04-12T13:23:00Z"/>
                <w:rFonts w:ascii="Times New Roman" w:hAnsi="Times New Roman" w:cs="Times New Roman"/>
                <w:sz w:val="20"/>
                <w:szCs w:val="20"/>
                <w:lang w:val="en-AU"/>
                <w:rPrChange w:id="220" w:author="Gonzalo Ríos" w:date="2026-04-12T23:26:00Z" w16du:dateUtc="2026-04-12T13:26:00Z">
                  <w:rPr>
                    <w:ins w:id="221" w:author="Gonzalo Ríos" w:date="2026-04-12T23:23:00Z" w16du:dateUtc="2026-04-12T13:23:00Z"/>
                    <w:rFonts w:ascii="Times New Roman" w:hAnsi="Times New Roman" w:cs="Times New Roman"/>
                    <w:lang w:val="en-AU"/>
                  </w:rPr>
                </w:rPrChange>
              </w:rPr>
            </w:pPr>
          </w:p>
        </w:tc>
        <w:tc>
          <w:tcPr>
            <w:tcW w:w="2835" w:type="dxa"/>
            <w:gridSpan w:val="3"/>
            <w:tcBorders>
              <w:top w:val="nil"/>
              <w:left w:val="single" w:sz="4" w:space="0" w:color="auto"/>
              <w:bottom w:val="nil"/>
              <w:right w:val="single" w:sz="4" w:space="0" w:color="auto"/>
            </w:tcBorders>
            <w:vAlign w:val="center"/>
            <w:tcPrChange w:id="222" w:author="Gonzalo Ríos" w:date="2026-04-13T11:58:00Z" w16du:dateUtc="2026-04-13T01:58:00Z">
              <w:tcPr>
                <w:tcW w:w="2835" w:type="dxa"/>
                <w:gridSpan w:val="3"/>
                <w:tcBorders>
                  <w:top w:val="nil"/>
                  <w:left w:val="single" w:sz="4" w:space="0" w:color="auto"/>
                  <w:bottom w:val="nil"/>
                  <w:right w:val="single" w:sz="4" w:space="0" w:color="auto"/>
                </w:tcBorders>
                <w:vAlign w:val="center"/>
              </w:tcPr>
            </w:tcPrChange>
          </w:tcPr>
          <w:p w14:paraId="46C45A2E" w14:textId="4699FDF8" w:rsidR="00D81AA5" w:rsidRPr="00D70769" w:rsidRDefault="00D81AA5" w:rsidP="00930A5C">
            <w:pPr>
              <w:jc w:val="center"/>
              <w:rPr>
                <w:ins w:id="223" w:author="Gonzalo Ríos" w:date="2026-04-12T23:23:00Z" w16du:dateUtc="2026-04-12T13:23:00Z"/>
                <w:rFonts w:ascii="Times New Roman" w:hAnsi="Times New Roman" w:cs="Times New Roman"/>
                <w:b/>
                <w:bCs/>
                <w:sz w:val="20"/>
                <w:szCs w:val="20"/>
                <w:lang w:val="en-AU"/>
                <w:rPrChange w:id="224" w:author="Gonzalo Ríos" w:date="2026-04-12T23:26:00Z" w16du:dateUtc="2026-04-12T13:26:00Z">
                  <w:rPr>
                    <w:ins w:id="225" w:author="Gonzalo Ríos" w:date="2026-04-12T23:23:00Z" w16du:dateUtc="2026-04-12T13:23:00Z"/>
                    <w:rFonts w:ascii="Times New Roman" w:hAnsi="Times New Roman" w:cs="Times New Roman"/>
                    <w:b/>
                    <w:bCs/>
                    <w:lang w:val="en-AU"/>
                  </w:rPr>
                </w:rPrChange>
              </w:rPr>
            </w:pPr>
            <w:ins w:id="226" w:author="Gonzalo Ríos" w:date="2026-04-12T23:25:00Z" w16du:dateUtc="2026-04-12T13:25:00Z">
              <w:r w:rsidRPr="00D70769">
                <w:rPr>
                  <w:rFonts w:ascii="Times New Roman" w:hAnsi="Times New Roman" w:cs="Times New Roman"/>
                  <w:b/>
                  <w:bCs/>
                  <w:sz w:val="20"/>
                  <w:szCs w:val="20"/>
                  <w:lang w:val="en-AU"/>
                  <w:rPrChange w:id="227" w:author="Gonzalo Ríos" w:date="2026-04-12T23:26:00Z" w16du:dateUtc="2026-04-12T13:26:00Z">
                    <w:rPr>
                      <w:rFonts w:ascii="Times New Roman" w:hAnsi="Times New Roman" w:cs="Times New Roman"/>
                      <w:b/>
                      <w:bCs/>
                      <w:lang w:val="en-AU"/>
                    </w:rPr>
                  </w:rPrChange>
                </w:rPr>
                <w:t>Specification by Washington et al.</w:t>
              </w:r>
            </w:ins>
          </w:p>
        </w:tc>
        <w:tc>
          <w:tcPr>
            <w:tcW w:w="1701" w:type="dxa"/>
            <w:tcBorders>
              <w:top w:val="nil"/>
              <w:left w:val="single" w:sz="4" w:space="0" w:color="auto"/>
              <w:bottom w:val="nil"/>
              <w:right w:val="single" w:sz="4" w:space="0" w:color="auto"/>
            </w:tcBorders>
            <w:tcPrChange w:id="228" w:author="Gonzalo Ríos" w:date="2026-04-13T11:58:00Z" w16du:dateUtc="2026-04-13T01:58:00Z">
              <w:tcPr>
                <w:tcW w:w="1701" w:type="dxa"/>
                <w:gridSpan w:val="2"/>
                <w:tcBorders>
                  <w:top w:val="nil"/>
                  <w:left w:val="single" w:sz="4" w:space="0" w:color="auto"/>
                  <w:bottom w:val="nil"/>
                  <w:right w:val="single" w:sz="4" w:space="0" w:color="auto"/>
                </w:tcBorders>
              </w:tcPr>
            </w:tcPrChange>
          </w:tcPr>
          <w:p w14:paraId="294BB588" w14:textId="77777777" w:rsidR="00D81AA5" w:rsidRPr="00D81AA5" w:rsidRDefault="00D81AA5" w:rsidP="00930A5C">
            <w:pPr>
              <w:jc w:val="center"/>
              <w:rPr>
                <w:ins w:id="229" w:author="Gonzalo Ríos" w:date="2026-04-13T11:45:00Z" w16du:dateUtc="2026-04-13T01:45:00Z"/>
                <w:rFonts w:ascii="Times New Roman" w:hAnsi="Times New Roman" w:cs="Times New Roman"/>
                <w:b/>
                <w:bCs/>
                <w:sz w:val="20"/>
                <w:szCs w:val="20"/>
                <w:lang w:val="en-AU"/>
              </w:rPr>
            </w:pPr>
          </w:p>
        </w:tc>
        <w:tc>
          <w:tcPr>
            <w:tcW w:w="3544" w:type="dxa"/>
            <w:gridSpan w:val="4"/>
            <w:tcBorders>
              <w:top w:val="nil"/>
              <w:left w:val="single" w:sz="4" w:space="0" w:color="auto"/>
              <w:bottom w:val="nil"/>
              <w:right w:val="nil"/>
            </w:tcBorders>
            <w:vAlign w:val="center"/>
            <w:tcPrChange w:id="230" w:author="Gonzalo Ríos" w:date="2026-04-13T11:58:00Z" w16du:dateUtc="2026-04-13T01:58:00Z">
              <w:tcPr>
                <w:tcW w:w="4055" w:type="dxa"/>
                <w:gridSpan w:val="6"/>
                <w:tcBorders>
                  <w:top w:val="nil"/>
                  <w:left w:val="single" w:sz="4" w:space="0" w:color="auto"/>
                  <w:bottom w:val="nil"/>
                  <w:right w:val="nil"/>
                </w:tcBorders>
                <w:vAlign w:val="center"/>
              </w:tcPr>
            </w:tcPrChange>
          </w:tcPr>
          <w:p w14:paraId="75C475B8" w14:textId="35877978" w:rsidR="00D81AA5" w:rsidRPr="00D70769" w:rsidRDefault="00D81AA5" w:rsidP="00930A5C">
            <w:pPr>
              <w:jc w:val="center"/>
              <w:rPr>
                <w:ins w:id="231" w:author="Gonzalo Ríos" w:date="2026-04-12T23:23:00Z" w16du:dateUtc="2026-04-12T13:23:00Z"/>
                <w:rFonts w:ascii="Times New Roman" w:hAnsi="Times New Roman" w:cs="Times New Roman"/>
                <w:b/>
                <w:bCs/>
                <w:sz w:val="20"/>
                <w:szCs w:val="20"/>
                <w:lang w:val="en-AU"/>
                <w:rPrChange w:id="232" w:author="Gonzalo Ríos" w:date="2026-04-12T23:26:00Z" w16du:dateUtc="2026-04-12T13:26:00Z">
                  <w:rPr>
                    <w:ins w:id="233" w:author="Gonzalo Ríos" w:date="2026-04-12T23:23:00Z" w16du:dateUtc="2026-04-12T13:23:00Z"/>
                    <w:rFonts w:ascii="Times New Roman" w:hAnsi="Times New Roman" w:cs="Times New Roman"/>
                    <w:b/>
                    <w:bCs/>
                    <w:lang w:val="en-AU"/>
                  </w:rPr>
                </w:rPrChange>
              </w:rPr>
            </w:pPr>
            <w:ins w:id="234" w:author="Gonzalo Ríos" w:date="2026-04-12T23:25:00Z" w16du:dateUtc="2026-04-12T13:25:00Z">
              <w:r w:rsidRPr="00D70769">
                <w:rPr>
                  <w:rFonts w:ascii="Times New Roman" w:hAnsi="Times New Roman" w:cs="Times New Roman"/>
                  <w:b/>
                  <w:bCs/>
                  <w:sz w:val="20"/>
                  <w:szCs w:val="20"/>
                  <w:lang w:val="en-AU"/>
                  <w:rPrChange w:id="235" w:author="Gonzalo Ríos" w:date="2026-04-12T23:26:00Z" w16du:dateUtc="2026-04-12T13:26:00Z">
                    <w:rPr>
                      <w:rFonts w:ascii="Times New Roman" w:hAnsi="Times New Roman" w:cs="Times New Roman"/>
                      <w:b/>
                      <w:bCs/>
                      <w:lang w:val="en-AU"/>
                    </w:rPr>
                  </w:rPrChange>
                </w:rPr>
                <w:t>Specification provided by hierarchical framework</w:t>
              </w:r>
            </w:ins>
          </w:p>
        </w:tc>
      </w:tr>
      <w:tr w:rsidR="00D8078F" w:rsidRPr="00220C62" w14:paraId="0EBE3CBB" w14:textId="77777777" w:rsidTr="00D8078F">
        <w:trPr>
          <w:trHeight w:val="498"/>
          <w:ins w:id="236" w:author="Gonzalo Ríos" w:date="2026-04-12T23:23:00Z"/>
          <w:trPrChange w:id="237" w:author="Gonzalo Ríos" w:date="2026-04-13T11:58:00Z" w16du:dateUtc="2026-04-13T01:58:00Z">
            <w:trPr>
              <w:trHeight w:val="498"/>
            </w:trPr>
          </w:trPrChange>
        </w:trPr>
        <w:tc>
          <w:tcPr>
            <w:tcW w:w="1843" w:type="dxa"/>
            <w:tcBorders>
              <w:top w:val="nil"/>
              <w:left w:val="nil"/>
              <w:bottom w:val="single" w:sz="4" w:space="0" w:color="auto"/>
              <w:right w:val="single" w:sz="4" w:space="0" w:color="auto"/>
            </w:tcBorders>
            <w:vAlign w:val="center"/>
            <w:tcPrChange w:id="238" w:author="Gonzalo Ríos" w:date="2026-04-13T11:58:00Z" w16du:dateUtc="2026-04-13T01:58:00Z">
              <w:tcPr>
                <w:tcW w:w="1843" w:type="dxa"/>
                <w:tcBorders>
                  <w:top w:val="nil"/>
                  <w:left w:val="nil"/>
                  <w:bottom w:val="single" w:sz="4" w:space="0" w:color="auto"/>
                  <w:right w:val="single" w:sz="4" w:space="0" w:color="auto"/>
                </w:tcBorders>
                <w:vAlign w:val="center"/>
              </w:tcPr>
            </w:tcPrChange>
          </w:tcPr>
          <w:p w14:paraId="47568F1D" w14:textId="77777777" w:rsidR="00D81AA5" w:rsidRPr="00D70769" w:rsidRDefault="00D81AA5" w:rsidP="00930A5C">
            <w:pPr>
              <w:jc w:val="center"/>
              <w:rPr>
                <w:ins w:id="239" w:author="Gonzalo Ríos" w:date="2026-04-12T23:23:00Z" w16du:dateUtc="2026-04-12T13:23:00Z"/>
                <w:rFonts w:ascii="Times New Roman" w:hAnsi="Times New Roman" w:cs="Times New Roman"/>
                <w:b/>
                <w:bCs/>
                <w:sz w:val="20"/>
                <w:szCs w:val="20"/>
                <w:lang w:val="en-AU"/>
                <w:rPrChange w:id="240" w:author="Gonzalo Ríos" w:date="2026-04-12T23:26:00Z" w16du:dateUtc="2026-04-12T13:26:00Z">
                  <w:rPr>
                    <w:ins w:id="241" w:author="Gonzalo Ríos" w:date="2026-04-12T23:23:00Z" w16du:dateUtc="2026-04-12T13:23:00Z"/>
                    <w:rFonts w:ascii="Times New Roman" w:hAnsi="Times New Roman" w:cs="Times New Roman"/>
                    <w:b/>
                    <w:bCs/>
                    <w:lang w:val="en-AU"/>
                  </w:rPr>
                </w:rPrChange>
              </w:rPr>
            </w:pPr>
            <w:ins w:id="242" w:author="Gonzalo Ríos" w:date="2026-04-12T23:23:00Z" w16du:dateUtc="2026-04-12T13:23:00Z">
              <w:r w:rsidRPr="00D70769">
                <w:rPr>
                  <w:rFonts w:ascii="Times New Roman" w:hAnsi="Times New Roman" w:cs="Times New Roman"/>
                  <w:b/>
                  <w:bCs/>
                  <w:sz w:val="20"/>
                  <w:szCs w:val="20"/>
                  <w:lang w:val="en-AU"/>
                  <w:rPrChange w:id="243" w:author="Gonzalo Ríos" w:date="2026-04-12T23:26:00Z" w16du:dateUtc="2026-04-12T13:26:00Z">
                    <w:rPr>
                      <w:rFonts w:ascii="Times New Roman" w:hAnsi="Times New Roman" w:cs="Times New Roman"/>
                      <w:b/>
                      <w:bCs/>
                      <w:lang w:val="en-AU"/>
                    </w:rPr>
                  </w:rPrChange>
                </w:rPr>
                <w:t>Variable</w:t>
              </w:r>
            </w:ins>
          </w:p>
        </w:tc>
        <w:tc>
          <w:tcPr>
            <w:tcW w:w="1276" w:type="dxa"/>
            <w:tcBorders>
              <w:top w:val="nil"/>
              <w:left w:val="single" w:sz="4" w:space="0" w:color="auto"/>
              <w:bottom w:val="single" w:sz="4" w:space="0" w:color="auto"/>
              <w:right w:val="nil"/>
            </w:tcBorders>
            <w:vAlign w:val="center"/>
            <w:tcPrChange w:id="244" w:author="Gonzalo Ríos" w:date="2026-04-13T11:58:00Z" w16du:dateUtc="2026-04-13T01:58:00Z">
              <w:tcPr>
                <w:tcW w:w="1276" w:type="dxa"/>
                <w:tcBorders>
                  <w:top w:val="nil"/>
                  <w:left w:val="single" w:sz="4" w:space="0" w:color="auto"/>
                  <w:bottom w:val="single" w:sz="4" w:space="0" w:color="auto"/>
                  <w:right w:val="nil"/>
                </w:tcBorders>
                <w:vAlign w:val="center"/>
              </w:tcPr>
            </w:tcPrChange>
          </w:tcPr>
          <w:p w14:paraId="5EBD1437" w14:textId="77777777" w:rsidR="00D81AA5" w:rsidRPr="00D70769" w:rsidRDefault="00D81AA5" w:rsidP="00930A5C">
            <w:pPr>
              <w:jc w:val="center"/>
              <w:rPr>
                <w:ins w:id="245" w:author="Gonzalo Ríos" w:date="2026-04-12T23:23:00Z" w16du:dateUtc="2026-04-12T13:23:00Z"/>
                <w:rFonts w:ascii="Times New Roman" w:hAnsi="Times New Roman" w:cs="Times New Roman"/>
                <w:b/>
                <w:bCs/>
                <w:sz w:val="20"/>
                <w:szCs w:val="20"/>
                <w:lang w:val="en-AU"/>
                <w:rPrChange w:id="246" w:author="Gonzalo Ríos" w:date="2026-04-12T23:26:00Z" w16du:dateUtc="2026-04-12T13:26:00Z">
                  <w:rPr>
                    <w:ins w:id="247" w:author="Gonzalo Ríos" w:date="2026-04-12T23:23:00Z" w16du:dateUtc="2026-04-12T13:23:00Z"/>
                    <w:rFonts w:ascii="Times New Roman" w:hAnsi="Times New Roman" w:cs="Times New Roman"/>
                    <w:b/>
                    <w:bCs/>
                    <w:lang w:val="en-AU"/>
                  </w:rPr>
                </w:rPrChange>
              </w:rPr>
            </w:pPr>
            <w:ins w:id="248" w:author="Gonzalo Ríos" w:date="2026-04-12T23:23:00Z" w16du:dateUtc="2026-04-12T13:23:00Z">
              <w:r w:rsidRPr="00D70769">
                <w:rPr>
                  <w:rFonts w:ascii="Times New Roman" w:hAnsi="Times New Roman" w:cs="Times New Roman"/>
                  <w:b/>
                  <w:bCs/>
                  <w:sz w:val="20"/>
                  <w:szCs w:val="20"/>
                  <w:lang w:val="en-AU"/>
                  <w:rPrChange w:id="249" w:author="Gonzalo Ríos" w:date="2026-04-12T23:26:00Z" w16du:dateUtc="2026-04-12T13:26:00Z">
                    <w:rPr>
                      <w:rFonts w:ascii="Times New Roman" w:hAnsi="Times New Roman" w:cs="Times New Roman"/>
                      <w:b/>
                      <w:bCs/>
                      <w:lang w:val="en-AU"/>
                    </w:rPr>
                  </w:rPrChange>
                </w:rPr>
                <w:t>Coefficient</w:t>
              </w:r>
            </w:ins>
          </w:p>
        </w:tc>
        <w:tc>
          <w:tcPr>
            <w:tcW w:w="1559" w:type="dxa"/>
            <w:gridSpan w:val="2"/>
            <w:tcBorders>
              <w:top w:val="nil"/>
              <w:left w:val="nil"/>
              <w:bottom w:val="single" w:sz="4" w:space="0" w:color="auto"/>
              <w:right w:val="single" w:sz="4" w:space="0" w:color="auto"/>
            </w:tcBorders>
            <w:vAlign w:val="center"/>
            <w:tcPrChange w:id="250" w:author="Gonzalo Ríos" w:date="2026-04-13T11:58:00Z" w16du:dateUtc="2026-04-13T01:58:00Z">
              <w:tcPr>
                <w:tcW w:w="1559" w:type="dxa"/>
                <w:gridSpan w:val="2"/>
                <w:tcBorders>
                  <w:top w:val="nil"/>
                  <w:left w:val="nil"/>
                  <w:bottom w:val="single" w:sz="4" w:space="0" w:color="auto"/>
                  <w:right w:val="single" w:sz="4" w:space="0" w:color="auto"/>
                </w:tcBorders>
                <w:vAlign w:val="center"/>
              </w:tcPr>
            </w:tcPrChange>
          </w:tcPr>
          <w:p w14:paraId="7A920C49" w14:textId="2ADBFC25" w:rsidR="00D81AA5" w:rsidRPr="00D70769" w:rsidRDefault="00D81AA5" w:rsidP="00930A5C">
            <w:pPr>
              <w:jc w:val="center"/>
              <w:rPr>
                <w:ins w:id="251" w:author="Gonzalo Ríos" w:date="2026-04-12T23:23:00Z" w16du:dateUtc="2026-04-12T13:23:00Z"/>
                <w:rFonts w:ascii="Times New Roman" w:hAnsi="Times New Roman" w:cs="Times New Roman"/>
                <w:b/>
                <w:bCs/>
                <w:sz w:val="20"/>
                <w:szCs w:val="20"/>
                <w:lang w:val="en-AU"/>
                <w:rPrChange w:id="252" w:author="Gonzalo Ríos" w:date="2026-04-12T23:26:00Z" w16du:dateUtc="2026-04-12T13:26:00Z">
                  <w:rPr>
                    <w:ins w:id="253" w:author="Gonzalo Ríos" w:date="2026-04-12T23:23:00Z" w16du:dateUtc="2026-04-12T13:23:00Z"/>
                    <w:rFonts w:ascii="Times New Roman" w:hAnsi="Times New Roman" w:cs="Times New Roman"/>
                    <w:b/>
                    <w:bCs/>
                    <w:lang w:val="en-AU"/>
                  </w:rPr>
                </w:rPrChange>
              </w:rPr>
            </w:pPr>
            <w:ins w:id="254" w:author="Gonzalo Ríos" w:date="2026-04-12T23:35:00Z" w16du:dateUtc="2026-04-12T13:35:00Z">
              <w:r>
                <w:rPr>
                  <w:rFonts w:ascii="Times New Roman" w:hAnsi="Times New Roman" w:cs="Times New Roman"/>
                  <w:b/>
                  <w:bCs/>
                  <w:sz w:val="20"/>
                  <w:szCs w:val="20"/>
                  <w:lang w:val="en-AU"/>
                </w:rPr>
                <w:t>p-value</w:t>
              </w:r>
            </w:ins>
          </w:p>
        </w:tc>
        <w:tc>
          <w:tcPr>
            <w:tcW w:w="1701" w:type="dxa"/>
            <w:tcBorders>
              <w:top w:val="nil"/>
              <w:left w:val="single" w:sz="4" w:space="0" w:color="auto"/>
              <w:bottom w:val="single" w:sz="4" w:space="0" w:color="auto"/>
              <w:right w:val="single" w:sz="4" w:space="0" w:color="auto"/>
            </w:tcBorders>
            <w:vAlign w:val="center"/>
            <w:tcPrChange w:id="255" w:author="Gonzalo Ríos" w:date="2026-04-13T11:58:00Z" w16du:dateUtc="2026-04-13T01:58:00Z">
              <w:tcPr>
                <w:tcW w:w="1838" w:type="dxa"/>
                <w:gridSpan w:val="3"/>
                <w:tcBorders>
                  <w:top w:val="nil"/>
                  <w:left w:val="single" w:sz="4" w:space="0" w:color="auto"/>
                  <w:bottom w:val="single" w:sz="4" w:space="0" w:color="auto"/>
                  <w:right w:val="single" w:sz="4" w:space="0" w:color="auto"/>
                </w:tcBorders>
                <w:vAlign w:val="center"/>
              </w:tcPr>
            </w:tcPrChange>
          </w:tcPr>
          <w:p w14:paraId="3BDE0988" w14:textId="5AC43628" w:rsidR="00D81AA5" w:rsidRPr="00D81AA5" w:rsidRDefault="00D81AA5" w:rsidP="00D81AA5">
            <w:pPr>
              <w:jc w:val="center"/>
              <w:rPr>
                <w:ins w:id="256" w:author="Gonzalo Ríos" w:date="2026-04-13T11:45:00Z" w16du:dateUtc="2026-04-13T01:45:00Z"/>
                <w:rFonts w:ascii="Times New Roman" w:hAnsi="Times New Roman" w:cs="Times New Roman"/>
                <w:b/>
                <w:bCs/>
                <w:sz w:val="20"/>
                <w:szCs w:val="20"/>
                <w:lang w:val="en-AU"/>
              </w:rPr>
            </w:pPr>
            <w:ins w:id="257" w:author="Gonzalo Ríos" w:date="2026-04-13T11:45:00Z" w16du:dateUtc="2026-04-13T01:45:00Z">
              <w:r>
                <w:rPr>
                  <w:rFonts w:ascii="Times New Roman" w:hAnsi="Times New Roman" w:cs="Times New Roman"/>
                  <w:b/>
                  <w:bCs/>
                  <w:sz w:val="20"/>
                  <w:szCs w:val="20"/>
                  <w:lang w:val="en-AU"/>
                </w:rPr>
                <w:t>Variable</w:t>
              </w:r>
            </w:ins>
          </w:p>
        </w:tc>
        <w:tc>
          <w:tcPr>
            <w:tcW w:w="1555" w:type="dxa"/>
            <w:gridSpan w:val="2"/>
            <w:tcBorders>
              <w:top w:val="nil"/>
              <w:left w:val="single" w:sz="4" w:space="0" w:color="auto"/>
              <w:bottom w:val="single" w:sz="4" w:space="0" w:color="auto"/>
              <w:right w:val="nil"/>
            </w:tcBorders>
            <w:vAlign w:val="center"/>
            <w:tcPrChange w:id="258" w:author="Gonzalo Ríos" w:date="2026-04-13T11:58:00Z" w16du:dateUtc="2026-04-13T01:58:00Z">
              <w:tcPr>
                <w:tcW w:w="1418" w:type="dxa"/>
                <w:gridSpan w:val="2"/>
                <w:tcBorders>
                  <w:top w:val="nil"/>
                  <w:left w:val="single" w:sz="4" w:space="0" w:color="auto"/>
                  <w:bottom w:val="single" w:sz="4" w:space="0" w:color="auto"/>
                  <w:right w:val="nil"/>
                </w:tcBorders>
                <w:vAlign w:val="center"/>
              </w:tcPr>
            </w:tcPrChange>
          </w:tcPr>
          <w:p w14:paraId="4FEE380A" w14:textId="587FDA14" w:rsidR="00D81AA5" w:rsidRPr="00D70769" w:rsidRDefault="00D81AA5" w:rsidP="00930A5C">
            <w:pPr>
              <w:jc w:val="center"/>
              <w:rPr>
                <w:ins w:id="259" w:author="Gonzalo Ríos" w:date="2026-04-12T23:23:00Z" w16du:dateUtc="2026-04-12T13:23:00Z"/>
                <w:rFonts w:ascii="Times New Roman" w:hAnsi="Times New Roman" w:cs="Times New Roman"/>
                <w:b/>
                <w:bCs/>
                <w:sz w:val="20"/>
                <w:szCs w:val="20"/>
                <w:lang w:val="en-AU"/>
                <w:rPrChange w:id="260" w:author="Gonzalo Ríos" w:date="2026-04-12T23:26:00Z" w16du:dateUtc="2026-04-12T13:26:00Z">
                  <w:rPr>
                    <w:ins w:id="261" w:author="Gonzalo Ríos" w:date="2026-04-12T23:23:00Z" w16du:dateUtc="2026-04-12T13:23:00Z"/>
                    <w:rFonts w:ascii="Times New Roman" w:hAnsi="Times New Roman" w:cs="Times New Roman"/>
                    <w:b/>
                    <w:bCs/>
                    <w:lang w:val="en-AU"/>
                  </w:rPr>
                </w:rPrChange>
              </w:rPr>
            </w:pPr>
            <w:ins w:id="262" w:author="Gonzalo Ríos" w:date="2026-04-12T23:23:00Z" w16du:dateUtc="2026-04-12T13:23:00Z">
              <w:r w:rsidRPr="00D70769">
                <w:rPr>
                  <w:rFonts w:ascii="Times New Roman" w:hAnsi="Times New Roman" w:cs="Times New Roman"/>
                  <w:b/>
                  <w:bCs/>
                  <w:sz w:val="20"/>
                  <w:szCs w:val="20"/>
                  <w:lang w:val="en-AU"/>
                  <w:rPrChange w:id="263" w:author="Gonzalo Ríos" w:date="2026-04-12T23:26:00Z" w16du:dateUtc="2026-04-12T13:26:00Z">
                    <w:rPr>
                      <w:rFonts w:ascii="Times New Roman" w:hAnsi="Times New Roman" w:cs="Times New Roman"/>
                      <w:b/>
                      <w:bCs/>
                      <w:lang w:val="en-AU"/>
                    </w:rPr>
                  </w:rPrChange>
                </w:rPr>
                <w:t>Coefficient</w:t>
              </w:r>
            </w:ins>
          </w:p>
        </w:tc>
        <w:tc>
          <w:tcPr>
            <w:tcW w:w="1989" w:type="dxa"/>
            <w:gridSpan w:val="2"/>
            <w:tcBorders>
              <w:top w:val="nil"/>
              <w:left w:val="nil"/>
              <w:bottom w:val="single" w:sz="4" w:space="0" w:color="auto"/>
              <w:right w:val="nil"/>
            </w:tcBorders>
            <w:vAlign w:val="center"/>
            <w:tcPrChange w:id="264" w:author="Gonzalo Ríos" w:date="2026-04-13T11:58:00Z" w16du:dateUtc="2026-04-13T01:58:00Z">
              <w:tcPr>
                <w:tcW w:w="2500" w:type="dxa"/>
                <w:gridSpan w:val="3"/>
                <w:tcBorders>
                  <w:top w:val="nil"/>
                  <w:left w:val="nil"/>
                  <w:bottom w:val="single" w:sz="4" w:space="0" w:color="auto"/>
                  <w:right w:val="nil"/>
                </w:tcBorders>
                <w:vAlign w:val="center"/>
              </w:tcPr>
            </w:tcPrChange>
          </w:tcPr>
          <w:p w14:paraId="7DB3152C" w14:textId="071E8DF5" w:rsidR="00D81AA5" w:rsidRPr="00D70769" w:rsidRDefault="00D81AA5" w:rsidP="00930A5C">
            <w:pPr>
              <w:jc w:val="center"/>
              <w:rPr>
                <w:ins w:id="265" w:author="Gonzalo Ríos" w:date="2026-04-12T23:23:00Z" w16du:dateUtc="2026-04-12T13:23:00Z"/>
                <w:rFonts w:ascii="Times New Roman" w:hAnsi="Times New Roman" w:cs="Times New Roman"/>
                <w:b/>
                <w:bCs/>
                <w:sz w:val="20"/>
                <w:szCs w:val="20"/>
                <w:lang w:val="en-AU"/>
                <w:rPrChange w:id="266" w:author="Gonzalo Ríos" w:date="2026-04-12T23:26:00Z" w16du:dateUtc="2026-04-12T13:26:00Z">
                  <w:rPr>
                    <w:ins w:id="267" w:author="Gonzalo Ríos" w:date="2026-04-12T23:23:00Z" w16du:dateUtc="2026-04-12T13:23:00Z"/>
                    <w:rFonts w:ascii="Times New Roman" w:hAnsi="Times New Roman" w:cs="Times New Roman"/>
                    <w:b/>
                    <w:bCs/>
                    <w:lang w:val="en-AU"/>
                  </w:rPr>
                </w:rPrChange>
              </w:rPr>
            </w:pPr>
            <w:ins w:id="268" w:author="Gonzalo Ríos" w:date="2026-04-12T23:36:00Z" w16du:dateUtc="2026-04-12T13:36:00Z">
              <w:r>
                <w:rPr>
                  <w:rFonts w:ascii="Times New Roman" w:hAnsi="Times New Roman" w:cs="Times New Roman"/>
                  <w:b/>
                  <w:bCs/>
                  <w:sz w:val="20"/>
                  <w:szCs w:val="20"/>
                  <w:lang w:val="en-AU"/>
                </w:rPr>
                <w:t>p-value</w:t>
              </w:r>
            </w:ins>
          </w:p>
        </w:tc>
      </w:tr>
      <w:tr w:rsidR="00D8078F" w:rsidRPr="00220C62" w14:paraId="2224E914" w14:textId="77777777" w:rsidTr="00D8078F">
        <w:trPr>
          <w:trHeight w:val="423"/>
          <w:ins w:id="269" w:author="Gonzalo Ríos" w:date="2026-04-12T23:23:00Z"/>
          <w:trPrChange w:id="270" w:author="Gonzalo Ríos" w:date="2026-04-13T11:58:00Z" w16du:dateUtc="2026-04-13T01:58:00Z">
            <w:trPr>
              <w:trHeight w:val="423"/>
            </w:trPr>
          </w:trPrChange>
        </w:trPr>
        <w:tc>
          <w:tcPr>
            <w:tcW w:w="1843" w:type="dxa"/>
            <w:tcBorders>
              <w:top w:val="single" w:sz="4" w:space="0" w:color="auto"/>
              <w:left w:val="nil"/>
              <w:bottom w:val="nil"/>
              <w:right w:val="single" w:sz="4" w:space="0" w:color="auto"/>
            </w:tcBorders>
            <w:vAlign w:val="center"/>
            <w:tcPrChange w:id="271" w:author="Gonzalo Ríos" w:date="2026-04-13T11:58:00Z" w16du:dateUtc="2026-04-13T01:58:00Z">
              <w:tcPr>
                <w:tcW w:w="1843" w:type="dxa"/>
                <w:tcBorders>
                  <w:top w:val="single" w:sz="4" w:space="0" w:color="auto"/>
                  <w:left w:val="nil"/>
                  <w:bottom w:val="nil"/>
                  <w:right w:val="single" w:sz="4" w:space="0" w:color="auto"/>
                </w:tcBorders>
                <w:vAlign w:val="center"/>
              </w:tcPr>
            </w:tcPrChange>
          </w:tcPr>
          <w:p w14:paraId="6C438AB4" w14:textId="14F40916" w:rsidR="00D81AA5" w:rsidRPr="00D70769" w:rsidRDefault="00D81AA5" w:rsidP="00D81AA5">
            <w:pPr>
              <w:rPr>
                <w:ins w:id="272" w:author="Gonzalo Ríos" w:date="2026-04-12T23:23:00Z" w16du:dateUtc="2026-04-12T13:23:00Z"/>
                <w:rFonts w:ascii="Times New Roman" w:hAnsi="Times New Roman" w:cs="Times New Roman"/>
                <w:sz w:val="20"/>
                <w:szCs w:val="20"/>
                <w:lang w:val="en-AU"/>
                <w:rPrChange w:id="273" w:author="Gonzalo Ríos" w:date="2026-04-12T23:26:00Z" w16du:dateUtc="2026-04-12T13:26:00Z">
                  <w:rPr>
                    <w:ins w:id="274" w:author="Gonzalo Ríos" w:date="2026-04-12T23:23:00Z" w16du:dateUtc="2026-04-12T13:23:00Z"/>
                    <w:rFonts w:ascii="Times New Roman" w:hAnsi="Times New Roman" w:cs="Times New Roman"/>
                    <w:lang w:val="en-AU"/>
                  </w:rPr>
                </w:rPrChange>
              </w:rPr>
            </w:pPr>
            <w:ins w:id="275" w:author="Gonzalo Ríos" w:date="2026-04-12T23:26:00Z" w16du:dateUtc="2026-04-12T13:26:00Z">
              <w:r w:rsidRPr="00D70769">
                <w:rPr>
                  <w:rFonts w:eastAsiaTheme="minorEastAsia"/>
                  <w:sz w:val="20"/>
                  <w:szCs w:val="20"/>
                  <w:lang w:val="en-AU"/>
                  <w:rPrChange w:id="276" w:author="Gonzalo Ríos" w:date="2026-04-12T23:26:00Z" w16du:dateUtc="2026-04-12T13:26:00Z">
                    <w:rPr>
                      <w:rFonts w:eastAsiaTheme="minorEastAsia"/>
                      <w:lang w:val="en-AU"/>
                    </w:rPr>
                  </w:rPrChange>
                </w:rPr>
                <w:t xml:space="preserve">Constant </w:t>
              </w:r>
            </w:ins>
            <m:oMath>
              <m:sSub>
                <m:sSubPr>
                  <m:ctrlPr>
                    <w:ins w:id="277" w:author="Gonzalo Ríos" w:date="2026-04-12T23:26:00Z" w16du:dateUtc="2026-04-12T13:26:00Z">
                      <w:rPr>
                        <w:rFonts w:ascii="Cambria Math" w:hAnsi="Cambria Math" w:cs="Times New Roman"/>
                        <w:i/>
                        <w:sz w:val="20"/>
                        <w:szCs w:val="20"/>
                        <w:lang w:val="en-AU"/>
                      </w:rPr>
                    </w:ins>
                  </m:ctrlPr>
                </m:sSubPr>
                <m:e>
                  <m:r>
                    <w:ins w:id="278" w:author="Gonzalo Ríos" w:date="2026-04-12T23:26:00Z" w16du:dateUtc="2026-04-12T13:26:00Z">
                      <w:rPr>
                        <w:rFonts w:ascii="Cambria Math" w:hAnsi="Cambria Math" w:cs="Times New Roman"/>
                        <w:sz w:val="20"/>
                        <w:szCs w:val="20"/>
                        <w:lang w:val="en-AU"/>
                      </w:rPr>
                      <m:t>(α</m:t>
                    </w:ins>
                  </m:r>
                </m:e>
                <m:sub>
                  <m:r>
                    <w:ins w:id="279" w:author="Gonzalo Ríos" w:date="2026-04-12T23:26:00Z" w16du:dateUtc="2026-04-12T13:26:00Z">
                      <w:rPr>
                        <w:rFonts w:ascii="Cambria Math" w:hAnsi="Cambria Math" w:cs="Times New Roman"/>
                        <w:sz w:val="20"/>
                        <w:szCs w:val="20"/>
                        <w:lang w:val="en-AU"/>
                      </w:rPr>
                      <m:t>0</m:t>
                    </w:ins>
                  </m:r>
                </m:sub>
              </m:sSub>
              <m:r>
                <w:ins w:id="280" w:author="Gonzalo Ríos" w:date="2026-04-12T23:26:00Z" w16du:dateUtc="2026-04-12T13:26:00Z">
                  <w:rPr>
                    <w:rFonts w:ascii="Cambria Math" w:hAnsi="Cambria Math" w:cs="Times New Roman"/>
                    <w:sz w:val="20"/>
                    <w:szCs w:val="20"/>
                    <w:lang w:val="en-AU"/>
                  </w:rPr>
                  <m:t>)</m:t>
                </w:ins>
              </m:r>
            </m:oMath>
          </w:p>
        </w:tc>
        <w:tc>
          <w:tcPr>
            <w:tcW w:w="1276" w:type="dxa"/>
            <w:tcBorders>
              <w:top w:val="single" w:sz="4" w:space="0" w:color="auto"/>
              <w:left w:val="single" w:sz="4" w:space="0" w:color="auto"/>
              <w:bottom w:val="nil"/>
              <w:right w:val="nil"/>
            </w:tcBorders>
            <w:vAlign w:val="center"/>
            <w:tcPrChange w:id="281" w:author="Gonzalo Ríos" w:date="2026-04-13T11:58:00Z" w16du:dateUtc="2026-04-13T01:58:00Z">
              <w:tcPr>
                <w:tcW w:w="1276" w:type="dxa"/>
                <w:tcBorders>
                  <w:top w:val="single" w:sz="4" w:space="0" w:color="auto"/>
                  <w:left w:val="single" w:sz="4" w:space="0" w:color="auto"/>
                  <w:bottom w:val="nil"/>
                  <w:right w:val="nil"/>
                </w:tcBorders>
                <w:vAlign w:val="center"/>
              </w:tcPr>
            </w:tcPrChange>
          </w:tcPr>
          <w:p w14:paraId="762D196B" w14:textId="52C82EE2" w:rsidR="00D81AA5" w:rsidRPr="00D70769" w:rsidRDefault="00D81AA5" w:rsidP="00D81AA5">
            <w:pPr>
              <w:jc w:val="center"/>
              <w:rPr>
                <w:ins w:id="282" w:author="Gonzalo Ríos" w:date="2026-04-12T23:23:00Z" w16du:dateUtc="2026-04-12T13:23:00Z"/>
                <w:rFonts w:ascii="Times New Roman" w:hAnsi="Times New Roman" w:cs="Times New Roman"/>
                <w:sz w:val="20"/>
                <w:szCs w:val="20"/>
                <w:lang w:val="en-AU"/>
                <w:rPrChange w:id="283" w:author="Gonzalo Ríos" w:date="2026-04-12T23:26:00Z" w16du:dateUtc="2026-04-12T13:26:00Z">
                  <w:rPr>
                    <w:ins w:id="284" w:author="Gonzalo Ríos" w:date="2026-04-12T23:23:00Z" w16du:dateUtc="2026-04-12T13:23:00Z"/>
                    <w:rFonts w:ascii="Times New Roman" w:hAnsi="Times New Roman" w:cs="Times New Roman"/>
                    <w:lang w:val="en-AU"/>
                  </w:rPr>
                </w:rPrChange>
              </w:rPr>
            </w:pPr>
            <m:oMathPara>
              <m:oMath>
                <m:r>
                  <w:ins w:id="285" w:author="Gonzalo Ríos" w:date="2026-04-12T23:29:00Z" w16du:dateUtc="2026-04-12T13:29:00Z">
                    <w:rPr>
                      <w:rFonts w:ascii="Cambria Math" w:hAnsi="Cambria Math" w:cs="Times New Roman"/>
                      <w:sz w:val="20"/>
                      <w:szCs w:val="20"/>
                      <w:lang w:val="en-AU"/>
                    </w:rPr>
                    <m:t>2.81</m:t>
                  </w:ins>
                </m:r>
              </m:oMath>
            </m:oMathPara>
          </w:p>
        </w:tc>
        <w:tc>
          <w:tcPr>
            <w:tcW w:w="1559" w:type="dxa"/>
            <w:gridSpan w:val="2"/>
            <w:tcBorders>
              <w:top w:val="single" w:sz="4" w:space="0" w:color="auto"/>
              <w:left w:val="nil"/>
              <w:bottom w:val="nil"/>
              <w:right w:val="single" w:sz="4" w:space="0" w:color="auto"/>
            </w:tcBorders>
            <w:vAlign w:val="center"/>
            <w:tcPrChange w:id="286" w:author="Gonzalo Ríos" w:date="2026-04-13T11:58:00Z" w16du:dateUtc="2026-04-13T01:58:00Z">
              <w:tcPr>
                <w:tcW w:w="1559" w:type="dxa"/>
                <w:gridSpan w:val="2"/>
                <w:tcBorders>
                  <w:top w:val="single" w:sz="4" w:space="0" w:color="auto"/>
                  <w:left w:val="nil"/>
                  <w:bottom w:val="nil"/>
                  <w:right w:val="single" w:sz="4" w:space="0" w:color="auto"/>
                </w:tcBorders>
                <w:vAlign w:val="center"/>
              </w:tcPr>
            </w:tcPrChange>
          </w:tcPr>
          <w:p w14:paraId="7D123034" w14:textId="2DE15E14" w:rsidR="00D81AA5" w:rsidRPr="002B2360" w:rsidRDefault="00D81AA5" w:rsidP="00D81AA5">
            <w:pPr>
              <w:jc w:val="center"/>
              <w:rPr>
                <w:ins w:id="287" w:author="Gonzalo Ríos" w:date="2026-04-12T23:23:00Z" w16du:dateUtc="2026-04-12T13:23:00Z"/>
                <w:rFonts w:ascii="Times New Roman" w:hAnsi="Times New Roman" w:cs="Times New Roman"/>
                <w:sz w:val="20"/>
                <w:szCs w:val="20"/>
                <w:vertAlign w:val="superscript"/>
                <w:lang w:val="en-AU"/>
                <w:rPrChange w:id="288" w:author="Gonzalo Ríos" w:date="2026-04-12T23:37:00Z" w16du:dateUtc="2026-04-12T13:37:00Z">
                  <w:rPr>
                    <w:ins w:id="289" w:author="Gonzalo Ríos" w:date="2026-04-12T23:23:00Z" w16du:dateUtc="2026-04-12T13:23:00Z"/>
                    <w:rFonts w:ascii="Times New Roman" w:hAnsi="Times New Roman" w:cs="Times New Roman"/>
                    <w:lang w:val="en-AU"/>
                  </w:rPr>
                </w:rPrChange>
              </w:rPr>
            </w:pPr>
            <w:ins w:id="290" w:author="Gonzalo Ríos" w:date="2026-04-12T23:37:00Z" w16du:dateUtc="2026-04-12T13:37:00Z">
              <w:r>
                <w:rPr>
                  <w:rFonts w:ascii="Times New Roman" w:hAnsi="Times New Roman" w:cs="Times New Roman"/>
                  <w:sz w:val="20"/>
                  <w:szCs w:val="20"/>
                  <w:lang w:val="en-AU"/>
                </w:rPr>
                <w:t>&lt;0.001</w:t>
              </w:r>
              <w:r>
                <w:rPr>
                  <w:rFonts w:ascii="Times New Roman" w:hAnsi="Times New Roman" w:cs="Times New Roman"/>
                  <w:sz w:val="20"/>
                  <w:szCs w:val="20"/>
                  <w:vertAlign w:val="superscript"/>
                  <w:lang w:val="en-AU"/>
                </w:rPr>
                <w:t>***</w:t>
              </w:r>
            </w:ins>
          </w:p>
        </w:tc>
        <w:tc>
          <w:tcPr>
            <w:tcW w:w="1701" w:type="dxa"/>
            <w:tcBorders>
              <w:top w:val="single" w:sz="4" w:space="0" w:color="auto"/>
              <w:left w:val="single" w:sz="4" w:space="0" w:color="auto"/>
              <w:bottom w:val="nil"/>
              <w:right w:val="single" w:sz="4" w:space="0" w:color="auto"/>
            </w:tcBorders>
            <w:vAlign w:val="center"/>
            <w:tcPrChange w:id="291" w:author="Gonzalo Ríos" w:date="2026-04-13T11:58:00Z" w16du:dateUtc="2026-04-13T01:58:00Z">
              <w:tcPr>
                <w:tcW w:w="1838" w:type="dxa"/>
                <w:gridSpan w:val="3"/>
                <w:tcBorders>
                  <w:top w:val="single" w:sz="4" w:space="0" w:color="auto"/>
                  <w:left w:val="single" w:sz="4" w:space="0" w:color="auto"/>
                  <w:bottom w:val="nil"/>
                  <w:right w:val="single" w:sz="4" w:space="0" w:color="auto"/>
                </w:tcBorders>
                <w:vAlign w:val="center"/>
              </w:tcPr>
            </w:tcPrChange>
          </w:tcPr>
          <w:p w14:paraId="09BC845F" w14:textId="60241E38" w:rsidR="00D81AA5" w:rsidRPr="00D81AA5" w:rsidRDefault="00D81AA5">
            <w:pPr>
              <w:rPr>
                <w:ins w:id="292" w:author="Gonzalo Ríos" w:date="2026-04-13T11:45:00Z" w16du:dateUtc="2026-04-13T01:45:00Z"/>
                <w:rFonts w:ascii="Times New Roman" w:eastAsia="Times New Roman" w:hAnsi="Times New Roman" w:cs="Times New Roman"/>
                <w:iCs/>
                <w:sz w:val="20"/>
                <w:szCs w:val="20"/>
                <w:lang w:val="en-AU"/>
                <w:rPrChange w:id="293" w:author="Gonzalo Ríos" w:date="2026-04-13T11:45:00Z" w16du:dateUtc="2026-04-13T01:45:00Z">
                  <w:rPr>
                    <w:ins w:id="294" w:author="Gonzalo Ríos" w:date="2026-04-13T11:45:00Z" w16du:dateUtc="2026-04-13T01:45:00Z"/>
                    <w:rFonts w:ascii="Times New Roman" w:eastAsia="Times New Roman" w:hAnsi="Times New Roman" w:cs="Times New Roman"/>
                    <w:i/>
                    <w:sz w:val="20"/>
                    <w:szCs w:val="20"/>
                    <w:lang w:val="en-AU"/>
                  </w:rPr>
                </w:rPrChange>
              </w:rPr>
              <w:pPrChange w:id="295" w:author="Gonzalo Ríos" w:date="2026-04-13T11:50:00Z" w16du:dateUtc="2026-04-13T01:50:00Z">
                <w:pPr>
                  <w:jc w:val="center"/>
                </w:pPr>
              </w:pPrChange>
            </w:pPr>
            <w:ins w:id="296" w:author="Gonzalo Ríos" w:date="2026-04-13T11:46:00Z" w16du:dateUtc="2026-04-13T01:46:00Z">
              <w:r w:rsidRPr="00930A5C">
                <w:rPr>
                  <w:rFonts w:eastAsiaTheme="minorEastAsia"/>
                  <w:sz w:val="20"/>
                  <w:szCs w:val="20"/>
                  <w:lang w:val="en-AU"/>
                </w:rPr>
                <w:t xml:space="preserve">Constant </w:t>
              </w:r>
            </w:ins>
            <m:oMath>
              <m:sSub>
                <m:sSubPr>
                  <m:ctrlPr>
                    <w:ins w:id="297" w:author="Gonzalo Ríos" w:date="2026-04-13T11:46:00Z" w16du:dateUtc="2026-04-13T01:46:00Z">
                      <w:rPr>
                        <w:rFonts w:ascii="Cambria Math" w:hAnsi="Cambria Math" w:cs="Times New Roman"/>
                        <w:i/>
                        <w:sz w:val="20"/>
                        <w:szCs w:val="20"/>
                        <w:lang w:val="en-AU"/>
                      </w:rPr>
                    </w:ins>
                  </m:ctrlPr>
                </m:sSubPr>
                <m:e>
                  <m:r>
                    <w:ins w:id="298" w:author="Gonzalo Ríos" w:date="2026-04-13T11:46:00Z" w16du:dateUtc="2026-04-13T01:46:00Z">
                      <w:rPr>
                        <w:rFonts w:ascii="Cambria Math" w:hAnsi="Cambria Math" w:cs="Times New Roman"/>
                        <w:sz w:val="20"/>
                        <w:szCs w:val="20"/>
                        <w:lang w:val="en-AU"/>
                      </w:rPr>
                      <m:t>(α</m:t>
                    </w:ins>
                  </m:r>
                </m:e>
                <m:sub>
                  <m:r>
                    <w:ins w:id="299" w:author="Gonzalo Ríos" w:date="2026-04-13T11:46:00Z" w16du:dateUtc="2026-04-13T01:46:00Z">
                      <w:rPr>
                        <w:rFonts w:ascii="Cambria Math" w:hAnsi="Cambria Math" w:cs="Times New Roman"/>
                        <w:sz w:val="20"/>
                        <w:szCs w:val="20"/>
                        <w:lang w:val="en-AU"/>
                      </w:rPr>
                      <m:t>0</m:t>
                    </w:ins>
                  </m:r>
                </m:sub>
              </m:sSub>
              <m:r>
                <w:ins w:id="300" w:author="Gonzalo Ríos" w:date="2026-04-13T11:46:00Z" w16du:dateUtc="2026-04-13T01:46:00Z">
                  <w:rPr>
                    <w:rFonts w:ascii="Cambria Math" w:hAnsi="Cambria Math" w:cs="Times New Roman"/>
                    <w:sz w:val="20"/>
                    <w:szCs w:val="20"/>
                    <w:lang w:val="en-AU"/>
                  </w:rPr>
                  <m:t>)</m:t>
                </w:ins>
              </m:r>
            </m:oMath>
          </w:p>
        </w:tc>
        <w:tc>
          <w:tcPr>
            <w:tcW w:w="1555" w:type="dxa"/>
            <w:gridSpan w:val="2"/>
            <w:tcBorders>
              <w:top w:val="single" w:sz="4" w:space="0" w:color="auto"/>
              <w:left w:val="single" w:sz="4" w:space="0" w:color="auto"/>
              <w:bottom w:val="nil"/>
              <w:right w:val="nil"/>
            </w:tcBorders>
            <w:vAlign w:val="center"/>
            <w:tcPrChange w:id="301" w:author="Gonzalo Ríos" w:date="2026-04-13T11:58:00Z" w16du:dateUtc="2026-04-13T01:58:00Z">
              <w:tcPr>
                <w:tcW w:w="1418" w:type="dxa"/>
                <w:gridSpan w:val="2"/>
                <w:tcBorders>
                  <w:top w:val="single" w:sz="4" w:space="0" w:color="auto"/>
                  <w:left w:val="single" w:sz="4" w:space="0" w:color="auto"/>
                  <w:bottom w:val="nil"/>
                  <w:right w:val="nil"/>
                </w:tcBorders>
                <w:vAlign w:val="center"/>
              </w:tcPr>
            </w:tcPrChange>
          </w:tcPr>
          <w:p w14:paraId="3DD02357" w14:textId="07302165" w:rsidR="00D81AA5" w:rsidRPr="00D70769" w:rsidRDefault="00D81AA5" w:rsidP="00D81AA5">
            <w:pPr>
              <w:jc w:val="center"/>
              <w:rPr>
                <w:ins w:id="302" w:author="Gonzalo Ríos" w:date="2026-04-12T23:23:00Z" w16du:dateUtc="2026-04-12T13:23:00Z"/>
                <w:rFonts w:ascii="Times New Roman" w:hAnsi="Times New Roman" w:cs="Times New Roman"/>
                <w:sz w:val="20"/>
                <w:szCs w:val="20"/>
                <w:lang w:val="en-AU"/>
                <w:rPrChange w:id="303" w:author="Gonzalo Ríos" w:date="2026-04-12T23:26:00Z" w16du:dateUtc="2026-04-12T13:26:00Z">
                  <w:rPr>
                    <w:ins w:id="304" w:author="Gonzalo Ríos" w:date="2026-04-12T23:23:00Z" w16du:dateUtc="2026-04-12T13:23:00Z"/>
                    <w:rFonts w:ascii="Times New Roman" w:hAnsi="Times New Roman" w:cs="Times New Roman"/>
                    <w:lang w:val="en-AU"/>
                  </w:rPr>
                </w:rPrChange>
              </w:rPr>
            </w:pPr>
            <m:oMathPara>
              <m:oMath>
                <m:r>
                  <w:ins w:id="305" w:author="Gonzalo Ríos" w:date="2026-04-12T23:30:00Z" w16du:dateUtc="2026-04-12T13:30:00Z">
                    <w:rPr>
                      <w:rFonts w:ascii="Cambria Math" w:hAnsi="Cambria Math" w:cs="Times New Roman"/>
                      <w:sz w:val="20"/>
                      <w:szCs w:val="20"/>
                      <w:lang w:val="en-AU"/>
                    </w:rPr>
                    <m:t>-10.38</m:t>
                  </w:ins>
                </m:r>
              </m:oMath>
            </m:oMathPara>
          </w:p>
        </w:tc>
        <w:tc>
          <w:tcPr>
            <w:tcW w:w="1989" w:type="dxa"/>
            <w:gridSpan w:val="2"/>
            <w:tcBorders>
              <w:top w:val="single" w:sz="4" w:space="0" w:color="auto"/>
              <w:left w:val="nil"/>
              <w:bottom w:val="nil"/>
              <w:right w:val="single" w:sz="4" w:space="0" w:color="auto"/>
            </w:tcBorders>
            <w:vAlign w:val="center"/>
            <w:tcPrChange w:id="306" w:author="Gonzalo Ríos" w:date="2026-04-13T11:58:00Z" w16du:dateUtc="2026-04-13T01:58:00Z">
              <w:tcPr>
                <w:tcW w:w="2500" w:type="dxa"/>
                <w:gridSpan w:val="3"/>
                <w:tcBorders>
                  <w:top w:val="single" w:sz="4" w:space="0" w:color="auto"/>
                  <w:left w:val="nil"/>
                  <w:bottom w:val="nil"/>
                  <w:right w:val="single" w:sz="4" w:space="0" w:color="auto"/>
                </w:tcBorders>
                <w:vAlign w:val="center"/>
              </w:tcPr>
            </w:tcPrChange>
          </w:tcPr>
          <w:p w14:paraId="1BB04B1F" w14:textId="78830CCC" w:rsidR="00D81AA5" w:rsidRPr="00D70769" w:rsidRDefault="00D81AA5" w:rsidP="00D81AA5">
            <w:pPr>
              <w:jc w:val="center"/>
              <w:rPr>
                <w:ins w:id="307" w:author="Gonzalo Ríos" w:date="2026-04-12T23:23:00Z" w16du:dateUtc="2026-04-12T13:23:00Z"/>
                <w:rFonts w:ascii="Times New Roman" w:hAnsi="Times New Roman" w:cs="Times New Roman"/>
                <w:sz w:val="20"/>
                <w:szCs w:val="20"/>
                <w:lang w:val="en-AU"/>
                <w:rPrChange w:id="308" w:author="Gonzalo Ríos" w:date="2026-04-12T23:26:00Z" w16du:dateUtc="2026-04-12T13:26:00Z">
                  <w:rPr>
                    <w:ins w:id="309" w:author="Gonzalo Ríos" w:date="2026-04-12T23:23:00Z" w16du:dateUtc="2026-04-12T13:23:00Z"/>
                    <w:rFonts w:ascii="Times New Roman" w:hAnsi="Times New Roman" w:cs="Times New Roman"/>
                    <w:lang w:val="en-AU"/>
                  </w:rPr>
                </w:rPrChange>
              </w:rPr>
            </w:pPr>
            <w:ins w:id="310" w:author="Gonzalo Ríos" w:date="2026-04-12T23:39:00Z" w16du:dateUtc="2026-04-12T13:39:00Z">
              <w:r>
                <w:rPr>
                  <w:rFonts w:ascii="Times New Roman" w:hAnsi="Times New Roman" w:cs="Times New Roman"/>
                  <w:sz w:val="20"/>
                  <w:szCs w:val="20"/>
                  <w:lang w:val="en-AU"/>
                </w:rPr>
                <w:t>&lt;0.001</w:t>
              </w:r>
              <w:r>
                <w:rPr>
                  <w:rFonts w:ascii="Times New Roman" w:hAnsi="Times New Roman" w:cs="Times New Roman"/>
                  <w:sz w:val="20"/>
                  <w:szCs w:val="20"/>
                  <w:vertAlign w:val="superscript"/>
                  <w:lang w:val="en-AU"/>
                </w:rPr>
                <w:t>***</w:t>
              </w:r>
            </w:ins>
          </w:p>
        </w:tc>
      </w:tr>
      <w:tr w:rsidR="00D8078F" w:rsidRPr="00220C62" w14:paraId="13A2314B" w14:textId="77777777" w:rsidTr="00D8078F">
        <w:trPr>
          <w:trHeight w:val="708"/>
          <w:ins w:id="311" w:author="Gonzalo Ríos" w:date="2026-04-12T23:48:00Z"/>
          <w:trPrChange w:id="312" w:author="Gonzalo Ríos" w:date="2026-04-13T11:58:00Z" w16du:dateUtc="2026-04-13T01:58:00Z">
            <w:trPr>
              <w:trHeight w:val="708"/>
            </w:trPr>
          </w:trPrChange>
        </w:trPr>
        <w:tc>
          <w:tcPr>
            <w:tcW w:w="1843" w:type="dxa"/>
            <w:tcBorders>
              <w:top w:val="nil"/>
              <w:left w:val="nil"/>
              <w:bottom w:val="nil"/>
              <w:right w:val="single" w:sz="4" w:space="0" w:color="auto"/>
            </w:tcBorders>
            <w:vAlign w:val="center"/>
            <w:tcPrChange w:id="313" w:author="Gonzalo Ríos" w:date="2026-04-13T11:58:00Z" w16du:dateUtc="2026-04-13T01:58:00Z">
              <w:tcPr>
                <w:tcW w:w="1843" w:type="dxa"/>
                <w:tcBorders>
                  <w:top w:val="nil"/>
                  <w:left w:val="nil"/>
                  <w:bottom w:val="nil"/>
                  <w:right w:val="single" w:sz="4" w:space="0" w:color="auto"/>
                </w:tcBorders>
                <w:vAlign w:val="center"/>
              </w:tcPr>
            </w:tcPrChange>
          </w:tcPr>
          <w:p w14:paraId="44C0F133" w14:textId="2BDBA56B" w:rsidR="00D81AA5" w:rsidRDefault="00D81AA5" w:rsidP="00D81AA5">
            <w:pPr>
              <w:rPr>
                <w:ins w:id="314" w:author="Gonzalo Ríos" w:date="2026-04-12T23:48:00Z" w16du:dateUtc="2026-04-12T13:48:00Z"/>
                <w:rFonts w:ascii="Times New Roman" w:hAnsi="Times New Roman" w:cs="Times New Roman"/>
                <w:sz w:val="20"/>
                <w:szCs w:val="20"/>
                <w:lang w:val="en-AU"/>
              </w:rPr>
            </w:pPr>
            <w:ins w:id="315" w:author="Gonzalo Ríos" w:date="2026-04-12T23:48:00Z" w16du:dateUtc="2026-04-12T13:48:00Z">
              <w:r>
                <w:rPr>
                  <w:rFonts w:ascii="Times New Roman" w:hAnsi="Times New Roman" w:cs="Times New Roman"/>
                  <w:sz w:val="20"/>
                  <w:szCs w:val="20"/>
                  <w:lang w:val="en-AU"/>
                </w:rPr>
                <w:t>Interchanges</w:t>
              </w:r>
            </w:ins>
            <w:ins w:id="316" w:author="Gonzalo Ríos" w:date="2026-04-13T00:08:00Z" w16du:dateUtc="2026-04-12T14:08:00Z">
              <w:r>
                <w:rPr>
                  <w:rFonts w:ascii="Times New Roman" w:hAnsi="Times New Roman" w:cs="Times New Roman"/>
                  <w:sz w:val="20"/>
                  <w:szCs w:val="20"/>
                  <w:lang w:val="en-AU"/>
                </w:rPr>
                <w:t xml:space="preserve"> </w:t>
              </w:r>
            </w:ins>
          </w:p>
        </w:tc>
        <w:tc>
          <w:tcPr>
            <w:tcW w:w="1276" w:type="dxa"/>
            <w:tcBorders>
              <w:top w:val="nil"/>
              <w:left w:val="single" w:sz="4" w:space="0" w:color="auto"/>
              <w:bottom w:val="nil"/>
              <w:right w:val="nil"/>
            </w:tcBorders>
            <w:vAlign w:val="center"/>
            <w:tcPrChange w:id="317" w:author="Gonzalo Ríos" w:date="2026-04-13T11:58:00Z" w16du:dateUtc="2026-04-13T01:58:00Z">
              <w:tcPr>
                <w:tcW w:w="1276" w:type="dxa"/>
                <w:tcBorders>
                  <w:top w:val="nil"/>
                  <w:left w:val="single" w:sz="4" w:space="0" w:color="auto"/>
                  <w:bottom w:val="nil"/>
                  <w:right w:val="nil"/>
                </w:tcBorders>
                <w:vAlign w:val="center"/>
              </w:tcPr>
            </w:tcPrChange>
          </w:tcPr>
          <w:p w14:paraId="38F2097E" w14:textId="340078F6" w:rsidR="00D81AA5" w:rsidRDefault="00D81AA5" w:rsidP="00D81AA5">
            <w:pPr>
              <w:jc w:val="center"/>
              <w:rPr>
                <w:ins w:id="318" w:author="Gonzalo Ríos" w:date="2026-04-12T23:48:00Z" w16du:dateUtc="2026-04-12T13:48:00Z"/>
                <w:rFonts w:ascii="Times New Roman" w:eastAsia="Aptos" w:hAnsi="Times New Roman" w:cs="Times New Roman"/>
                <w:sz w:val="20"/>
                <w:szCs w:val="20"/>
                <w:lang w:val="en-AU"/>
              </w:rPr>
            </w:pPr>
            <m:oMathPara>
              <m:oMath>
                <m:r>
                  <w:ins w:id="319" w:author="Gonzalo Ríos" w:date="2026-04-12T23:48:00Z" w16du:dateUtc="2026-04-12T13:48:00Z">
                    <w:rPr>
                      <w:rFonts w:ascii="Cambria Math" w:hAnsi="Cambria Math" w:cs="Times New Roman"/>
                      <w:sz w:val="20"/>
                      <w:szCs w:val="20"/>
                      <w:lang w:val="en-AU"/>
                    </w:rPr>
                    <m:t>0.15</m:t>
                  </w:ins>
                </m:r>
              </m:oMath>
            </m:oMathPara>
          </w:p>
        </w:tc>
        <w:tc>
          <w:tcPr>
            <w:tcW w:w="1559" w:type="dxa"/>
            <w:gridSpan w:val="2"/>
            <w:tcBorders>
              <w:top w:val="nil"/>
              <w:left w:val="nil"/>
              <w:bottom w:val="nil"/>
              <w:right w:val="single" w:sz="4" w:space="0" w:color="auto"/>
            </w:tcBorders>
            <w:vAlign w:val="center"/>
            <w:tcPrChange w:id="320" w:author="Gonzalo Ríos" w:date="2026-04-13T11:58:00Z" w16du:dateUtc="2026-04-13T01:58:00Z">
              <w:tcPr>
                <w:tcW w:w="1559" w:type="dxa"/>
                <w:gridSpan w:val="2"/>
                <w:tcBorders>
                  <w:top w:val="nil"/>
                  <w:left w:val="nil"/>
                  <w:bottom w:val="nil"/>
                  <w:right w:val="single" w:sz="4" w:space="0" w:color="auto"/>
                </w:tcBorders>
                <w:vAlign w:val="center"/>
              </w:tcPr>
            </w:tcPrChange>
          </w:tcPr>
          <w:p w14:paraId="38630A0E" w14:textId="52AED93A" w:rsidR="00D81AA5" w:rsidRDefault="00D81AA5" w:rsidP="00D81AA5">
            <w:pPr>
              <w:jc w:val="center"/>
              <w:rPr>
                <w:ins w:id="321" w:author="Gonzalo Ríos" w:date="2026-04-12T23:48:00Z" w16du:dateUtc="2026-04-12T13:48:00Z"/>
                <w:rFonts w:ascii="Times New Roman" w:hAnsi="Times New Roman" w:cs="Times New Roman"/>
                <w:sz w:val="20"/>
                <w:szCs w:val="20"/>
                <w:lang w:val="en-AU"/>
              </w:rPr>
            </w:pPr>
            <w:ins w:id="322" w:author="Gonzalo Ríos" w:date="2026-04-12T23:48:00Z" w16du:dateUtc="2026-04-12T13:48:00Z">
              <w:r>
                <w:rPr>
                  <w:rFonts w:ascii="Times New Roman" w:hAnsi="Times New Roman" w:cs="Times New Roman"/>
                  <w:sz w:val="20"/>
                  <w:szCs w:val="20"/>
                  <w:lang w:val="en-AU"/>
                </w:rPr>
                <w:t>0.01</w:t>
              </w:r>
              <w:r>
                <w:rPr>
                  <w:rFonts w:ascii="Times New Roman" w:hAnsi="Times New Roman" w:cs="Times New Roman"/>
                  <w:sz w:val="20"/>
                  <w:szCs w:val="20"/>
                  <w:vertAlign w:val="superscript"/>
                  <w:lang w:val="en-AU"/>
                </w:rPr>
                <w:t>**</w:t>
              </w:r>
            </w:ins>
          </w:p>
        </w:tc>
        <w:tc>
          <w:tcPr>
            <w:tcW w:w="1701" w:type="dxa"/>
            <w:tcBorders>
              <w:top w:val="nil"/>
              <w:left w:val="single" w:sz="4" w:space="0" w:color="auto"/>
              <w:bottom w:val="nil"/>
              <w:right w:val="single" w:sz="4" w:space="0" w:color="auto"/>
            </w:tcBorders>
            <w:vAlign w:val="center"/>
            <w:tcPrChange w:id="323" w:author="Gonzalo Ríos" w:date="2026-04-13T11:58:00Z" w16du:dateUtc="2026-04-13T01:58:00Z">
              <w:tcPr>
                <w:tcW w:w="1838" w:type="dxa"/>
                <w:gridSpan w:val="3"/>
                <w:tcBorders>
                  <w:top w:val="nil"/>
                  <w:left w:val="single" w:sz="4" w:space="0" w:color="auto"/>
                  <w:bottom w:val="nil"/>
                  <w:right w:val="single" w:sz="4" w:space="0" w:color="auto"/>
                </w:tcBorders>
                <w:vAlign w:val="center"/>
              </w:tcPr>
            </w:tcPrChange>
          </w:tcPr>
          <w:p w14:paraId="44C191FE" w14:textId="64A82B60" w:rsidR="00D81AA5" w:rsidRPr="00D81AA5" w:rsidRDefault="00D81AA5">
            <w:pPr>
              <w:rPr>
                <w:ins w:id="324" w:author="Gonzalo Ríos" w:date="2026-04-13T11:45:00Z" w16du:dateUtc="2026-04-13T01:45:00Z"/>
                <w:rFonts w:ascii="Times New Roman" w:eastAsia="Times New Roman" w:hAnsi="Times New Roman" w:cs="Times New Roman"/>
                <w:iCs/>
                <w:sz w:val="20"/>
                <w:szCs w:val="20"/>
                <w:lang w:val="en-AU"/>
                <w:rPrChange w:id="325" w:author="Gonzalo Ríos" w:date="2026-04-13T11:45:00Z" w16du:dateUtc="2026-04-13T01:45:00Z">
                  <w:rPr>
                    <w:ins w:id="326" w:author="Gonzalo Ríos" w:date="2026-04-13T11:45:00Z" w16du:dateUtc="2026-04-13T01:45:00Z"/>
                    <w:rFonts w:ascii="Times New Roman" w:eastAsia="Times New Roman" w:hAnsi="Times New Roman" w:cs="Times New Roman"/>
                    <w:i/>
                    <w:sz w:val="20"/>
                    <w:szCs w:val="20"/>
                    <w:lang w:val="en-AU"/>
                  </w:rPr>
                </w:rPrChange>
              </w:rPr>
              <w:pPrChange w:id="327" w:author="Gonzalo Ríos" w:date="2026-04-13T11:50:00Z" w16du:dateUtc="2026-04-13T01:50:00Z">
                <w:pPr>
                  <w:jc w:val="center"/>
                </w:pPr>
              </w:pPrChange>
            </w:pPr>
            <w:ins w:id="328" w:author="Gonzalo Ríos" w:date="2026-04-13T11:46:00Z" w16du:dateUtc="2026-04-13T01:46:00Z">
              <w:r>
                <w:rPr>
                  <w:rFonts w:ascii="Times New Roman" w:hAnsi="Times New Roman" w:cs="Times New Roman"/>
                  <w:sz w:val="20"/>
                  <w:szCs w:val="20"/>
                  <w:lang w:val="en-AU"/>
                </w:rPr>
                <w:t xml:space="preserve">Interchanges </w:t>
              </w:r>
            </w:ins>
            <m:oMath>
              <m:r>
                <w:ins w:id="329" w:author="Gonzalo Ríos" w:date="2026-04-13T11:46:00Z" w16du:dateUtc="2026-04-13T01:46:00Z">
                  <w:rPr>
                    <w:rFonts w:ascii="Cambria Math" w:hAnsi="Cambria Math" w:cs="Times New Roman"/>
                    <w:sz w:val="20"/>
                    <w:szCs w:val="20"/>
                    <w:lang w:val="en-AU"/>
                  </w:rPr>
                  <m:t>(</m:t>
                </w:ins>
              </m:r>
              <m:sSub>
                <m:sSubPr>
                  <m:ctrlPr>
                    <w:ins w:id="330" w:author="Gonzalo Ríos" w:date="2026-04-13T11:46:00Z" w16du:dateUtc="2026-04-13T01:46:00Z">
                      <w:rPr>
                        <w:rFonts w:ascii="Cambria Math" w:hAnsi="Cambria Math" w:cs="Times New Roman"/>
                        <w:i/>
                        <w:sz w:val="20"/>
                        <w:szCs w:val="20"/>
                        <w:lang w:val="en-AU"/>
                      </w:rPr>
                    </w:ins>
                  </m:ctrlPr>
                </m:sSubPr>
                <m:e>
                  <m:r>
                    <w:ins w:id="331" w:author="Gonzalo Ríos" w:date="2026-04-13T11:46:00Z" w16du:dateUtc="2026-04-13T01:46:00Z">
                      <w:rPr>
                        <w:rFonts w:ascii="Cambria Math" w:hAnsi="Cambria Math" w:cs="Times New Roman"/>
                        <w:sz w:val="20"/>
                        <w:szCs w:val="20"/>
                        <w:lang w:val="en-AU"/>
                      </w:rPr>
                      <m:t>X</m:t>
                    </w:ins>
                  </m:r>
                </m:e>
                <m:sub>
                  <m:r>
                    <w:ins w:id="332" w:author="Gonzalo Ríos" w:date="2026-04-13T11:46:00Z" w16du:dateUtc="2026-04-13T01:46:00Z">
                      <w:rPr>
                        <w:rFonts w:ascii="Cambria Math" w:hAnsi="Cambria Math" w:cs="Times New Roman"/>
                        <w:sz w:val="20"/>
                        <w:szCs w:val="20"/>
                        <w:lang w:val="en-AU"/>
                      </w:rPr>
                      <m:t>1</m:t>
                    </w:ins>
                  </m:r>
                </m:sub>
              </m:sSub>
              <m:r>
                <w:ins w:id="333" w:author="Gonzalo Ríos" w:date="2026-04-13T11:46:00Z" w16du:dateUtc="2026-04-13T01:46:00Z">
                  <w:rPr>
                    <w:rFonts w:ascii="Cambria Math" w:hAnsi="Cambria Math" w:cs="Times New Roman"/>
                    <w:sz w:val="20"/>
                    <w:szCs w:val="20"/>
                    <w:lang w:val="en-AU"/>
                  </w:rPr>
                  <m:t>)</m:t>
                </w:ins>
              </m:r>
            </m:oMath>
          </w:p>
        </w:tc>
        <w:tc>
          <w:tcPr>
            <w:tcW w:w="1555" w:type="dxa"/>
            <w:gridSpan w:val="2"/>
            <w:tcBorders>
              <w:top w:val="nil"/>
              <w:left w:val="single" w:sz="4" w:space="0" w:color="auto"/>
              <w:bottom w:val="nil"/>
              <w:right w:val="nil"/>
            </w:tcBorders>
            <w:vAlign w:val="center"/>
            <w:tcPrChange w:id="334" w:author="Gonzalo Ríos" w:date="2026-04-13T11:58:00Z" w16du:dateUtc="2026-04-13T01:58:00Z">
              <w:tcPr>
                <w:tcW w:w="1418" w:type="dxa"/>
                <w:gridSpan w:val="2"/>
                <w:tcBorders>
                  <w:top w:val="nil"/>
                  <w:left w:val="single" w:sz="4" w:space="0" w:color="auto"/>
                  <w:bottom w:val="nil"/>
                  <w:right w:val="nil"/>
                </w:tcBorders>
                <w:vAlign w:val="center"/>
              </w:tcPr>
            </w:tcPrChange>
          </w:tcPr>
          <w:p w14:paraId="4A858869" w14:textId="56F6A0F6" w:rsidR="00D81AA5" w:rsidRPr="005F6668" w:rsidRDefault="00D81AA5" w:rsidP="00D81AA5">
            <w:pPr>
              <w:jc w:val="center"/>
              <w:rPr>
                <w:ins w:id="335" w:author="Gonzalo Ríos" w:date="2026-04-12T23:48:00Z" w16du:dateUtc="2026-04-12T13:48:00Z"/>
                <w:rFonts w:ascii="Times New Roman" w:hAnsi="Times New Roman" w:cs="Times New Roman"/>
                <w:sz w:val="20"/>
                <w:szCs w:val="20"/>
                <w:lang w:val="en-AU"/>
              </w:rPr>
            </w:pPr>
            <m:oMathPara>
              <m:oMath>
                <m:r>
                  <w:ins w:id="336" w:author="Gonzalo Ríos" w:date="2026-04-12T23:48:00Z" w16du:dateUtc="2026-04-12T13:48:00Z">
                    <w:rPr>
                      <w:rFonts w:ascii="Cambria Math" w:hAnsi="Cambria Math" w:cs="Times New Roman"/>
                      <w:sz w:val="20"/>
                      <w:szCs w:val="20"/>
                      <w:lang w:val="en-AU"/>
                    </w:rPr>
                    <m:t>0.42</m:t>
                  </w:ins>
                </m:r>
              </m:oMath>
            </m:oMathPara>
          </w:p>
        </w:tc>
        <w:tc>
          <w:tcPr>
            <w:tcW w:w="1989" w:type="dxa"/>
            <w:gridSpan w:val="2"/>
            <w:tcBorders>
              <w:top w:val="nil"/>
              <w:left w:val="nil"/>
              <w:bottom w:val="nil"/>
              <w:right w:val="single" w:sz="4" w:space="0" w:color="auto"/>
            </w:tcBorders>
            <w:vAlign w:val="center"/>
            <w:tcPrChange w:id="337" w:author="Gonzalo Ríos" w:date="2026-04-13T11:58:00Z" w16du:dateUtc="2026-04-13T01:58:00Z">
              <w:tcPr>
                <w:tcW w:w="2500" w:type="dxa"/>
                <w:gridSpan w:val="3"/>
                <w:tcBorders>
                  <w:top w:val="nil"/>
                  <w:left w:val="nil"/>
                  <w:bottom w:val="nil"/>
                  <w:right w:val="single" w:sz="4" w:space="0" w:color="auto"/>
                </w:tcBorders>
                <w:vAlign w:val="center"/>
              </w:tcPr>
            </w:tcPrChange>
          </w:tcPr>
          <w:p w14:paraId="7FCF0F5D" w14:textId="0D1EBDC5" w:rsidR="00D81AA5" w:rsidRPr="005F6668" w:rsidRDefault="00D81AA5" w:rsidP="00D81AA5">
            <w:pPr>
              <w:jc w:val="center"/>
              <w:rPr>
                <w:ins w:id="338" w:author="Gonzalo Ríos" w:date="2026-04-12T23:48:00Z" w16du:dateUtc="2026-04-12T13:48:00Z"/>
                <w:rFonts w:ascii="Times New Roman" w:hAnsi="Times New Roman" w:cs="Times New Roman"/>
                <w:sz w:val="20"/>
                <w:szCs w:val="20"/>
                <w:lang w:val="en-AU"/>
              </w:rPr>
            </w:pPr>
            <w:ins w:id="339" w:author="Gonzalo Ríos" w:date="2026-04-12T23:48:00Z" w16du:dateUtc="2026-04-12T13:48:00Z">
              <w:r>
                <w:rPr>
                  <w:rFonts w:ascii="Times New Roman" w:hAnsi="Times New Roman" w:cs="Times New Roman"/>
                  <w:sz w:val="20"/>
                  <w:szCs w:val="20"/>
                  <w:lang w:val="en-AU"/>
                </w:rPr>
                <w:t>&lt;0.001</w:t>
              </w:r>
              <w:r>
                <w:rPr>
                  <w:rFonts w:ascii="Times New Roman" w:hAnsi="Times New Roman" w:cs="Times New Roman"/>
                  <w:sz w:val="20"/>
                  <w:szCs w:val="20"/>
                  <w:vertAlign w:val="superscript"/>
                  <w:lang w:val="en-AU"/>
                </w:rPr>
                <w:t>***</w:t>
              </w:r>
            </w:ins>
          </w:p>
        </w:tc>
      </w:tr>
      <w:tr w:rsidR="00D8078F" w:rsidRPr="00220C62" w14:paraId="2DB0BECD" w14:textId="77777777" w:rsidTr="00D8078F">
        <w:trPr>
          <w:trHeight w:val="708"/>
          <w:ins w:id="340" w:author="Gonzalo Ríos" w:date="2026-04-12T23:48:00Z"/>
          <w:trPrChange w:id="341" w:author="Gonzalo Ríos" w:date="2026-04-13T11:58:00Z" w16du:dateUtc="2026-04-13T01:58:00Z">
            <w:trPr>
              <w:trHeight w:val="708"/>
            </w:trPr>
          </w:trPrChange>
        </w:trPr>
        <w:tc>
          <w:tcPr>
            <w:tcW w:w="1843" w:type="dxa"/>
            <w:tcBorders>
              <w:top w:val="nil"/>
              <w:left w:val="nil"/>
              <w:bottom w:val="nil"/>
              <w:right w:val="single" w:sz="4" w:space="0" w:color="auto"/>
            </w:tcBorders>
            <w:vAlign w:val="center"/>
            <w:tcPrChange w:id="342" w:author="Gonzalo Ríos" w:date="2026-04-13T11:58:00Z" w16du:dateUtc="2026-04-13T01:58:00Z">
              <w:tcPr>
                <w:tcW w:w="1843" w:type="dxa"/>
                <w:tcBorders>
                  <w:top w:val="nil"/>
                  <w:left w:val="nil"/>
                  <w:bottom w:val="nil"/>
                  <w:right w:val="single" w:sz="4" w:space="0" w:color="auto"/>
                </w:tcBorders>
                <w:vAlign w:val="center"/>
              </w:tcPr>
            </w:tcPrChange>
          </w:tcPr>
          <w:p w14:paraId="0AF6B662" w14:textId="449984B8" w:rsidR="00D81AA5" w:rsidRDefault="00D81AA5" w:rsidP="00D81AA5">
            <w:pPr>
              <w:rPr>
                <w:ins w:id="343" w:author="Gonzalo Ríos" w:date="2026-04-12T23:48:00Z" w16du:dateUtc="2026-04-12T13:48:00Z"/>
                <w:rFonts w:ascii="Times New Roman" w:hAnsi="Times New Roman" w:cs="Times New Roman"/>
                <w:sz w:val="20"/>
                <w:szCs w:val="20"/>
                <w:lang w:val="en-AU"/>
              </w:rPr>
            </w:pPr>
            <w:ins w:id="344" w:author="Gonzalo Ríos" w:date="2026-04-12T23:48:00Z" w16du:dateUtc="2026-04-12T13:48:00Z">
              <w:r>
                <w:rPr>
                  <w:rFonts w:ascii="Times New Roman" w:hAnsi="Times New Roman" w:cs="Times New Roman"/>
                  <w:sz w:val="20"/>
                  <w:szCs w:val="20"/>
                  <w:lang w:val="en-AU"/>
                </w:rPr>
                <w:t>Curves</w:t>
              </w:r>
            </w:ins>
            <w:ins w:id="345" w:author="Gonzalo Ríos" w:date="2026-04-13T00:08:00Z" w16du:dateUtc="2026-04-12T14:08:00Z">
              <w:r>
                <w:rPr>
                  <w:rFonts w:ascii="Times New Roman" w:hAnsi="Times New Roman" w:cs="Times New Roman"/>
                  <w:sz w:val="20"/>
                  <w:szCs w:val="20"/>
                  <w:lang w:val="en-AU"/>
                </w:rPr>
                <w:t xml:space="preserve"> </w:t>
              </w:r>
            </w:ins>
          </w:p>
        </w:tc>
        <w:tc>
          <w:tcPr>
            <w:tcW w:w="1276" w:type="dxa"/>
            <w:tcBorders>
              <w:top w:val="nil"/>
              <w:left w:val="single" w:sz="4" w:space="0" w:color="auto"/>
              <w:bottom w:val="nil"/>
              <w:right w:val="nil"/>
            </w:tcBorders>
            <w:vAlign w:val="center"/>
            <w:tcPrChange w:id="346" w:author="Gonzalo Ríos" w:date="2026-04-13T11:58:00Z" w16du:dateUtc="2026-04-13T01:58:00Z">
              <w:tcPr>
                <w:tcW w:w="1276" w:type="dxa"/>
                <w:tcBorders>
                  <w:top w:val="nil"/>
                  <w:left w:val="single" w:sz="4" w:space="0" w:color="auto"/>
                  <w:bottom w:val="nil"/>
                  <w:right w:val="nil"/>
                </w:tcBorders>
                <w:vAlign w:val="center"/>
              </w:tcPr>
            </w:tcPrChange>
          </w:tcPr>
          <w:p w14:paraId="35BF77CA" w14:textId="17B94E9A" w:rsidR="00D81AA5" w:rsidRDefault="00D81AA5" w:rsidP="00D81AA5">
            <w:pPr>
              <w:jc w:val="center"/>
              <w:rPr>
                <w:ins w:id="347" w:author="Gonzalo Ríos" w:date="2026-04-12T23:48:00Z" w16du:dateUtc="2026-04-12T13:48:00Z"/>
                <w:rFonts w:ascii="Times New Roman" w:eastAsia="Aptos" w:hAnsi="Times New Roman" w:cs="Times New Roman"/>
                <w:sz w:val="20"/>
                <w:szCs w:val="20"/>
                <w:lang w:val="en-AU"/>
              </w:rPr>
            </w:pPr>
            <m:oMathPara>
              <m:oMath>
                <m:r>
                  <w:ins w:id="348" w:author="Gonzalo Ríos" w:date="2026-04-12T23:48:00Z" w16du:dateUtc="2026-04-12T13:48:00Z">
                    <w:rPr>
                      <w:rFonts w:ascii="Cambria Math" w:hAnsi="Cambria Math" w:cs="Times New Roman"/>
                      <w:sz w:val="20"/>
                      <w:szCs w:val="20"/>
                      <w:lang w:val="en-AU"/>
                    </w:rPr>
                    <m:t>-0.16</m:t>
                  </w:ins>
                </m:r>
              </m:oMath>
            </m:oMathPara>
          </w:p>
        </w:tc>
        <w:tc>
          <w:tcPr>
            <w:tcW w:w="1559" w:type="dxa"/>
            <w:gridSpan w:val="2"/>
            <w:tcBorders>
              <w:top w:val="nil"/>
              <w:left w:val="nil"/>
              <w:bottom w:val="nil"/>
              <w:right w:val="single" w:sz="4" w:space="0" w:color="auto"/>
            </w:tcBorders>
            <w:vAlign w:val="center"/>
            <w:tcPrChange w:id="349" w:author="Gonzalo Ríos" w:date="2026-04-13T11:58:00Z" w16du:dateUtc="2026-04-13T01:58:00Z">
              <w:tcPr>
                <w:tcW w:w="1559" w:type="dxa"/>
                <w:gridSpan w:val="2"/>
                <w:tcBorders>
                  <w:top w:val="nil"/>
                  <w:left w:val="nil"/>
                  <w:bottom w:val="nil"/>
                  <w:right w:val="single" w:sz="4" w:space="0" w:color="auto"/>
                </w:tcBorders>
                <w:vAlign w:val="center"/>
              </w:tcPr>
            </w:tcPrChange>
          </w:tcPr>
          <w:p w14:paraId="0D6354F9" w14:textId="52337359" w:rsidR="00D81AA5" w:rsidRDefault="00D81AA5" w:rsidP="00D81AA5">
            <w:pPr>
              <w:jc w:val="center"/>
              <w:rPr>
                <w:ins w:id="350" w:author="Gonzalo Ríos" w:date="2026-04-12T23:48:00Z" w16du:dateUtc="2026-04-12T13:48:00Z"/>
                <w:rFonts w:ascii="Times New Roman" w:hAnsi="Times New Roman" w:cs="Times New Roman"/>
                <w:sz w:val="20"/>
                <w:szCs w:val="20"/>
                <w:lang w:val="en-AU"/>
              </w:rPr>
            </w:pPr>
            <w:ins w:id="351" w:author="Gonzalo Ríos" w:date="2026-04-12T23:48:00Z" w16du:dateUtc="2026-04-12T13:48:00Z">
              <w:r>
                <w:rPr>
                  <w:rFonts w:ascii="Times New Roman" w:hAnsi="Times New Roman" w:cs="Times New Roman"/>
                  <w:sz w:val="20"/>
                  <w:szCs w:val="20"/>
                  <w:lang w:val="en-AU"/>
                </w:rPr>
                <w:t>&lt;0.001</w:t>
              </w:r>
              <w:r>
                <w:rPr>
                  <w:rFonts w:ascii="Times New Roman" w:hAnsi="Times New Roman" w:cs="Times New Roman"/>
                  <w:sz w:val="20"/>
                  <w:szCs w:val="20"/>
                  <w:vertAlign w:val="superscript"/>
                  <w:lang w:val="en-AU"/>
                </w:rPr>
                <w:t>***</w:t>
              </w:r>
            </w:ins>
          </w:p>
        </w:tc>
        <w:tc>
          <w:tcPr>
            <w:tcW w:w="1701" w:type="dxa"/>
            <w:tcBorders>
              <w:top w:val="nil"/>
              <w:left w:val="single" w:sz="4" w:space="0" w:color="auto"/>
              <w:bottom w:val="nil"/>
              <w:right w:val="single" w:sz="4" w:space="0" w:color="auto"/>
            </w:tcBorders>
            <w:vAlign w:val="center"/>
            <w:tcPrChange w:id="352" w:author="Gonzalo Ríos" w:date="2026-04-13T11:58:00Z" w16du:dateUtc="2026-04-13T01:58:00Z">
              <w:tcPr>
                <w:tcW w:w="1838" w:type="dxa"/>
                <w:gridSpan w:val="3"/>
                <w:tcBorders>
                  <w:top w:val="nil"/>
                  <w:left w:val="single" w:sz="4" w:space="0" w:color="auto"/>
                  <w:bottom w:val="nil"/>
                  <w:right w:val="single" w:sz="4" w:space="0" w:color="auto"/>
                </w:tcBorders>
                <w:vAlign w:val="center"/>
              </w:tcPr>
            </w:tcPrChange>
          </w:tcPr>
          <w:p w14:paraId="1DDB4AA4" w14:textId="2294E455" w:rsidR="00D81AA5" w:rsidRPr="00D81AA5" w:rsidRDefault="00D81AA5">
            <w:pPr>
              <w:rPr>
                <w:ins w:id="353" w:author="Gonzalo Ríos" w:date="2026-04-13T11:45:00Z" w16du:dateUtc="2026-04-13T01:45:00Z"/>
                <w:rFonts w:ascii="Aptos" w:eastAsia="Aptos" w:hAnsi="Aptos" w:cs="Times New Roman"/>
                <w:iCs/>
                <w:sz w:val="20"/>
                <w:szCs w:val="20"/>
                <w:lang w:val="en-AU"/>
              </w:rPr>
              <w:pPrChange w:id="354" w:author="Gonzalo Ríos" w:date="2026-04-13T11:50:00Z" w16du:dateUtc="2026-04-13T01:50:00Z">
                <w:pPr>
                  <w:jc w:val="center"/>
                </w:pPr>
              </w:pPrChange>
            </w:pPr>
            <w:ins w:id="355" w:author="Gonzalo Ríos" w:date="2026-04-13T11:46:00Z" w16du:dateUtc="2026-04-13T01:46:00Z">
              <w:r>
                <w:rPr>
                  <w:rFonts w:ascii="Times New Roman" w:hAnsi="Times New Roman" w:cs="Times New Roman"/>
                  <w:sz w:val="20"/>
                  <w:szCs w:val="20"/>
                  <w:lang w:val="en-AU"/>
                </w:rPr>
                <w:t xml:space="preserve">Curves </w:t>
              </w:r>
            </w:ins>
            <m:oMath>
              <m:r>
                <w:ins w:id="356" w:author="Gonzalo Ríos" w:date="2026-04-13T11:46:00Z" w16du:dateUtc="2026-04-13T01:46:00Z">
                  <w:rPr>
                    <w:rFonts w:ascii="Cambria Math" w:hAnsi="Cambria Math" w:cs="Times New Roman"/>
                    <w:sz w:val="20"/>
                    <w:szCs w:val="20"/>
                    <w:lang w:val="en-AU"/>
                  </w:rPr>
                  <m:t>(</m:t>
                </w:ins>
              </m:r>
              <m:sSub>
                <m:sSubPr>
                  <m:ctrlPr>
                    <w:ins w:id="357" w:author="Gonzalo Ríos" w:date="2026-04-13T11:46:00Z" w16du:dateUtc="2026-04-13T01:46:00Z">
                      <w:rPr>
                        <w:rFonts w:ascii="Cambria Math" w:hAnsi="Cambria Math" w:cs="Times New Roman"/>
                        <w:i/>
                        <w:sz w:val="20"/>
                        <w:szCs w:val="20"/>
                        <w:lang w:val="en-AU"/>
                      </w:rPr>
                    </w:ins>
                  </m:ctrlPr>
                </m:sSubPr>
                <m:e>
                  <m:r>
                    <w:ins w:id="358" w:author="Gonzalo Ríos" w:date="2026-04-13T11:46:00Z" w16du:dateUtc="2026-04-13T01:46:00Z">
                      <w:rPr>
                        <w:rFonts w:ascii="Cambria Math" w:hAnsi="Cambria Math" w:cs="Times New Roman"/>
                        <w:sz w:val="20"/>
                        <w:szCs w:val="20"/>
                        <w:lang w:val="en-AU"/>
                      </w:rPr>
                      <m:t>X</m:t>
                    </w:ins>
                  </m:r>
                </m:e>
                <m:sub>
                  <m:r>
                    <w:ins w:id="359" w:author="Gonzalo Ríos" w:date="2026-04-13T11:46:00Z" w16du:dateUtc="2026-04-13T01:46:00Z">
                      <w:rPr>
                        <w:rFonts w:ascii="Cambria Math" w:hAnsi="Cambria Math" w:cs="Times New Roman"/>
                        <w:sz w:val="20"/>
                        <w:szCs w:val="20"/>
                        <w:lang w:val="en-AU"/>
                      </w:rPr>
                      <m:t>2</m:t>
                    </w:ins>
                  </m:r>
                </m:sub>
              </m:sSub>
              <m:r>
                <w:ins w:id="360" w:author="Gonzalo Ríos" w:date="2026-04-13T11:46:00Z" w16du:dateUtc="2026-04-13T01:46:00Z">
                  <w:rPr>
                    <w:rFonts w:ascii="Cambria Math" w:hAnsi="Cambria Math" w:cs="Times New Roman"/>
                    <w:sz w:val="20"/>
                    <w:szCs w:val="20"/>
                    <w:lang w:val="en-AU"/>
                  </w:rPr>
                  <m:t>)</m:t>
                </w:ins>
              </m:r>
            </m:oMath>
          </w:p>
        </w:tc>
        <w:tc>
          <w:tcPr>
            <w:tcW w:w="1555" w:type="dxa"/>
            <w:gridSpan w:val="2"/>
            <w:tcBorders>
              <w:top w:val="nil"/>
              <w:left w:val="single" w:sz="4" w:space="0" w:color="auto"/>
              <w:bottom w:val="nil"/>
              <w:right w:val="nil"/>
            </w:tcBorders>
            <w:vAlign w:val="center"/>
            <w:tcPrChange w:id="361" w:author="Gonzalo Ríos" w:date="2026-04-13T11:58:00Z" w16du:dateUtc="2026-04-13T01:58:00Z">
              <w:tcPr>
                <w:tcW w:w="1418" w:type="dxa"/>
                <w:gridSpan w:val="2"/>
                <w:tcBorders>
                  <w:top w:val="nil"/>
                  <w:left w:val="single" w:sz="4" w:space="0" w:color="auto"/>
                  <w:bottom w:val="nil"/>
                  <w:right w:val="nil"/>
                </w:tcBorders>
                <w:vAlign w:val="center"/>
              </w:tcPr>
            </w:tcPrChange>
          </w:tcPr>
          <w:p w14:paraId="36BF7B6C" w14:textId="1EE918E8" w:rsidR="00D81AA5" w:rsidRPr="005F6668" w:rsidRDefault="00D81AA5" w:rsidP="00D81AA5">
            <w:pPr>
              <w:jc w:val="center"/>
              <w:rPr>
                <w:ins w:id="362" w:author="Gonzalo Ríos" w:date="2026-04-12T23:48:00Z" w16du:dateUtc="2026-04-12T13:48:00Z"/>
                <w:rFonts w:ascii="Times New Roman" w:hAnsi="Times New Roman" w:cs="Times New Roman"/>
                <w:sz w:val="20"/>
                <w:szCs w:val="20"/>
                <w:lang w:val="en-AU"/>
              </w:rPr>
            </w:pPr>
            <m:oMathPara>
              <m:oMath>
                <m:r>
                  <w:ins w:id="363" w:author="Gonzalo Ríos" w:date="2026-04-12T23:48:00Z" w16du:dateUtc="2026-04-12T13:48:00Z">
                    <w:rPr>
                      <w:rFonts w:ascii="Cambria Math" w:hAnsi="Cambria Math" w:cs="Times New Roman"/>
                      <w:sz w:val="20"/>
                      <w:szCs w:val="20"/>
                      <w:lang w:val="en-AU"/>
                    </w:rPr>
                    <m:t>0.09</m:t>
                  </w:ins>
                </m:r>
              </m:oMath>
            </m:oMathPara>
          </w:p>
        </w:tc>
        <w:tc>
          <w:tcPr>
            <w:tcW w:w="1989" w:type="dxa"/>
            <w:gridSpan w:val="2"/>
            <w:tcBorders>
              <w:top w:val="nil"/>
              <w:left w:val="nil"/>
              <w:bottom w:val="nil"/>
              <w:right w:val="single" w:sz="4" w:space="0" w:color="auto"/>
            </w:tcBorders>
            <w:vAlign w:val="center"/>
            <w:tcPrChange w:id="364" w:author="Gonzalo Ríos" w:date="2026-04-13T11:58:00Z" w16du:dateUtc="2026-04-13T01:58:00Z">
              <w:tcPr>
                <w:tcW w:w="2500" w:type="dxa"/>
                <w:gridSpan w:val="3"/>
                <w:tcBorders>
                  <w:top w:val="nil"/>
                  <w:left w:val="nil"/>
                  <w:bottom w:val="nil"/>
                  <w:right w:val="single" w:sz="4" w:space="0" w:color="auto"/>
                </w:tcBorders>
                <w:vAlign w:val="center"/>
              </w:tcPr>
            </w:tcPrChange>
          </w:tcPr>
          <w:p w14:paraId="6AEEA317" w14:textId="2B1FB7DB" w:rsidR="00D81AA5" w:rsidRPr="005F6668" w:rsidRDefault="00D81AA5" w:rsidP="00D81AA5">
            <w:pPr>
              <w:jc w:val="center"/>
              <w:rPr>
                <w:ins w:id="365" w:author="Gonzalo Ríos" w:date="2026-04-12T23:48:00Z" w16du:dateUtc="2026-04-12T13:48:00Z"/>
                <w:rFonts w:ascii="Times New Roman" w:hAnsi="Times New Roman" w:cs="Times New Roman"/>
                <w:sz w:val="20"/>
                <w:szCs w:val="20"/>
                <w:lang w:val="en-AU"/>
              </w:rPr>
            </w:pPr>
            <w:ins w:id="366" w:author="Gonzalo Ríos" w:date="2026-04-12T23:48:00Z" w16du:dateUtc="2026-04-12T13:48:00Z">
              <w:r>
                <w:rPr>
                  <w:rFonts w:ascii="Times New Roman" w:hAnsi="Times New Roman" w:cs="Times New Roman"/>
                  <w:sz w:val="20"/>
                  <w:szCs w:val="20"/>
                  <w:lang w:val="en-AU"/>
                </w:rPr>
                <w:t>&lt;0.001</w:t>
              </w:r>
              <w:r>
                <w:rPr>
                  <w:rFonts w:ascii="Times New Roman" w:hAnsi="Times New Roman" w:cs="Times New Roman"/>
                  <w:sz w:val="20"/>
                  <w:szCs w:val="20"/>
                  <w:vertAlign w:val="superscript"/>
                  <w:lang w:val="en-AU"/>
                </w:rPr>
                <w:t>***</w:t>
              </w:r>
            </w:ins>
          </w:p>
        </w:tc>
      </w:tr>
      <w:tr w:rsidR="00D8078F" w:rsidRPr="00220C62" w14:paraId="34D36013" w14:textId="77777777" w:rsidTr="00D8078F">
        <w:trPr>
          <w:trHeight w:val="708"/>
          <w:ins w:id="367" w:author="Gonzalo Ríos" w:date="2026-04-12T23:48:00Z"/>
          <w:trPrChange w:id="368" w:author="Gonzalo Ríos" w:date="2026-04-13T11:58:00Z" w16du:dateUtc="2026-04-13T01:58:00Z">
            <w:trPr>
              <w:trHeight w:val="708"/>
            </w:trPr>
          </w:trPrChange>
        </w:trPr>
        <w:tc>
          <w:tcPr>
            <w:tcW w:w="1843" w:type="dxa"/>
            <w:tcBorders>
              <w:top w:val="nil"/>
              <w:left w:val="nil"/>
              <w:bottom w:val="nil"/>
              <w:right w:val="single" w:sz="4" w:space="0" w:color="auto"/>
            </w:tcBorders>
            <w:vAlign w:val="center"/>
            <w:tcPrChange w:id="369" w:author="Gonzalo Ríos" w:date="2026-04-13T11:58:00Z" w16du:dateUtc="2026-04-13T01:58:00Z">
              <w:tcPr>
                <w:tcW w:w="1843" w:type="dxa"/>
                <w:tcBorders>
                  <w:top w:val="nil"/>
                  <w:left w:val="nil"/>
                  <w:bottom w:val="nil"/>
                  <w:right w:val="single" w:sz="4" w:space="0" w:color="auto"/>
                </w:tcBorders>
                <w:vAlign w:val="center"/>
              </w:tcPr>
            </w:tcPrChange>
          </w:tcPr>
          <w:p w14:paraId="10AFB7DB" w14:textId="123BAC31" w:rsidR="00D81AA5" w:rsidRDefault="00D81AA5" w:rsidP="00D81AA5">
            <w:pPr>
              <w:rPr>
                <w:ins w:id="370" w:author="Gonzalo Ríos" w:date="2026-04-12T23:48:00Z" w16du:dateUtc="2026-04-12T13:48:00Z"/>
                <w:rFonts w:ascii="Times New Roman" w:hAnsi="Times New Roman" w:cs="Times New Roman"/>
                <w:sz w:val="20"/>
                <w:szCs w:val="20"/>
                <w:lang w:val="en-AU"/>
              </w:rPr>
            </w:pPr>
            <w:ins w:id="371" w:author="Gonzalo Ríos" w:date="2026-04-13T11:48:00Z" w16du:dateUtc="2026-04-13T01:48:00Z">
              <w:r>
                <w:rPr>
                  <w:rFonts w:ascii="Times New Roman" w:hAnsi="Times New Roman" w:cs="Times New Roman"/>
                  <w:sz w:val="20"/>
                  <w:szCs w:val="20"/>
                  <w:lang w:val="en-AU"/>
                </w:rPr>
                <w:t>1 if segment is considered as low precipitation, 0 otherwise</w:t>
              </w:r>
            </w:ins>
          </w:p>
        </w:tc>
        <w:tc>
          <w:tcPr>
            <w:tcW w:w="1276" w:type="dxa"/>
            <w:tcBorders>
              <w:top w:val="nil"/>
              <w:left w:val="single" w:sz="4" w:space="0" w:color="auto"/>
              <w:bottom w:val="nil"/>
              <w:right w:val="nil"/>
            </w:tcBorders>
            <w:vAlign w:val="center"/>
            <w:tcPrChange w:id="372" w:author="Gonzalo Ríos" w:date="2026-04-13T11:58:00Z" w16du:dateUtc="2026-04-13T01:58:00Z">
              <w:tcPr>
                <w:tcW w:w="1276" w:type="dxa"/>
                <w:tcBorders>
                  <w:top w:val="nil"/>
                  <w:left w:val="single" w:sz="4" w:space="0" w:color="auto"/>
                  <w:bottom w:val="nil"/>
                  <w:right w:val="nil"/>
                </w:tcBorders>
                <w:vAlign w:val="center"/>
              </w:tcPr>
            </w:tcPrChange>
          </w:tcPr>
          <w:p w14:paraId="402D0F2C" w14:textId="16498B8D" w:rsidR="00D81AA5" w:rsidRDefault="00D81AA5" w:rsidP="00D81AA5">
            <w:pPr>
              <w:jc w:val="center"/>
              <w:rPr>
                <w:ins w:id="373" w:author="Gonzalo Ríos" w:date="2026-04-12T23:48:00Z" w16du:dateUtc="2026-04-12T13:48:00Z"/>
                <w:rFonts w:ascii="Times New Roman" w:eastAsia="Aptos" w:hAnsi="Times New Roman" w:cs="Times New Roman"/>
                <w:sz w:val="20"/>
                <w:szCs w:val="20"/>
                <w:lang w:val="en-AU"/>
              </w:rPr>
            </w:pPr>
            <m:oMathPara>
              <m:oMath>
                <m:r>
                  <w:ins w:id="374" w:author="Gonzalo Ríos" w:date="2026-04-13T11:48:00Z" w16du:dateUtc="2026-04-13T01:48:00Z">
                    <w:rPr>
                      <w:rFonts w:ascii="Cambria Math" w:hAnsi="Cambria Math" w:cs="Times New Roman"/>
                      <w:sz w:val="20"/>
                      <w:szCs w:val="20"/>
                      <w:lang w:val="en-AU"/>
                    </w:rPr>
                    <m:t>-0.41</m:t>
                  </w:ins>
                </m:r>
              </m:oMath>
            </m:oMathPara>
          </w:p>
        </w:tc>
        <w:tc>
          <w:tcPr>
            <w:tcW w:w="1559" w:type="dxa"/>
            <w:gridSpan w:val="2"/>
            <w:tcBorders>
              <w:top w:val="nil"/>
              <w:left w:val="nil"/>
              <w:bottom w:val="nil"/>
              <w:right w:val="single" w:sz="4" w:space="0" w:color="auto"/>
            </w:tcBorders>
            <w:vAlign w:val="center"/>
            <w:tcPrChange w:id="375" w:author="Gonzalo Ríos" w:date="2026-04-13T11:58:00Z" w16du:dateUtc="2026-04-13T01:58:00Z">
              <w:tcPr>
                <w:tcW w:w="1559" w:type="dxa"/>
                <w:gridSpan w:val="2"/>
                <w:tcBorders>
                  <w:top w:val="nil"/>
                  <w:left w:val="nil"/>
                  <w:bottom w:val="nil"/>
                  <w:right w:val="single" w:sz="4" w:space="0" w:color="auto"/>
                </w:tcBorders>
                <w:vAlign w:val="center"/>
              </w:tcPr>
            </w:tcPrChange>
          </w:tcPr>
          <w:p w14:paraId="1BABDF30" w14:textId="1E7B5918" w:rsidR="00D81AA5" w:rsidRDefault="00D81AA5" w:rsidP="00D81AA5">
            <w:pPr>
              <w:jc w:val="center"/>
              <w:rPr>
                <w:ins w:id="376" w:author="Gonzalo Ríos" w:date="2026-04-12T23:48:00Z" w16du:dateUtc="2026-04-12T13:48:00Z"/>
                <w:rFonts w:ascii="Times New Roman" w:hAnsi="Times New Roman" w:cs="Times New Roman"/>
                <w:sz w:val="20"/>
                <w:szCs w:val="20"/>
                <w:lang w:val="en-AU"/>
              </w:rPr>
            </w:pPr>
            <w:ins w:id="377" w:author="Gonzalo Ríos" w:date="2026-04-13T11:48:00Z" w16du:dateUtc="2026-04-13T01:48:00Z">
              <w:r>
                <w:rPr>
                  <w:rFonts w:ascii="Times New Roman" w:hAnsi="Times New Roman" w:cs="Times New Roman"/>
                  <w:sz w:val="20"/>
                  <w:szCs w:val="20"/>
                  <w:lang w:val="en-AU"/>
                </w:rPr>
                <w:t>&lt;0.001</w:t>
              </w:r>
              <w:r>
                <w:rPr>
                  <w:rFonts w:ascii="Times New Roman" w:hAnsi="Times New Roman" w:cs="Times New Roman"/>
                  <w:sz w:val="20"/>
                  <w:szCs w:val="20"/>
                  <w:vertAlign w:val="superscript"/>
                  <w:lang w:val="en-AU"/>
                </w:rPr>
                <w:t>***</w:t>
              </w:r>
            </w:ins>
          </w:p>
        </w:tc>
        <w:tc>
          <w:tcPr>
            <w:tcW w:w="1701" w:type="dxa"/>
            <w:tcBorders>
              <w:top w:val="nil"/>
              <w:left w:val="single" w:sz="4" w:space="0" w:color="auto"/>
              <w:bottom w:val="nil"/>
              <w:right w:val="single" w:sz="4" w:space="0" w:color="auto"/>
            </w:tcBorders>
            <w:vAlign w:val="center"/>
            <w:tcPrChange w:id="378" w:author="Gonzalo Ríos" w:date="2026-04-13T11:58:00Z" w16du:dateUtc="2026-04-13T01:58:00Z">
              <w:tcPr>
                <w:tcW w:w="1838" w:type="dxa"/>
                <w:gridSpan w:val="3"/>
                <w:tcBorders>
                  <w:top w:val="nil"/>
                  <w:left w:val="single" w:sz="4" w:space="0" w:color="auto"/>
                  <w:bottom w:val="nil"/>
                  <w:right w:val="single" w:sz="4" w:space="0" w:color="auto"/>
                </w:tcBorders>
                <w:vAlign w:val="center"/>
              </w:tcPr>
            </w:tcPrChange>
          </w:tcPr>
          <w:p w14:paraId="0FD2AEA7" w14:textId="45085E48" w:rsidR="00D81AA5" w:rsidRPr="00D81AA5" w:rsidRDefault="00D81AA5">
            <w:pPr>
              <w:rPr>
                <w:ins w:id="379" w:author="Gonzalo Ríos" w:date="2026-04-13T11:45:00Z" w16du:dateUtc="2026-04-13T01:45:00Z"/>
                <w:rFonts w:ascii="Times New Roman" w:eastAsia="Times New Roman" w:hAnsi="Times New Roman" w:cs="Times New Roman"/>
                <w:iCs/>
                <w:sz w:val="20"/>
                <w:szCs w:val="20"/>
                <w:lang w:val="en-AU"/>
                <w:rPrChange w:id="380" w:author="Gonzalo Ríos" w:date="2026-04-13T11:45:00Z" w16du:dateUtc="2026-04-13T01:45:00Z">
                  <w:rPr>
                    <w:ins w:id="381" w:author="Gonzalo Ríos" w:date="2026-04-13T11:45:00Z" w16du:dateUtc="2026-04-13T01:45:00Z"/>
                    <w:rFonts w:ascii="Times New Roman" w:eastAsia="Times New Roman" w:hAnsi="Times New Roman" w:cs="Times New Roman"/>
                    <w:i/>
                    <w:sz w:val="20"/>
                    <w:szCs w:val="20"/>
                    <w:lang w:val="en-AU"/>
                  </w:rPr>
                </w:rPrChange>
              </w:rPr>
              <w:pPrChange w:id="382" w:author="Gonzalo Ríos" w:date="2026-04-13T11:50:00Z" w16du:dateUtc="2026-04-13T01:50:00Z">
                <w:pPr>
                  <w:jc w:val="center"/>
                </w:pPr>
              </w:pPrChange>
            </w:pPr>
            <w:ins w:id="383" w:author="Gonzalo Ríos" w:date="2026-04-13T11:46:00Z" w16du:dateUtc="2026-04-13T01:46:00Z">
              <w:r>
                <w:rPr>
                  <w:rFonts w:ascii="Times New Roman" w:hAnsi="Times New Roman" w:cs="Times New Roman"/>
                  <w:sz w:val="20"/>
                  <w:szCs w:val="20"/>
                  <w:lang w:val="en-AU"/>
                </w:rPr>
                <w:t xml:space="preserve">Width per lane  </w:t>
              </w:r>
            </w:ins>
            <m:oMath>
              <m:r>
                <w:ins w:id="384" w:author="Gonzalo Ríos" w:date="2026-04-13T11:46:00Z" w16du:dateUtc="2026-04-13T01:46:00Z">
                  <w:rPr>
                    <w:rFonts w:ascii="Cambria Math" w:hAnsi="Cambria Math" w:cs="Times New Roman"/>
                    <w:sz w:val="20"/>
                    <w:szCs w:val="20"/>
                    <w:lang w:val="en-AU"/>
                  </w:rPr>
                  <m:t>(</m:t>
                </w:ins>
              </m:r>
              <m:sSub>
                <m:sSubPr>
                  <m:ctrlPr>
                    <w:ins w:id="385" w:author="Gonzalo Ríos" w:date="2026-04-13T11:46:00Z" w16du:dateUtc="2026-04-13T01:46:00Z">
                      <w:rPr>
                        <w:rFonts w:ascii="Cambria Math" w:hAnsi="Cambria Math" w:cs="Times New Roman"/>
                        <w:i/>
                        <w:sz w:val="20"/>
                        <w:szCs w:val="20"/>
                        <w:lang w:val="en-AU"/>
                      </w:rPr>
                    </w:ins>
                  </m:ctrlPr>
                </m:sSubPr>
                <m:e>
                  <m:r>
                    <w:ins w:id="386" w:author="Gonzalo Ríos" w:date="2026-04-13T11:46:00Z" w16du:dateUtc="2026-04-13T01:46:00Z">
                      <w:rPr>
                        <w:rFonts w:ascii="Cambria Math" w:hAnsi="Cambria Math" w:cs="Times New Roman"/>
                        <w:sz w:val="20"/>
                        <w:szCs w:val="20"/>
                        <w:lang w:val="en-AU"/>
                      </w:rPr>
                      <m:t>X</m:t>
                    </w:ins>
                  </m:r>
                </m:e>
                <m:sub>
                  <m:r>
                    <w:ins w:id="387" w:author="Gonzalo Ríos" w:date="2026-04-13T11:46:00Z" w16du:dateUtc="2026-04-13T01:46:00Z">
                      <w:rPr>
                        <w:rFonts w:ascii="Cambria Math" w:hAnsi="Cambria Math" w:cs="Times New Roman"/>
                        <w:sz w:val="20"/>
                        <w:szCs w:val="20"/>
                        <w:lang w:val="en-AU"/>
                      </w:rPr>
                      <m:t>3</m:t>
                    </w:ins>
                  </m:r>
                </m:sub>
              </m:sSub>
              <m:r>
                <w:ins w:id="388" w:author="Gonzalo Ríos" w:date="2026-04-13T11:46:00Z" w16du:dateUtc="2026-04-13T01:46:00Z">
                  <w:rPr>
                    <w:rFonts w:ascii="Cambria Math" w:hAnsi="Cambria Math" w:cs="Times New Roman"/>
                    <w:sz w:val="20"/>
                    <w:szCs w:val="20"/>
                    <w:lang w:val="en-AU"/>
                  </w:rPr>
                  <m:t>)</m:t>
                </w:ins>
              </m:r>
            </m:oMath>
          </w:p>
        </w:tc>
        <w:tc>
          <w:tcPr>
            <w:tcW w:w="1555" w:type="dxa"/>
            <w:gridSpan w:val="2"/>
            <w:tcBorders>
              <w:top w:val="nil"/>
              <w:left w:val="single" w:sz="4" w:space="0" w:color="auto"/>
              <w:bottom w:val="nil"/>
              <w:right w:val="nil"/>
            </w:tcBorders>
            <w:vAlign w:val="center"/>
            <w:tcPrChange w:id="389" w:author="Gonzalo Ríos" w:date="2026-04-13T11:58:00Z" w16du:dateUtc="2026-04-13T01:58:00Z">
              <w:tcPr>
                <w:tcW w:w="1418" w:type="dxa"/>
                <w:gridSpan w:val="2"/>
                <w:tcBorders>
                  <w:top w:val="nil"/>
                  <w:left w:val="single" w:sz="4" w:space="0" w:color="auto"/>
                  <w:bottom w:val="nil"/>
                  <w:right w:val="nil"/>
                </w:tcBorders>
                <w:vAlign w:val="center"/>
              </w:tcPr>
            </w:tcPrChange>
          </w:tcPr>
          <w:p w14:paraId="2B9DF614" w14:textId="4E506CC1" w:rsidR="00D81AA5" w:rsidRPr="005F6668" w:rsidRDefault="00D81AA5" w:rsidP="00D81AA5">
            <w:pPr>
              <w:jc w:val="center"/>
              <w:rPr>
                <w:ins w:id="390" w:author="Gonzalo Ríos" w:date="2026-04-12T23:48:00Z" w16du:dateUtc="2026-04-12T13:48:00Z"/>
                <w:rFonts w:ascii="Times New Roman" w:hAnsi="Times New Roman" w:cs="Times New Roman"/>
                <w:sz w:val="20"/>
                <w:szCs w:val="20"/>
                <w:lang w:val="en-AU"/>
              </w:rPr>
            </w:pPr>
            <m:oMathPara>
              <m:oMath>
                <m:r>
                  <w:ins w:id="391" w:author="Gonzalo Ríos" w:date="2026-04-12T23:48:00Z" w16du:dateUtc="2026-04-12T13:48:00Z">
                    <w:rPr>
                      <w:rFonts w:ascii="Cambria Math" w:hAnsi="Cambria Math" w:cs="Times New Roman"/>
                      <w:sz w:val="20"/>
                      <w:szCs w:val="20"/>
                      <w:lang w:val="en-AU"/>
                    </w:rPr>
                    <m:t>-0.05</m:t>
                  </w:ins>
                </m:r>
              </m:oMath>
            </m:oMathPara>
          </w:p>
        </w:tc>
        <w:tc>
          <w:tcPr>
            <w:tcW w:w="1989" w:type="dxa"/>
            <w:gridSpan w:val="2"/>
            <w:tcBorders>
              <w:top w:val="nil"/>
              <w:left w:val="nil"/>
              <w:bottom w:val="nil"/>
              <w:right w:val="single" w:sz="4" w:space="0" w:color="auto"/>
            </w:tcBorders>
            <w:vAlign w:val="center"/>
            <w:tcPrChange w:id="392" w:author="Gonzalo Ríos" w:date="2026-04-13T11:58:00Z" w16du:dateUtc="2026-04-13T01:58:00Z">
              <w:tcPr>
                <w:tcW w:w="2500" w:type="dxa"/>
                <w:gridSpan w:val="3"/>
                <w:tcBorders>
                  <w:top w:val="nil"/>
                  <w:left w:val="nil"/>
                  <w:bottom w:val="nil"/>
                  <w:right w:val="single" w:sz="4" w:space="0" w:color="auto"/>
                </w:tcBorders>
                <w:vAlign w:val="center"/>
              </w:tcPr>
            </w:tcPrChange>
          </w:tcPr>
          <w:p w14:paraId="65F6153C" w14:textId="1A0F3A4D" w:rsidR="00D81AA5" w:rsidRPr="005F6668" w:rsidRDefault="00D81AA5" w:rsidP="00D81AA5">
            <w:pPr>
              <w:jc w:val="center"/>
              <w:rPr>
                <w:ins w:id="393" w:author="Gonzalo Ríos" w:date="2026-04-12T23:48:00Z" w16du:dateUtc="2026-04-12T13:48:00Z"/>
                <w:rFonts w:ascii="Times New Roman" w:hAnsi="Times New Roman" w:cs="Times New Roman"/>
                <w:sz w:val="20"/>
                <w:szCs w:val="20"/>
                <w:lang w:val="en-AU"/>
              </w:rPr>
            </w:pPr>
            <w:ins w:id="394" w:author="Gonzalo Ríos" w:date="2026-04-12T23:48:00Z" w16du:dateUtc="2026-04-12T13:48:00Z">
              <w:r>
                <w:rPr>
                  <w:rFonts w:ascii="Times New Roman" w:hAnsi="Times New Roman" w:cs="Times New Roman"/>
                  <w:sz w:val="20"/>
                  <w:szCs w:val="20"/>
                  <w:lang w:val="en-AU"/>
                </w:rPr>
                <w:t>0.02</w:t>
              </w:r>
              <w:r>
                <w:rPr>
                  <w:rFonts w:ascii="Times New Roman" w:hAnsi="Times New Roman" w:cs="Times New Roman"/>
                  <w:sz w:val="20"/>
                  <w:szCs w:val="20"/>
                  <w:vertAlign w:val="superscript"/>
                  <w:lang w:val="en-AU"/>
                </w:rPr>
                <w:t>**</w:t>
              </w:r>
            </w:ins>
          </w:p>
        </w:tc>
      </w:tr>
      <w:tr w:rsidR="00D8078F" w:rsidRPr="00220C62" w14:paraId="566DD51B" w14:textId="77777777" w:rsidTr="00D8078F">
        <w:trPr>
          <w:trHeight w:val="708"/>
          <w:ins w:id="395" w:author="Gonzalo Ríos" w:date="2026-04-12T23:48:00Z"/>
          <w:trPrChange w:id="396" w:author="Gonzalo Ríos" w:date="2026-04-13T11:58:00Z" w16du:dateUtc="2026-04-13T01:58:00Z">
            <w:trPr>
              <w:trHeight w:val="708"/>
            </w:trPr>
          </w:trPrChange>
        </w:trPr>
        <w:tc>
          <w:tcPr>
            <w:tcW w:w="1843" w:type="dxa"/>
            <w:tcBorders>
              <w:top w:val="nil"/>
              <w:left w:val="nil"/>
              <w:bottom w:val="nil"/>
              <w:right w:val="single" w:sz="4" w:space="0" w:color="auto"/>
            </w:tcBorders>
            <w:vAlign w:val="center"/>
            <w:tcPrChange w:id="397" w:author="Gonzalo Ríos" w:date="2026-04-13T11:58:00Z" w16du:dateUtc="2026-04-13T01:58:00Z">
              <w:tcPr>
                <w:tcW w:w="1843" w:type="dxa"/>
                <w:tcBorders>
                  <w:top w:val="nil"/>
                  <w:left w:val="nil"/>
                  <w:bottom w:val="nil"/>
                  <w:right w:val="single" w:sz="4" w:space="0" w:color="auto"/>
                </w:tcBorders>
                <w:vAlign w:val="center"/>
              </w:tcPr>
            </w:tcPrChange>
          </w:tcPr>
          <w:p w14:paraId="3A60838B" w14:textId="7D15C262" w:rsidR="00D81AA5" w:rsidRDefault="00D81AA5" w:rsidP="00D81AA5">
            <w:pPr>
              <w:rPr>
                <w:ins w:id="398" w:author="Gonzalo Ríos" w:date="2026-04-12T23:48:00Z" w16du:dateUtc="2026-04-12T13:48:00Z"/>
                <w:rFonts w:ascii="Times New Roman" w:hAnsi="Times New Roman" w:cs="Times New Roman"/>
                <w:sz w:val="20"/>
                <w:szCs w:val="20"/>
                <w:lang w:val="en-AU"/>
              </w:rPr>
            </w:pPr>
            <w:ins w:id="399" w:author="Gonzalo Ríos" w:date="2026-04-13T11:48:00Z" w16du:dateUtc="2026-04-13T01:48:00Z">
              <w:r>
                <w:rPr>
                  <w:rFonts w:ascii="Times New Roman" w:hAnsi="Times New Roman" w:cs="Times New Roman"/>
                  <w:sz w:val="20"/>
                  <w:szCs w:val="20"/>
                  <w:lang w:val="en-AU"/>
                </w:rPr>
                <w:lastRenderedPageBreak/>
                <w:t>Number of grade breaks in the segment</w:t>
              </w:r>
            </w:ins>
          </w:p>
        </w:tc>
        <w:tc>
          <w:tcPr>
            <w:tcW w:w="1276" w:type="dxa"/>
            <w:tcBorders>
              <w:top w:val="nil"/>
              <w:left w:val="single" w:sz="4" w:space="0" w:color="auto"/>
              <w:bottom w:val="nil"/>
              <w:right w:val="nil"/>
            </w:tcBorders>
            <w:vAlign w:val="center"/>
            <w:tcPrChange w:id="400" w:author="Gonzalo Ríos" w:date="2026-04-13T11:58:00Z" w16du:dateUtc="2026-04-13T01:58:00Z">
              <w:tcPr>
                <w:tcW w:w="1276" w:type="dxa"/>
                <w:tcBorders>
                  <w:top w:val="nil"/>
                  <w:left w:val="single" w:sz="4" w:space="0" w:color="auto"/>
                  <w:bottom w:val="nil"/>
                  <w:right w:val="nil"/>
                </w:tcBorders>
                <w:vAlign w:val="center"/>
              </w:tcPr>
            </w:tcPrChange>
          </w:tcPr>
          <w:p w14:paraId="23A32C16" w14:textId="46CF338B" w:rsidR="00D81AA5" w:rsidRDefault="00D81AA5" w:rsidP="00D81AA5">
            <w:pPr>
              <w:jc w:val="center"/>
              <w:rPr>
                <w:ins w:id="401" w:author="Gonzalo Ríos" w:date="2026-04-12T23:48:00Z" w16du:dateUtc="2026-04-12T13:48:00Z"/>
                <w:rFonts w:ascii="Times New Roman" w:eastAsia="Aptos" w:hAnsi="Times New Roman" w:cs="Times New Roman"/>
                <w:sz w:val="20"/>
                <w:szCs w:val="20"/>
                <w:lang w:val="en-AU"/>
              </w:rPr>
            </w:pPr>
            <m:oMathPara>
              <m:oMath>
                <m:r>
                  <w:ins w:id="402" w:author="Gonzalo Ríos" w:date="2026-04-13T11:48:00Z" w16du:dateUtc="2026-04-13T01:48:00Z">
                    <w:rPr>
                      <w:rFonts w:ascii="Cambria Math" w:hAnsi="Cambria Math" w:cs="Times New Roman"/>
                      <w:sz w:val="20"/>
                      <w:szCs w:val="20"/>
                      <w:lang w:val="en-AU"/>
                    </w:rPr>
                    <m:t>-0.05</m:t>
                  </w:ins>
                </m:r>
              </m:oMath>
            </m:oMathPara>
          </w:p>
        </w:tc>
        <w:tc>
          <w:tcPr>
            <w:tcW w:w="1559" w:type="dxa"/>
            <w:gridSpan w:val="2"/>
            <w:tcBorders>
              <w:top w:val="nil"/>
              <w:left w:val="nil"/>
              <w:bottom w:val="nil"/>
              <w:right w:val="single" w:sz="4" w:space="0" w:color="auto"/>
            </w:tcBorders>
            <w:vAlign w:val="center"/>
            <w:tcPrChange w:id="403" w:author="Gonzalo Ríos" w:date="2026-04-13T11:58:00Z" w16du:dateUtc="2026-04-13T01:58:00Z">
              <w:tcPr>
                <w:tcW w:w="1559" w:type="dxa"/>
                <w:gridSpan w:val="2"/>
                <w:tcBorders>
                  <w:top w:val="nil"/>
                  <w:left w:val="nil"/>
                  <w:bottom w:val="nil"/>
                  <w:right w:val="single" w:sz="4" w:space="0" w:color="auto"/>
                </w:tcBorders>
                <w:vAlign w:val="center"/>
              </w:tcPr>
            </w:tcPrChange>
          </w:tcPr>
          <w:p w14:paraId="45DF117F" w14:textId="15F944C6" w:rsidR="00D81AA5" w:rsidRDefault="00D81AA5" w:rsidP="00D81AA5">
            <w:pPr>
              <w:jc w:val="center"/>
              <w:rPr>
                <w:ins w:id="404" w:author="Gonzalo Ríos" w:date="2026-04-12T23:48:00Z" w16du:dateUtc="2026-04-12T13:48:00Z"/>
                <w:rFonts w:ascii="Times New Roman" w:hAnsi="Times New Roman" w:cs="Times New Roman"/>
                <w:sz w:val="20"/>
                <w:szCs w:val="20"/>
                <w:lang w:val="en-AU"/>
              </w:rPr>
            </w:pPr>
            <w:ins w:id="405" w:author="Gonzalo Ríos" w:date="2026-04-13T11:48:00Z" w16du:dateUtc="2026-04-13T01:48:00Z">
              <w:r>
                <w:rPr>
                  <w:rFonts w:ascii="Times New Roman" w:hAnsi="Times New Roman" w:cs="Times New Roman"/>
                  <w:sz w:val="20"/>
                  <w:szCs w:val="20"/>
                  <w:lang w:val="en-AU"/>
                </w:rPr>
                <w:t>0.02</w:t>
              </w:r>
              <w:r>
                <w:rPr>
                  <w:rFonts w:ascii="Times New Roman" w:hAnsi="Times New Roman" w:cs="Times New Roman"/>
                  <w:sz w:val="20"/>
                  <w:szCs w:val="20"/>
                  <w:vertAlign w:val="superscript"/>
                  <w:lang w:val="en-AU"/>
                </w:rPr>
                <w:t>**</w:t>
              </w:r>
            </w:ins>
          </w:p>
        </w:tc>
        <w:tc>
          <w:tcPr>
            <w:tcW w:w="1701" w:type="dxa"/>
            <w:tcBorders>
              <w:top w:val="nil"/>
              <w:left w:val="single" w:sz="4" w:space="0" w:color="auto"/>
              <w:bottom w:val="nil"/>
              <w:right w:val="single" w:sz="4" w:space="0" w:color="auto"/>
            </w:tcBorders>
            <w:vAlign w:val="center"/>
            <w:tcPrChange w:id="406" w:author="Gonzalo Ríos" w:date="2026-04-13T11:58:00Z" w16du:dateUtc="2026-04-13T01:58:00Z">
              <w:tcPr>
                <w:tcW w:w="1838" w:type="dxa"/>
                <w:gridSpan w:val="3"/>
                <w:tcBorders>
                  <w:top w:val="nil"/>
                  <w:left w:val="single" w:sz="4" w:space="0" w:color="auto"/>
                  <w:bottom w:val="nil"/>
                  <w:right w:val="single" w:sz="4" w:space="0" w:color="auto"/>
                </w:tcBorders>
                <w:vAlign w:val="center"/>
              </w:tcPr>
            </w:tcPrChange>
          </w:tcPr>
          <w:p w14:paraId="5D123848" w14:textId="6D15BBFB" w:rsidR="00D81AA5" w:rsidRPr="00D81AA5" w:rsidRDefault="00D81AA5">
            <w:pPr>
              <w:rPr>
                <w:ins w:id="407" w:author="Gonzalo Ríos" w:date="2026-04-13T11:45:00Z" w16du:dateUtc="2026-04-13T01:45:00Z"/>
                <w:rFonts w:ascii="Aptos" w:eastAsia="Aptos" w:hAnsi="Aptos" w:cs="Times New Roman"/>
                <w:iCs/>
                <w:sz w:val="20"/>
                <w:szCs w:val="20"/>
                <w:lang w:val="en-AU"/>
              </w:rPr>
              <w:pPrChange w:id="408" w:author="Gonzalo Ríos" w:date="2026-04-13T11:50:00Z" w16du:dateUtc="2026-04-13T01:50:00Z">
                <w:pPr>
                  <w:jc w:val="center"/>
                </w:pPr>
              </w:pPrChange>
            </w:pPr>
            <w:ins w:id="409" w:author="Gonzalo Ríos" w:date="2026-04-13T11:46:00Z" w16du:dateUtc="2026-04-13T01:46:00Z">
              <w:r>
                <w:rPr>
                  <w:rFonts w:ascii="Times New Roman" w:hAnsi="Times New Roman" w:cs="Times New Roman"/>
                  <w:sz w:val="20"/>
                  <w:szCs w:val="20"/>
                  <w:lang w:val="en-AU"/>
                </w:rPr>
                <w:t xml:space="preserve">Maximum grade difference in the segment </w:t>
              </w:r>
            </w:ins>
            <m:oMath>
              <m:d>
                <m:dPr>
                  <m:ctrlPr>
                    <w:ins w:id="410" w:author="Gonzalo Ríos" w:date="2026-04-13T11:46:00Z" w16du:dateUtc="2026-04-13T01:46:00Z">
                      <w:rPr>
                        <w:rFonts w:ascii="Cambria Math" w:hAnsi="Cambria Math" w:cs="Times New Roman"/>
                        <w:i/>
                        <w:sz w:val="20"/>
                        <w:szCs w:val="20"/>
                        <w:lang w:val="en-AU"/>
                      </w:rPr>
                    </w:ins>
                  </m:ctrlPr>
                </m:dPr>
                <m:e>
                  <m:sSub>
                    <m:sSubPr>
                      <m:ctrlPr>
                        <w:ins w:id="411" w:author="Gonzalo Ríos" w:date="2026-04-13T11:46:00Z" w16du:dateUtc="2026-04-13T01:46:00Z">
                          <w:rPr>
                            <w:rFonts w:ascii="Cambria Math" w:hAnsi="Cambria Math" w:cs="Times New Roman"/>
                            <w:i/>
                            <w:sz w:val="20"/>
                            <w:szCs w:val="20"/>
                            <w:lang w:val="en-AU"/>
                          </w:rPr>
                        </w:ins>
                      </m:ctrlPr>
                    </m:sSubPr>
                    <m:e>
                      <m:r>
                        <w:ins w:id="412" w:author="Gonzalo Ríos" w:date="2026-04-13T11:46:00Z" w16du:dateUtc="2026-04-13T01:46:00Z">
                          <w:rPr>
                            <w:rFonts w:ascii="Cambria Math" w:hAnsi="Cambria Math" w:cs="Times New Roman"/>
                            <w:sz w:val="20"/>
                            <w:szCs w:val="20"/>
                            <w:lang w:val="en-AU"/>
                          </w:rPr>
                          <m:t>X</m:t>
                        </w:ins>
                      </m:r>
                    </m:e>
                    <m:sub>
                      <m:r>
                        <w:ins w:id="413" w:author="Gonzalo Ríos" w:date="2026-04-13T11:46:00Z" w16du:dateUtc="2026-04-13T01:46:00Z">
                          <w:rPr>
                            <w:rFonts w:ascii="Cambria Math" w:hAnsi="Cambria Math" w:cs="Times New Roman"/>
                            <w:sz w:val="20"/>
                            <w:szCs w:val="20"/>
                            <w:lang w:val="en-AU"/>
                          </w:rPr>
                          <m:t>4</m:t>
                        </w:ins>
                      </m:r>
                    </m:sub>
                  </m:sSub>
                </m:e>
              </m:d>
            </m:oMath>
          </w:p>
        </w:tc>
        <w:tc>
          <w:tcPr>
            <w:tcW w:w="1555" w:type="dxa"/>
            <w:gridSpan w:val="2"/>
            <w:tcBorders>
              <w:top w:val="nil"/>
              <w:left w:val="single" w:sz="4" w:space="0" w:color="auto"/>
              <w:bottom w:val="nil"/>
              <w:right w:val="nil"/>
            </w:tcBorders>
            <w:vAlign w:val="center"/>
            <w:tcPrChange w:id="414" w:author="Gonzalo Ríos" w:date="2026-04-13T11:58:00Z" w16du:dateUtc="2026-04-13T01:58:00Z">
              <w:tcPr>
                <w:tcW w:w="1418" w:type="dxa"/>
                <w:gridSpan w:val="2"/>
                <w:tcBorders>
                  <w:top w:val="nil"/>
                  <w:left w:val="single" w:sz="4" w:space="0" w:color="auto"/>
                  <w:bottom w:val="nil"/>
                  <w:right w:val="nil"/>
                </w:tcBorders>
                <w:vAlign w:val="center"/>
              </w:tcPr>
            </w:tcPrChange>
          </w:tcPr>
          <w:p w14:paraId="19AF163F" w14:textId="3005818B" w:rsidR="00D81AA5" w:rsidRPr="005F6668" w:rsidRDefault="00D81AA5" w:rsidP="00D81AA5">
            <w:pPr>
              <w:jc w:val="center"/>
              <w:rPr>
                <w:ins w:id="415" w:author="Gonzalo Ríos" w:date="2026-04-12T23:48:00Z" w16du:dateUtc="2026-04-12T13:48:00Z"/>
                <w:rFonts w:ascii="Times New Roman" w:hAnsi="Times New Roman" w:cs="Times New Roman"/>
                <w:sz w:val="20"/>
                <w:szCs w:val="20"/>
                <w:lang w:val="en-AU"/>
              </w:rPr>
            </w:pPr>
            <m:oMathPara>
              <m:oMath>
                <m:r>
                  <w:ins w:id="416" w:author="Gonzalo Ríos" w:date="2026-04-12T23:48:00Z" w16du:dateUtc="2026-04-12T13:48:00Z">
                    <w:rPr>
                      <w:rFonts w:ascii="Cambria Math" w:hAnsi="Cambria Math" w:cs="Times New Roman"/>
                      <w:sz w:val="20"/>
                      <w:szCs w:val="20"/>
                      <w:lang w:val="en-AU"/>
                    </w:rPr>
                    <m:t>0.08</m:t>
                  </w:ins>
                </m:r>
              </m:oMath>
            </m:oMathPara>
          </w:p>
        </w:tc>
        <w:tc>
          <w:tcPr>
            <w:tcW w:w="1989" w:type="dxa"/>
            <w:gridSpan w:val="2"/>
            <w:tcBorders>
              <w:top w:val="nil"/>
              <w:left w:val="nil"/>
              <w:bottom w:val="nil"/>
              <w:right w:val="single" w:sz="4" w:space="0" w:color="auto"/>
            </w:tcBorders>
            <w:vAlign w:val="center"/>
            <w:tcPrChange w:id="417" w:author="Gonzalo Ríos" w:date="2026-04-13T11:58:00Z" w16du:dateUtc="2026-04-13T01:58:00Z">
              <w:tcPr>
                <w:tcW w:w="2500" w:type="dxa"/>
                <w:gridSpan w:val="3"/>
                <w:tcBorders>
                  <w:top w:val="nil"/>
                  <w:left w:val="nil"/>
                  <w:bottom w:val="nil"/>
                  <w:right w:val="single" w:sz="4" w:space="0" w:color="auto"/>
                </w:tcBorders>
                <w:vAlign w:val="center"/>
              </w:tcPr>
            </w:tcPrChange>
          </w:tcPr>
          <w:p w14:paraId="6CF531F2" w14:textId="0DCF803F" w:rsidR="00D81AA5" w:rsidRPr="005F6668" w:rsidRDefault="00D81AA5" w:rsidP="00D81AA5">
            <w:pPr>
              <w:jc w:val="center"/>
              <w:rPr>
                <w:ins w:id="418" w:author="Gonzalo Ríos" w:date="2026-04-12T23:48:00Z" w16du:dateUtc="2026-04-12T13:48:00Z"/>
                <w:rFonts w:ascii="Times New Roman" w:hAnsi="Times New Roman" w:cs="Times New Roman"/>
                <w:sz w:val="20"/>
                <w:szCs w:val="20"/>
                <w:lang w:val="en-AU"/>
              </w:rPr>
            </w:pPr>
            <w:ins w:id="419" w:author="Gonzalo Ríos" w:date="2026-04-12T23:48:00Z" w16du:dateUtc="2026-04-12T13:48:00Z">
              <w:r>
                <w:rPr>
                  <w:rFonts w:ascii="Times New Roman" w:hAnsi="Times New Roman" w:cs="Times New Roman"/>
                  <w:sz w:val="20"/>
                  <w:szCs w:val="20"/>
                  <w:lang w:val="en-AU"/>
                </w:rPr>
                <w:t>0.09</w:t>
              </w:r>
              <w:r>
                <w:rPr>
                  <w:rFonts w:ascii="Times New Roman" w:hAnsi="Times New Roman" w:cs="Times New Roman"/>
                  <w:sz w:val="20"/>
                  <w:szCs w:val="20"/>
                  <w:vertAlign w:val="superscript"/>
                  <w:lang w:val="en-AU"/>
                </w:rPr>
                <w:t>*</w:t>
              </w:r>
            </w:ins>
          </w:p>
        </w:tc>
      </w:tr>
      <w:tr w:rsidR="00D8078F" w:rsidRPr="00220C62" w14:paraId="6296C03F" w14:textId="77777777" w:rsidTr="00D8078F">
        <w:trPr>
          <w:trHeight w:val="708"/>
          <w:ins w:id="420" w:author="Gonzalo Ríos" w:date="2026-04-12T23:48:00Z"/>
          <w:trPrChange w:id="421" w:author="Gonzalo Ríos" w:date="2026-04-13T11:58:00Z" w16du:dateUtc="2026-04-13T01:58:00Z">
            <w:trPr>
              <w:trHeight w:val="708"/>
            </w:trPr>
          </w:trPrChange>
        </w:trPr>
        <w:tc>
          <w:tcPr>
            <w:tcW w:w="1843" w:type="dxa"/>
            <w:tcBorders>
              <w:top w:val="nil"/>
              <w:left w:val="nil"/>
              <w:bottom w:val="nil"/>
              <w:right w:val="single" w:sz="4" w:space="0" w:color="auto"/>
            </w:tcBorders>
            <w:vAlign w:val="center"/>
            <w:tcPrChange w:id="422" w:author="Gonzalo Ríos" w:date="2026-04-13T11:58:00Z" w16du:dateUtc="2026-04-13T01:58:00Z">
              <w:tcPr>
                <w:tcW w:w="1843" w:type="dxa"/>
                <w:tcBorders>
                  <w:top w:val="nil"/>
                  <w:left w:val="nil"/>
                  <w:bottom w:val="nil"/>
                  <w:right w:val="single" w:sz="4" w:space="0" w:color="auto"/>
                </w:tcBorders>
                <w:vAlign w:val="center"/>
              </w:tcPr>
            </w:tcPrChange>
          </w:tcPr>
          <w:p w14:paraId="038DCB59" w14:textId="16D01B47" w:rsidR="00D81AA5" w:rsidRDefault="00D81AA5" w:rsidP="00D81AA5">
            <w:pPr>
              <w:rPr>
                <w:ins w:id="423" w:author="Gonzalo Ríos" w:date="2026-04-12T23:48:00Z" w16du:dateUtc="2026-04-12T13:48:00Z"/>
                <w:rFonts w:ascii="Times New Roman" w:hAnsi="Times New Roman" w:cs="Times New Roman"/>
                <w:sz w:val="20"/>
                <w:szCs w:val="20"/>
                <w:lang w:val="en-AU"/>
              </w:rPr>
            </w:pPr>
            <w:ins w:id="424" w:author="Gonzalo Ríos" w:date="2026-04-13T11:48:00Z" w16du:dateUtc="2026-04-13T01:48:00Z">
              <w:r>
                <w:rPr>
                  <w:rFonts w:ascii="Times New Roman" w:hAnsi="Times New Roman" w:cs="Times New Roman"/>
                  <w:sz w:val="20"/>
                  <w:szCs w:val="20"/>
                </w:rPr>
                <w:t>Friction</w:t>
              </w:r>
            </w:ins>
          </w:p>
        </w:tc>
        <w:tc>
          <w:tcPr>
            <w:tcW w:w="1276" w:type="dxa"/>
            <w:tcBorders>
              <w:top w:val="nil"/>
              <w:left w:val="single" w:sz="4" w:space="0" w:color="auto"/>
              <w:bottom w:val="nil"/>
              <w:right w:val="nil"/>
            </w:tcBorders>
            <w:vAlign w:val="center"/>
            <w:tcPrChange w:id="425" w:author="Gonzalo Ríos" w:date="2026-04-13T11:58:00Z" w16du:dateUtc="2026-04-13T01:58:00Z">
              <w:tcPr>
                <w:tcW w:w="1276" w:type="dxa"/>
                <w:tcBorders>
                  <w:top w:val="nil"/>
                  <w:left w:val="single" w:sz="4" w:space="0" w:color="auto"/>
                  <w:bottom w:val="nil"/>
                  <w:right w:val="nil"/>
                </w:tcBorders>
                <w:vAlign w:val="center"/>
              </w:tcPr>
            </w:tcPrChange>
          </w:tcPr>
          <w:p w14:paraId="71BEB985" w14:textId="48B320E0" w:rsidR="00D81AA5" w:rsidRDefault="00D81AA5" w:rsidP="00D81AA5">
            <w:pPr>
              <w:jc w:val="center"/>
              <w:rPr>
                <w:ins w:id="426" w:author="Gonzalo Ríos" w:date="2026-04-12T23:48:00Z" w16du:dateUtc="2026-04-12T13:48:00Z"/>
                <w:rFonts w:ascii="Times New Roman" w:eastAsia="Aptos" w:hAnsi="Times New Roman" w:cs="Times New Roman"/>
                <w:sz w:val="20"/>
                <w:szCs w:val="20"/>
                <w:lang w:val="en-AU"/>
              </w:rPr>
            </w:pPr>
            <m:oMathPara>
              <m:oMath>
                <m:r>
                  <w:ins w:id="427" w:author="Gonzalo Ríos" w:date="2026-04-13T11:48:00Z" w16du:dateUtc="2026-04-13T01:48:00Z">
                    <w:rPr>
                      <w:rFonts w:ascii="Cambria Math" w:hAnsi="Cambria Math" w:cs="Times New Roman"/>
                      <w:sz w:val="20"/>
                      <w:szCs w:val="20"/>
                      <w:lang w:val="en-AU"/>
                    </w:rPr>
                    <m:t>-0.01</m:t>
                  </w:ins>
                </m:r>
              </m:oMath>
            </m:oMathPara>
          </w:p>
        </w:tc>
        <w:tc>
          <w:tcPr>
            <w:tcW w:w="1559" w:type="dxa"/>
            <w:gridSpan w:val="2"/>
            <w:tcBorders>
              <w:top w:val="nil"/>
              <w:left w:val="nil"/>
              <w:bottom w:val="nil"/>
              <w:right w:val="single" w:sz="4" w:space="0" w:color="auto"/>
            </w:tcBorders>
            <w:vAlign w:val="center"/>
            <w:tcPrChange w:id="428" w:author="Gonzalo Ríos" w:date="2026-04-13T11:58:00Z" w16du:dateUtc="2026-04-13T01:58:00Z">
              <w:tcPr>
                <w:tcW w:w="1559" w:type="dxa"/>
                <w:gridSpan w:val="2"/>
                <w:tcBorders>
                  <w:top w:val="nil"/>
                  <w:left w:val="nil"/>
                  <w:bottom w:val="nil"/>
                  <w:right w:val="single" w:sz="4" w:space="0" w:color="auto"/>
                </w:tcBorders>
                <w:vAlign w:val="center"/>
              </w:tcPr>
            </w:tcPrChange>
          </w:tcPr>
          <w:p w14:paraId="3CE01941" w14:textId="1B01000D" w:rsidR="00D81AA5" w:rsidRDefault="00D81AA5" w:rsidP="00D81AA5">
            <w:pPr>
              <w:jc w:val="center"/>
              <w:rPr>
                <w:ins w:id="429" w:author="Gonzalo Ríos" w:date="2026-04-12T23:48:00Z" w16du:dateUtc="2026-04-12T13:48:00Z"/>
                <w:rFonts w:ascii="Times New Roman" w:hAnsi="Times New Roman" w:cs="Times New Roman"/>
                <w:sz w:val="20"/>
                <w:szCs w:val="20"/>
                <w:lang w:val="en-AU"/>
              </w:rPr>
            </w:pPr>
            <w:ins w:id="430" w:author="Gonzalo Ríos" w:date="2026-04-13T11:48:00Z" w16du:dateUtc="2026-04-13T01:48:00Z">
              <w:r>
                <w:rPr>
                  <w:rFonts w:ascii="Times New Roman" w:hAnsi="Times New Roman" w:cs="Times New Roman"/>
                  <w:sz w:val="20"/>
                  <w:szCs w:val="20"/>
                  <w:lang w:val="en-AU"/>
                </w:rPr>
                <w:t>0.05</w:t>
              </w:r>
              <w:r>
                <w:rPr>
                  <w:rFonts w:ascii="Times New Roman" w:hAnsi="Times New Roman" w:cs="Times New Roman"/>
                  <w:sz w:val="20"/>
                  <w:szCs w:val="20"/>
                  <w:vertAlign w:val="superscript"/>
                  <w:lang w:val="en-AU"/>
                </w:rPr>
                <w:t>*</w:t>
              </w:r>
            </w:ins>
          </w:p>
        </w:tc>
        <w:tc>
          <w:tcPr>
            <w:tcW w:w="1701" w:type="dxa"/>
            <w:tcBorders>
              <w:top w:val="nil"/>
              <w:left w:val="single" w:sz="4" w:space="0" w:color="auto"/>
              <w:bottom w:val="nil"/>
              <w:right w:val="single" w:sz="4" w:space="0" w:color="auto"/>
            </w:tcBorders>
            <w:vAlign w:val="center"/>
            <w:tcPrChange w:id="431" w:author="Gonzalo Ríos" w:date="2026-04-13T11:58:00Z" w16du:dateUtc="2026-04-13T01:58:00Z">
              <w:tcPr>
                <w:tcW w:w="1838" w:type="dxa"/>
                <w:gridSpan w:val="3"/>
                <w:tcBorders>
                  <w:top w:val="nil"/>
                  <w:left w:val="single" w:sz="4" w:space="0" w:color="auto"/>
                  <w:bottom w:val="nil"/>
                  <w:right w:val="single" w:sz="4" w:space="0" w:color="auto"/>
                </w:tcBorders>
                <w:vAlign w:val="center"/>
              </w:tcPr>
            </w:tcPrChange>
          </w:tcPr>
          <w:p w14:paraId="4696A545" w14:textId="75D9857D" w:rsidR="00D81AA5" w:rsidRPr="00D81AA5" w:rsidRDefault="00D81AA5">
            <w:pPr>
              <w:rPr>
                <w:ins w:id="432" w:author="Gonzalo Ríos" w:date="2026-04-13T11:45:00Z" w16du:dateUtc="2026-04-13T01:45:00Z"/>
                <w:rFonts w:ascii="Times New Roman" w:eastAsia="Times New Roman" w:hAnsi="Times New Roman" w:cs="Times New Roman"/>
                <w:iCs/>
                <w:sz w:val="20"/>
                <w:szCs w:val="20"/>
                <w:lang w:val="en-AU"/>
                <w:rPrChange w:id="433" w:author="Gonzalo Ríos" w:date="2026-04-13T11:45:00Z" w16du:dateUtc="2026-04-13T01:45:00Z">
                  <w:rPr>
                    <w:ins w:id="434" w:author="Gonzalo Ríos" w:date="2026-04-13T11:45:00Z" w16du:dateUtc="2026-04-13T01:45:00Z"/>
                    <w:rFonts w:ascii="Times New Roman" w:eastAsia="Times New Roman" w:hAnsi="Times New Roman" w:cs="Times New Roman"/>
                    <w:i/>
                    <w:sz w:val="20"/>
                    <w:szCs w:val="20"/>
                    <w:lang w:val="en-AU"/>
                  </w:rPr>
                </w:rPrChange>
              </w:rPr>
              <w:pPrChange w:id="435" w:author="Gonzalo Ríos" w:date="2026-04-13T11:50:00Z" w16du:dateUtc="2026-04-13T01:50:00Z">
                <w:pPr>
                  <w:jc w:val="center"/>
                </w:pPr>
              </w:pPrChange>
            </w:pPr>
            <w:ins w:id="436" w:author="Gonzalo Ríos" w:date="2026-04-13T11:46:00Z" w16du:dateUtc="2026-04-13T01:46:00Z">
              <w:r>
                <w:rPr>
                  <w:rFonts w:ascii="Times New Roman" w:hAnsi="Times New Roman" w:cs="Times New Roman"/>
                  <w:sz w:val="20"/>
                  <w:szCs w:val="20"/>
                </w:rPr>
                <w:t xml:space="preserve">Shoulder width </w:t>
              </w:r>
            </w:ins>
            <m:oMath>
              <m:r>
                <w:ins w:id="437" w:author="Gonzalo Ríos" w:date="2026-04-13T11:46:00Z" w16du:dateUtc="2026-04-13T01:46:00Z">
                  <w:rPr>
                    <w:rFonts w:ascii="Cambria Math" w:hAnsi="Cambria Math" w:cs="Times New Roman"/>
                    <w:sz w:val="20"/>
                    <w:szCs w:val="20"/>
                  </w:rPr>
                  <m:t>(</m:t>
                </w:ins>
              </m:r>
              <m:sSub>
                <m:sSubPr>
                  <m:ctrlPr>
                    <w:ins w:id="438" w:author="Gonzalo Ríos" w:date="2026-04-13T11:46:00Z" w16du:dateUtc="2026-04-13T01:46:00Z">
                      <w:rPr>
                        <w:rFonts w:ascii="Cambria Math" w:hAnsi="Cambria Math" w:cs="Times New Roman"/>
                        <w:i/>
                        <w:sz w:val="20"/>
                        <w:szCs w:val="20"/>
                      </w:rPr>
                    </w:ins>
                  </m:ctrlPr>
                </m:sSubPr>
                <m:e>
                  <m:r>
                    <w:ins w:id="439" w:author="Gonzalo Ríos" w:date="2026-04-13T11:46:00Z" w16du:dateUtc="2026-04-13T01:46:00Z">
                      <w:rPr>
                        <w:rFonts w:ascii="Cambria Math" w:hAnsi="Cambria Math" w:cs="Times New Roman"/>
                        <w:sz w:val="20"/>
                        <w:szCs w:val="20"/>
                      </w:rPr>
                      <m:t>X</m:t>
                    </w:ins>
                  </m:r>
                </m:e>
                <m:sub>
                  <m:r>
                    <w:ins w:id="440" w:author="Gonzalo Ríos" w:date="2026-04-13T11:46:00Z" w16du:dateUtc="2026-04-13T01:46:00Z">
                      <w:rPr>
                        <w:rFonts w:ascii="Cambria Math" w:hAnsi="Cambria Math" w:cs="Times New Roman"/>
                        <w:sz w:val="20"/>
                        <w:szCs w:val="20"/>
                      </w:rPr>
                      <m:t>5</m:t>
                    </w:ins>
                  </m:r>
                </m:sub>
              </m:sSub>
              <m:r>
                <w:ins w:id="441" w:author="Gonzalo Ríos" w:date="2026-04-13T11:46:00Z" w16du:dateUtc="2026-04-13T01:46:00Z">
                  <w:rPr>
                    <w:rFonts w:ascii="Cambria Math" w:hAnsi="Cambria Math" w:cs="Times New Roman"/>
                    <w:sz w:val="20"/>
                    <w:szCs w:val="20"/>
                  </w:rPr>
                  <m:t>)</m:t>
                </w:ins>
              </m:r>
            </m:oMath>
          </w:p>
        </w:tc>
        <w:tc>
          <w:tcPr>
            <w:tcW w:w="1555" w:type="dxa"/>
            <w:gridSpan w:val="2"/>
            <w:tcBorders>
              <w:top w:val="nil"/>
              <w:left w:val="single" w:sz="4" w:space="0" w:color="auto"/>
              <w:bottom w:val="nil"/>
              <w:right w:val="nil"/>
            </w:tcBorders>
            <w:vAlign w:val="center"/>
            <w:tcPrChange w:id="442" w:author="Gonzalo Ríos" w:date="2026-04-13T11:58:00Z" w16du:dateUtc="2026-04-13T01:58:00Z">
              <w:tcPr>
                <w:tcW w:w="1418" w:type="dxa"/>
                <w:gridSpan w:val="2"/>
                <w:tcBorders>
                  <w:top w:val="nil"/>
                  <w:left w:val="single" w:sz="4" w:space="0" w:color="auto"/>
                  <w:bottom w:val="nil"/>
                  <w:right w:val="nil"/>
                </w:tcBorders>
                <w:vAlign w:val="center"/>
              </w:tcPr>
            </w:tcPrChange>
          </w:tcPr>
          <w:p w14:paraId="7C35A8DA" w14:textId="7A51EF38" w:rsidR="00D81AA5" w:rsidRPr="005F6668" w:rsidRDefault="00D81AA5" w:rsidP="00D81AA5">
            <w:pPr>
              <w:jc w:val="center"/>
              <w:rPr>
                <w:ins w:id="443" w:author="Gonzalo Ríos" w:date="2026-04-12T23:48:00Z" w16du:dateUtc="2026-04-12T13:48:00Z"/>
                <w:rFonts w:ascii="Times New Roman" w:hAnsi="Times New Roman" w:cs="Times New Roman"/>
                <w:sz w:val="20"/>
                <w:szCs w:val="20"/>
                <w:lang w:val="en-AU"/>
              </w:rPr>
            </w:pPr>
            <m:oMathPara>
              <m:oMath>
                <m:r>
                  <w:ins w:id="444" w:author="Gonzalo Ríos" w:date="2026-04-12T23:48:00Z" w16du:dateUtc="2026-04-12T13:48:00Z">
                    <w:rPr>
                      <w:rFonts w:ascii="Cambria Math" w:hAnsi="Cambria Math" w:cs="Times New Roman"/>
                      <w:sz w:val="20"/>
                      <w:szCs w:val="20"/>
                      <w:lang w:val="en-AU"/>
                    </w:rPr>
                    <m:t>-0.44</m:t>
                  </w:ins>
                </m:r>
              </m:oMath>
            </m:oMathPara>
          </w:p>
        </w:tc>
        <w:tc>
          <w:tcPr>
            <w:tcW w:w="1989" w:type="dxa"/>
            <w:gridSpan w:val="2"/>
            <w:tcBorders>
              <w:top w:val="nil"/>
              <w:left w:val="nil"/>
              <w:bottom w:val="nil"/>
              <w:right w:val="single" w:sz="4" w:space="0" w:color="auto"/>
            </w:tcBorders>
            <w:vAlign w:val="center"/>
            <w:tcPrChange w:id="445" w:author="Gonzalo Ríos" w:date="2026-04-13T11:58:00Z" w16du:dateUtc="2026-04-13T01:58:00Z">
              <w:tcPr>
                <w:tcW w:w="2500" w:type="dxa"/>
                <w:gridSpan w:val="3"/>
                <w:tcBorders>
                  <w:top w:val="nil"/>
                  <w:left w:val="nil"/>
                  <w:bottom w:val="nil"/>
                  <w:right w:val="single" w:sz="4" w:space="0" w:color="auto"/>
                </w:tcBorders>
                <w:vAlign w:val="center"/>
              </w:tcPr>
            </w:tcPrChange>
          </w:tcPr>
          <w:p w14:paraId="319BB605" w14:textId="4A8C453C" w:rsidR="00D81AA5" w:rsidRPr="005F6668" w:rsidRDefault="00D81AA5" w:rsidP="00D81AA5">
            <w:pPr>
              <w:jc w:val="center"/>
              <w:rPr>
                <w:ins w:id="446" w:author="Gonzalo Ríos" w:date="2026-04-12T23:48:00Z" w16du:dateUtc="2026-04-12T13:48:00Z"/>
                <w:rFonts w:ascii="Times New Roman" w:hAnsi="Times New Roman" w:cs="Times New Roman"/>
                <w:sz w:val="20"/>
                <w:szCs w:val="20"/>
                <w:lang w:val="en-AU"/>
              </w:rPr>
            </w:pPr>
            <w:ins w:id="447" w:author="Gonzalo Ríos" w:date="2026-04-12T23:48:00Z" w16du:dateUtc="2026-04-12T13:48:00Z">
              <w:r>
                <w:rPr>
                  <w:rFonts w:ascii="Times New Roman" w:hAnsi="Times New Roman" w:cs="Times New Roman"/>
                  <w:sz w:val="20"/>
                  <w:szCs w:val="20"/>
                  <w:lang w:val="en-AU"/>
                </w:rPr>
                <w:t>0.04</w:t>
              </w:r>
              <w:r>
                <w:rPr>
                  <w:rFonts w:ascii="Times New Roman" w:hAnsi="Times New Roman" w:cs="Times New Roman"/>
                  <w:sz w:val="20"/>
                  <w:szCs w:val="20"/>
                  <w:vertAlign w:val="superscript"/>
                  <w:lang w:val="en-AU"/>
                </w:rPr>
                <w:t>**</w:t>
              </w:r>
            </w:ins>
          </w:p>
        </w:tc>
      </w:tr>
      <w:tr w:rsidR="00D8078F" w:rsidRPr="00220C62" w14:paraId="369CFB70" w14:textId="77777777" w:rsidTr="00D8078F">
        <w:trPr>
          <w:trHeight w:val="708"/>
          <w:ins w:id="448" w:author="Gonzalo Ríos" w:date="2026-04-13T00:21:00Z"/>
          <w:trPrChange w:id="449" w:author="Gonzalo Ríos" w:date="2026-04-13T11:58:00Z" w16du:dateUtc="2026-04-13T01:58:00Z">
            <w:trPr>
              <w:trHeight w:val="708"/>
            </w:trPr>
          </w:trPrChange>
        </w:trPr>
        <w:tc>
          <w:tcPr>
            <w:tcW w:w="1843" w:type="dxa"/>
            <w:tcBorders>
              <w:top w:val="nil"/>
              <w:left w:val="nil"/>
              <w:bottom w:val="nil"/>
              <w:right w:val="single" w:sz="4" w:space="0" w:color="auto"/>
            </w:tcBorders>
            <w:vAlign w:val="center"/>
            <w:tcPrChange w:id="450" w:author="Gonzalo Ríos" w:date="2026-04-13T11:58:00Z" w16du:dateUtc="2026-04-13T01:58:00Z">
              <w:tcPr>
                <w:tcW w:w="1843" w:type="dxa"/>
                <w:tcBorders>
                  <w:top w:val="nil"/>
                  <w:left w:val="nil"/>
                  <w:bottom w:val="nil"/>
                  <w:right w:val="single" w:sz="4" w:space="0" w:color="auto"/>
                </w:tcBorders>
                <w:vAlign w:val="center"/>
              </w:tcPr>
            </w:tcPrChange>
          </w:tcPr>
          <w:p w14:paraId="41046B0B" w14:textId="106BC1ED" w:rsidR="00D81AA5" w:rsidRDefault="00D81AA5" w:rsidP="00D81AA5">
            <w:pPr>
              <w:rPr>
                <w:ins w:id="451" w:author="Gonzalo Ríos" w:date="2026-04-13T00:21:00Z" w16du:dateUtc="2026-04-12T14:21:00Z"/>
                <w:rFonts w:ascii="Times New Roman" w:hAnsi="Times New Roman" w:cs="Times New Roman"/>
                <w:sz w:val="20"/>
                <w:szCs w:val="20"/>
              </w:rPr>
            </w:pPr>
            <w:ins w:id="452" w:author="Gonzalo Ríos" w:date="2026-04-13T11:48:00Z" w16du:dateUtc="2026-04-13T01:48:00Z">
              <w:r>
                <w:rPr>
                  <w:rFonts w:ascii="Times New Roman" w:hAnsi="Times New Roman" w:cs="Times New Roman"/>
                  <w:sz w:val="20"/>
                  <w:szCs w:val="20"/>
                  <w:lang w:val="en-AU"/>
                </w:rPr>
                <w:t>Expose</w:t>
              </w:r>
            </w:ins>
          </w:p>
        </w:tc>
        <w:tc>
          <w:tcPr>
            <w:tcW w:w="1276" w:type="dxa"/>
            <w:tcBorders>
              <w:top w:val="nil"/>
              <w:left w:val="single" w:sz="4" w:space="0" w:color="auto"/>
              <w:bottom w:val="nil"/>
              <w:right w:val="nil"/>
            </w:tcBorders>
            <w:vAlign w:val="center"/>
            <w:tcPrChange w:id="453" w:author="Gonzalo Ríos" w:date="2026-04-13T11:58:00Z" w16du:dateUtc="2026-04-13T01:58:00Z">
              <w:tcPr>
                <w:tcW w:w="1276" w:type="dxa"/>
                <w:tcBorders>
                  <w:top w:val="nil"/>
                  <w:left w:val="single" w:sz="4" w:space="0" w:color="auto"/>
                  <w:bottom w:val="nil"/>
                  <w:right w:val="nil"/>
                </w:tcBorders>
                <w:vAlign w:val="center"/>
              </w:tcPr>
            </w:tcPrChange>
          </w:tcPr>
          <w:p w14:paraId="618B5FBC" w14:textId="10FB545A" w:rsidR="00D81AA5" w:rsidRDefault="00D81AA5" w:rsidP="00D81AA5">
            <w:pPr>
              <w:jc w:val="center"/>
              <w:rPr>
                <w:ins w:id="454" w:author="Gonzalo Ríos" w:date="2026-04-13T00:21:00Z" w16du:dateUtc="2026-04-12T14:21:00Z"/>
                <w:rFonts w:ascii="Times New Roman" w:eastAsia="Aptos" w:hAnsi="Times New Roman" w:cs="Times New Roman"/>
                <w:sz w:val="20"/>
                <w:szCs w:val="20"/>
                <w:lang w:val="en-AU"/>
              </w:rPr>
            </w:pPr>
            <m:oMathPara>
              <m:oMath>
                <m:r>
                  <w:ins w:id="455" w:author="Gonzalo Ríos" w:date="2026-04-13T11:48:00Z" w16du:dateUtc="2026-04-13T01:48:00Z">
                    <w:rPr>
                      <w:rFonts w:ascii="Cambria Math" w:hAnsi="Cambria Math" w:cs="Times New Roman"/>
                      <w:sz w:val="20"/>
                      <w:szCs w:val="20"/>
                      <w:lang w:val="en-AU"/>
                    </w:rPr>
                    <m:t>2.70</m:t>
                  </w:ins>
                </m:r>
              </m:oMath>
            </m:oMathPara>
          </w:p>
        </w:tc>
        <w:tc>
          <w:tcPr>
            <w:tcW w:w="1559" w:type="dxa"/>
            <w:gridSpan w:val="2"/>
            <w:tcBorders>
              <w:top w:val="nil"/>
              <w:left w:val="nil"/>
              <w:bottom w:val="nil"/>
              <w:right w:val="single" w:sz="4" w:space="0" w:color="auto"/>
            </w:tcBorders>
            <w:vAlign w:val="center"/>
            <w:tcPrChange w:id="456" w:author="Gonzalo Ríos" w:date="2026-04-13T11:58:00Z" w16du:dateUtc="2026-04-13T01:58:00Z">
              <w:tcPr>
                <w:tcW w:w="1559" w:type="dxa"/>
                <w:gridSpan w:val="2"/>
                <w:tcBorders>
                  <w:top w:val="nil"/>
                  <w:left w:val="nil"/>
                  <w:bottom w:val="nil"/>
                  <w:right w:val="single" w:sz="4" w:space="0" w:color="auto"/>
                </w:tcBorders>
                <w:vAlign w:val="center"/>
              </w:tcPr>
            </w:tcPrChange>
          </w:tcPr>
          <w:p w14:paraId="3AE487DD" w14:textId="14DFBD77" w:rsidR="00D81AA5" w:rsidRDefault="00D81AA5" w:rsidP="00D81AA5">
            <w:pPr>
              <w:jc w:val="center"/>
              <w:rPr>
                <w:ins w:id="457" w:author="Gonzalo Ríos" w:date="2026-04-13T00:21:00Z" w16du:dateUtc="2026-04-12T14:21:00Z"/>
                <w:rFonts w:ascii="Times New Roman" w:hAnsi="Times New Roman" w:cs="Times New Roman"/>
                <w:sz w:val="20"/>
                <w:szCs w:val="20"/>
                <w:lang w:val="en-AU"/>
              </w:rPr>
            </w:pPr>
            <w:ins w:id="458" w:author="Gonzalo Ríos" w:date="2026-04-13T11:48:00Z" w16du:dateUtc="2026-04-13T01:48:00Z">
              <w:r>
                <w:rPr>
                  <w:rFonts w:ascii="Times New Roman" w:hAnsi="Times New Roman" w:cs="Times New Roman"/>
                  <w:sz w:val="20"/>
                  <w:szCs w:val="20"/>
                  <w:lang w:val="en-AU"/>
                </w:rPr>
                <w:t>&lt;0.001</w:t>
              </w:r>
              <w:r>
                <w:rPr>
                  <w:rFonts w:ascii="Times New Roman" w:hAnsi="Times New Roman" w:cs="Times New Roman"/>
                  <w:sz w:val="20"/>
                  <w:szCs w:val="20"/>
                  <w:vertAlign w:val="superscript"/>
                  <w:lang w:val="en-AU"/>
                </w:rPr>
                <w:t>***</w:t>
              </w:r>
            </w:ins>
          </w:p>
        </w:tc>
        <w:tc>
          <w:tcPr>
            <w:tcW w:w="1701" w:type="dxa"/>
            <w:tcBorders>
              <w:top w:val="nil"/>
              <w:left w:val="single" w:sz="4" w:space="0" w:color="auto"/>
              <w:bottom w:val="nil"/>
              <w:right w:val="single" w:sz="4" w:space="0" w:color="auto"/>
            </w:tcBorders>
            <w:vAlign w:val="center"/>
            <w:tcPrChange w:id="459" w:author="Gonzalo Ríos" w:date="2026-04-13T11:58:00Z" w16du:dateUtc="2026-04-13T01:58:00Z">
              <w:tcPr>
                <w:tcW w:w="1838" w:type="dxa"/>
                <w:gridSpan w:val="3"/>
                <w:tcBorders>
                  <w:top w:val="nil"/>
                  <w:left w:val="single" w:sz="4" w:space="0" w:color="auto"/>
                  <w:bottom w:val="nil"/>
                  <w:right w:val="single" w:sz="4" w:space="0" w:color="auto"/>
                </w:tcBorders>
                <w:vAlign w:val="center"/>
              </w:tcPr>
            </w:tcPrChange>
          </w:tcPr>
          <w:p w14:paraId="218721F5" w14:textId="34E30F9C" w:rsidR="00D81AA5" w:rsidRPr="00D81AA5" w:rsidRDefault="00D81AA5">
            <w:pPr>
              <w:rPr>
                <w:ins w:id="460" w:author="Gonzalo Ríos" w:date="2026-04-13T11:45:00Z" w16du:dateUtc="2026-04-13T01:45:00Z"/>
                <w:rFonts w:ascii="Times New Roman" w:eastAsia="Aptos" w:hAnsi="Times New Roman" w:cs="Times New Roman"/>
                <w:iCs/>
                <w:sz w:val="20"/>
                <w:szCs w:val="20"/>
                <w:lang w:val="en-AU"/>
              </w:rPr>
              <w:pPrChange w:id="461" w:author="Gonzalo Ríos" w:date="2026-04-13T11:50:00Z" w16du:dateUtc="2026-04-13T01:50:00Z">
                <w:pPr>
                  <w:jc w:val="center"/>
                </w:pPr>
              </w:pPrChange>
            </w:pPr>
            <w:ins w:id="462" w:author="Gonzalo Ríos" w:date="2026-04-13T11:46:00Z" w16du:dateUtc="2026-04-13T01:46:00Z">
              <w:r>
                <w:rPr>
                  <w:rFonts w:ascii="Times New Roman" w:hAnsi="Times New Roman" w:cs="Times New Roman"/>
                  <w:sz w:val="20"/>
                  <w:szCs w:val="20"/>
                </w:rPr>
                <w:t xml:space="preserve">Tangent length </w:t>
              </w:r>
            </w:ins>
            <m:oMath>
              <m:d>
                <m:dPr>
                  <m:ctrlPr>
                    <w:ins w:id="463" w:author="Gonzalo Ríos" w:date="2026-04-13T11:46:00Z" w16du:dateUtc="2026-04-13T01:46:00Z">
                      <w:rPr>
                        <w:rFonts w:ascii="Cambria Math" w:hAnsi="Cambria Math" w:cs="Times New Roman"/>
                        <w:i/>
                        <w:sz w:val="20"/>
                        <w:szCs w:val="20"/>
                      </w:rPr>
                    </w:ins>
                  </m:ctrlPr>
                </m:dPr>
                <m:e>
                  <m:sSub>
                    <m:sSubPr>
                      <m:ctrlPr>
                        <w:ins w:id="464" w:author="Gonzalo Ríos" w:date="2026-04-13T11:46:00Z" w16du:dateUtc="2026-04-13T01:46:00Z">
                          <w:rPr>
                            <w:rFonts w:ascii="Cambria Math" w:hAnsi="Cambria Math" w:cs="Times New Roman"/>
                            <w:i/>
                            <w:sz w:val="20"/>
                            <w:szCs w:val="20"/>
                          </w:rPr>
                        </w:ins>
                      </m:ctrlPr>
                    </m:sSubPr>
                    <m:e>
                      <m:r>
                        <w:ins w:id="465" w:author="Gonzalo Ríos" w:date="2026-04-13T11:46:00Z" w16du:dateUtc="2026-04-13T01:46:00Z">
                          <w:rPr>
                            <w:rFonts w:ascii="Cambria Math" w:hAnsi="Cambria Math" w:cs="Times New Roman"/>
                            <w:sz w:val="20"/>
                            <w:szCs w:val="20"/>
                          </w:rPr>
                          <m:t>X</m:t>
                        </w:ins>
                      </m:r>
                    </m:e>
                    <m:sub>
                      <m:r>
                        <w:ins w:id="466" w:author="Gonzalo Ríos" w:date="2026-04-13T11:46:00Z" w16du:dateUtc="2026-04-13T01:46:00Z">
                          <w:rPr>
                            <w:rFonts w:ascii="Cambria Math" w:hAnsi="Cambria Math" w:cs="Times New Roman"/>
                            <w:sz w:val="20"/>
                            <w:szCs w:val="20"/>
                          </w:rPr>
                          <m:t>6</m:t>
                        </w:ins>
                      </m:r>
                    </m:sub>
                  </m:sSub>
                </m:e>
              </m:d>
            </m:oMath>
          </w:p>
        </w:tc>
        <w:tc>
          <w:tcPr>
            <w:tcW w:w="1555" w:type="dxa"/>
            <w:gridSpan w:val="2"/>
            <w:tcBorders>
              <w:top w:val="nil"/>
              <w:left w:val="single" w:sz="4" w:space="0" w:color="auto"/>
              <w:bottom w:val="nil"/>
              <w:right w:val="nil"/>
            </w:tcBorders>
            <w:vAlign w:val="center"/>
            <w:tcPrChange w:id="467" w:author="Gonzalo Ríos" w:date="2026-04-13T11:58:00Z" w16du:dateUtc="2026-04-13T01:58:00Z">
              <w:tcPr>
                <w:tcW w:w="1418" w:type="dxa"/>
                <w:gridSpan w:val="2"/>
                <w:tcBorders>
                  <w:top w:val="nil"/>
                  <w:left w:val="single" w:sz="4" w:space="0" w:color="auto"/>
                  <w:bottom w:val="nil"/>
                  <w:right w:val="nil"/>
                </w:tcBorders>
                <w:vAlign w:val="center"/>
              </w:tcPr>
            </w:tcPrChange>
          </w:tcPr>
          <w:p w14:paraId="6C3CF795" w14:textId="1C4F1937" w:rsidR="00D81AA5" w:rsidRDefault="00D81AA5" w:rsidP="00D81AA5">
            <w:pPr>
              <w:jc w:val="center"/>
              <w:rPr>
                <w:ins w:id="468" w:author="Gonzalo Ríos" w:date="2026-04-13T00:21:00Z" w16du:dateUtc="2026-04-12T14:21:00Z"/>
                <w:rFonts w:ascii="Times New Roman" w:eastAsia="Aptos" w:hAnsi="Times New Roman" w:cs="Times New Roman"/>
                <w:sz w:val="20"/>
                <w:szCs w:val="20"/>
                <w:lang w:val="en-AU"/>
              </w:rPr>
            </w:pPr>
            <w:ins w:id="469" w:author="Gonzalo Ríos" w:date="2026-04-13T00:22:00Z" w16du:dateUtc="2026-04-12T14:22:00Z">
              <w:r>
                <w:rPr>
                  <w:rFonts w:ascii="Times New Roman" w:eastAsia="Aptos" w:hAnsi="Times New Roman" w:cs="Times New Roman"/>
                  <w:sz w:val="20"/>
                  <w:szCs w:val="20"/>
                  <w:lang w:val="en-AU"/>
                </w:rPr>
                <w:t>0.10</w:t>
              </w:r>
            </w:ins>
          </w:p>
        </w:tc>
        <w:tc>
          <w:tcPr>
            <w:tcW w:w="1989" w:type="dxa"/>
            <w:gridSpan w:val="2"/>
            <w:tcBorders>
              <w:top w:val="nil"/>
              <w:left w:val="nil"/>
              <w:bottom w:val="nil"/>
              <w:right w:val="single" w:sz="4" w:space="0" w:color="auto"/>
            </w:tcBorders>
            <w:vAlign w:val="center"/>
            <w:tcPrChange w:id="470" w:author="Gonzalo Ríos" w:date="2026-04-13T11:58:00Z" w16du:dateUtc="2026-04-13T01:58:00Z">
              <w:tcPr>
                <w:tcW w:w="2500" w:type="dxa"/>
                <w:gridSpan w:val="3"/>
                <w:tcBorders>
                  <w:top w:val="nil"/>
                  <w:left w:val="nil"/>
                  <w:bottom w:val="nil"/>
                  <w:right w:val="single" w:sz="4" w:space="0" w:color="auto"/>
                </w:tcBorders>
                <w:vAlign w:val="center"/>
              </w:tcPr>
            </w:tcPrChange>
          </w:tcPr>
          <w:p w14:paraId="79F30836" w14:textId="4E1ADA61" w:rsidR="00D81AA5" w:rsidRPr="009B6E2B" w:rsidRDefault="00D81AA5" w:rsidP="00D81AA5">
            <w:pPr>
              <w:jc w:val="center"/>
              <w:rPr>
                <w:ins w:id="471" w:author="Gonzalo Ríos" w:date="2026-04-13T00:21:00Z" w16du:dateUtc="2026-04-12T14:21:00Z"/>
                <w:rFonts w:ascii="Times New Roman" w:hAnsi="Times New Roman" w:cs="Times New Roman"/>
                <w:sz w:val="20"/>
                <w:szCs w:val="20"/>
                <w:lang w:val="en-AU"/>
              </w:rPr>
            </w:pPr>
            <w:ins w:id="472" w:author="Gonzalo Ríos" w:date="2026-04-13T00:22:00Z" w16du:dateUtc="2026-04-12T14:22:00Z">
              <w:r>
                <w:rPr>
                  <w:rFonts w:ascii="Times New Roman" w:hAnsi="Times New Roman" w:cs="Times New Roman"/>
                  <w:sz w:val="20"/>
                  <w:szCs w:val="20"/>
                  <w:lang w:val="en-AU"/>
                </w:rPr>
                <w:t>0.06</w:t>
              </w:r>
              <w:r>
                <w:rPr>
                  <w:rFonts w:ascii="Times New Roman" w:hAnsi="Times New Roman" w:cs="Times New Roman"/>
                  <w:sz w:val="20"/>
                  <w:szCs w:val="20"/>
                  <w:vertAlign w:val="superscript"/>
                  <w:lang w:val="en-AU"/>
                </w:rPr>
                <w:t>*</w:t>
              </w:r>
            </w:ins>
          </w:p>
        </w:tc>
      </w:tr>
      <w:tr w:rsidR="00D8078F" w:rsidRPr="00220C62" w14:paraId="54F3FE3D" w14:textId="77777777" w:rsidTr="00D8078F">
        <w:trPr>
          <w:trHeight w:val="708"/>
          <w:ins w:id="473" w:author="Gonzalo Ríos" w:date="2026-04-12T23:23:00Z"/>
          <w:trPrChange w:id="474" w:author="Gonzalo Ríos" w:date="2026-04-13T11:58:00Z" w16du:dateUtc="2026-04-13T01:58:00Z">
            <w:trPr>
              <w:trHeight w:val="708"/>
            </w:trPr>
          </w:trPrChange>
        </w:trPr>
        <w:tc>
          <w:tcPr>
            <w:tcW w:w="1843" w:type="dxa"/>
            <w:tcBorders>
              <w:top w:val="nil"/>
              <w:left w:val="nil"/>
              <w:bottom w:val="nil"/>
              <w:right w:val="single" w:sz="4" w:space="0" w:color="auto"/>
            </w:tcBorders>
            <w:vAlign w:val="center"/>
            <w:tcPrChange w:id="475" w:author="Gonzalo Ríos" w:date="2026-04-13T11:58:00Z" w16du:dateUtc="2026-04-13T01:58:00Z">
              <w:tcPr>
                <w:tcW w:w="1843" w:type="dxa"/>
                <w:tcBorders>
                  <w:top w:val="nil"/>
                  <w:left w:val="nil"/>
                  <w:bottom w:val="nil"/>
                  <w:right w:val="single" w:sz="4" w:space="0" w:color="auto"/>
                </w:tcBorders>
                <w:vAlign w:val="center"/>
              </w:tcPr>
            </w:tcPrChange>
          </w:tcPr>
          <w:p w14:paraId="5F8EE577" w14:textId="66743D9E" w:rsidR="00D81AA5" w:rsidRPr="00D70769" w:rsidRDefault="00D81AA5" w:rsidP="00D81AA5">
            <w:pPr>
              <w:rPr>
                <w:ins w:id="476" w:author="Gonzalo Ríos" w:date="2026-04-12T23:23:00Z" w16du:dateUtc="2026-04-12T13:23:00Z"/>
                <w:rFonts w:ascii="Times New Roman" w:hAnsi="Times New Roman" w:cs="Times New Roman"/>
                <w:sz w:val="20"/>
                <w:szCs w:val="20"/>
                <w:lang w:val="en-AU"/>
                <w:rPrChange w:id="477" w:author="Gonzalo Ríos" w:date="2026-04-12T23:26:00Z" w16du:dateUtc="2026-04-12T13:26:00Z">
                  <w:rPr>
                    <w:ins w:id="478" w:author="Gonzalo Ríos" w:date="2026-04-12T23:23:00Z" w16du:dateUtc="2026-04-12T13:23:00Z"/>
                    <w:rFonts w:ascii="Times New Roman" w:hAnsi="Times New Roman" w:cs="Times New Roman"/>
                    <w:lang w:val="en-AU"/>
                  </w:rPr>
                </w:rPrChange>
              </w:rPr>
            </w:pPr>
            <w:ins w:id="479" w:author="Gonzalo Ríos" w:date="2026-04-13T11:48:00Z" w16du:dateUtc="2026-04-13T01:48:00Z">
              <w:r>
                <w:rPr>
                  <w:rFonts w:ascii="Times New Roman" w:hAnsi="Times New Roman" w:cs="Times New Roman"/>
                  <w:sz w:val="20"/>
                  <w:szCs w:val="20"/>
                  <w:lang w:val="en-AU"/>
                </w:rPr>
                <w:t>1 if the segment is considered as high snow, 0 otherwise</w:t>
              </w:r>
            </w:ins>
          </w:p>
        </w:tc>
        <w:tc>
          <w:tcPr>
            <w:tcW w:w="1276" w:type="dxa"/>
            <w:tcBorders>
              <w:top w:val="nil"/>
              <w:left w:val="single" w:sz="4" w:space="0" w:color="auto"/>
              <w:bottom w:val="nil"/>
              <w:right w:val="nil"/>
            </w:tcBorders>
            <w:vAlign w:val="center"/>
            <w:tcPrChange w:id="480" w:author="Gonzalo Ríos" w:date="2026-04-13T11:58:00Z" w16du:dateUtc="2026-04-13T01:58:00Z">
              <w:tcPr>
                <w:tcW w:w="1276" w:type="dxa"/>
                <w:tcBorders>
                  <w:top w:val="nil"/>
                  <w:left w:val="single" w:sz="4" w:space="0" w:color="auto"/>
                  <w:bottom w:val="nil"/>
                  <w:right w:val="nil"/>
                </w:tcBorders>
                <w:vAlign w:val="center"/>
              </w:tcPr>
            </w:tcPrChange>
          </w:tcPr>
          <w:p w14:paraId="0805F368" w14:textId="146CC9DE" w:rsidR="00D81AA5" w:rsidRPr="00D70769" w:rsidRDefault="00D81AA5" w:rsidP="00D81AA5">
            <w:pPr>
              <w:jc w:val="center"/>
              <w:rPr>
                <w:ins w:id="481" w:author="Gonzalo Ríos" w:date="2026-04-12T23:23:00Z" w16du:dateUtc="2026-04-12T13:23:00Z"/>
                <w:rFonts w:ascii="Times New Roman" w:hAnsi="Times New Roman" w:cs="Times New Roman"/>
                <w:sz w:val="20"/>
                <w:szCs w:val="20"/>
                <w:lang w:val="en-AU"/>
                <w:rPrChange w:id="482" w:author="Gonzalo Ríos" w:date="2026-04-12T23:26:00Z" w16du:dateUtc="2026-04-12T13:26:00Z">
                  <w:rPr>
                    <w:ins w:id="483" w:author="Gonzalo Ríos" w:date="2026-04-12T23:23:00Z" w16du:dateUtc="2026-04-12T13:23:00Z"/>
                    <w:rFonts w:ascii="Times New Roman" w:hAnsi="Times New Roman" w:cs="Times New Roman"/>
                    <w:lang w:val="en-AU"/>
                  </w:rPr>
                </w:rPrChange>
              </w:rPr>
            </w:pPr>
            <m:oMathPara>
              <m:oMath>
                <m:r>
                  <w:ins w:id="484" w:author="Gonzalo Ríos" w:date="2026-04-13T11:48:00Z" w16du:dateUtc="2026-04-13T01:48:00Z">
                    <w:rPr>
                      <w:rFonts w:ascii="Cambria Math" w:hAnsi="Cambria Math" w:cs="Times New Roman"/>
                      <w:sz w:val="20"/>
                      <w:szCs w:val="20"/>
                      <w:lang w:val="en-AU"/>
                    </w:rPr>
                    <m:t>-0.18</m:t>
                  </w:ins>
                </m:r>
              </m:oMath>
            </m:oMathPara>
          </w:p>
        </w:tc>
        <w:tc>
          <w:tcPr>
            <w:tcW w:w="1559" w:type="dxa"/>
            <w:gridSpan w:val="2"/>
            <w:tcBorders>
              <w:top w:val="nil"/>
              <w:left w:val="nil"/>
              <w:bottom w:val="nil"/>
              <w:right w:val="single" w:sz="4" w:space="0" w:color="auto"/>
            </w:tcBorders>
            <w:vAlign w:val="center"/>
            <w:tcPrChange w:id="485" w:author="Gonzalo Ríos" w:date="2026-04-13T11:58:00Z" w16du:dateUtc="2026-04-13T01:58:00Z">
              <w:tcPr>
                <w:tcW w:w="1559" w:type="dxa"/>
                <w:gridSpan w:val="2"/>
                <w:tcBorders>
                  <w:top w:val="nil"/>
                  <w:left w:val="nil"/>
                  <w:bottom w:val="nil"/>
                  <w:right w:val="single" w:sz="4" w:space="0" w:color="auto"/>
                </w:tcBorders>
                <w:vAlign w:val="center"/>
              </w:tcPr>
            </w:tcPrChange>
          </w:tcPr>
          <w:p w14:paraId="23437CCD" w14:textId="2C88F99B" w:rsidR="00D81AA5" w:rsidRPr="00D70769" w:rsidRDefault="00D81AA5" w:rsidP="00D81AA5">
            <w:pPr>
              <w:jc w:val="center"/>
              <w:rPr>
                <w:ins w:id="486" w:author="Gonzalo Ríos" w:date="2026-04-12T23:23:00Z" w16du:dateUtc="2026-04-12T13:23:00Z"/>
                <w:rFonts w:ascii="Times New Roman" w:hAnsi="Times New Roman" w:cs="Times New Roman"/>
                <w:sz w:val="20"/>
                <w:szCs w:val="20"/>
                <w:lang w:val="en-AU"/>
                <w:rPrChange w:id="487" w:author="Gonzalo Ríos" w:date="2026-04-12T23:26:00Z" w16du:dateUtc="2026-04-12T13:26:00Z">
                  <w:rPr>
                    <w:ins w:id="488" w:author="Gonzalo Ríos" w:date="2026-04-12T23:23:00Z" w16du:dateUtc="2026-04-12T13:23:00Z"/>
                    <w:rFonts w:ascii="Times New Roman" w:hAnsi="Times New Roman" w:cs="Times New Roman"/>
                    <w:lang w:val="en-AU"/>
                  </w:rPr>
                </w:rPrChange>
              </w:rPr>
            </w:pPr>
            <w:ins w:id="489" w:author="Gonzalo Ríos" w:date="2026-04-13T11:48:00Z" w16du:dateUtc="2026-04-13T01:48:00Z">
              <w:r>
                <w:rPr>
                  <w:rFonts w:ascii="Times New Roman" w:hAnsi="Times New Roman" w:cs="Times New Roman"/>
                  <w:sz w:val="20"/>
                  <w:szCs w:val="20"/>
                  <w:lang w:val="en-AU"/>
                </w:rPr>
                <w:t>0.01</w:t>
              </w:r>
              <w:r>
                <w:rPr>
                  <w:rFonts w:ascii="Times New Roman" w:hAnsi="Times New Roman" w:cs="Times New Roman"/>
                  <w:sz w:val="20"/>
                  <w:szCs w:val="20"/>
                  <w:vertAlign w:val="superscript"/>
                  <w:lang w:val="en-AU"/>
                </w:rPr>
                <w:t>**</w:t>
              </w:r>
            </w:ins>
          </w:p>
        </w:tc>
        <w:tc>
          <w:tcPr>
            <w:tcW w:w="1701" w:type="dxa"/>
            <w:tcBorders>
              <w:top w:val="nil"/>
              <w:left w:val="single" w:sz="4" w:space="0" w:color="auto"/>
              <w:bottom w:val="nil"/>
              <w:right w:val="single" w:sz="4" w:space="0" w:color="auto"/>
            </w:tcBorders>
            <w:vAlign w:val="center"/>
            <w:tcPrChange w:id="490" w:author="Gonzalo Ríos" w:date="2026-04-13T11:58:00Z" w16du:dateUtc="2026-04-13T01:58:00Z">
              <w:tcPr>
                <w:tcW w:w="1838" w:type="dxa"/>
                <w:gridSpan w:val="3"/>
                <w:tcBorders>
                  <w:top w:val="nil"/>
                  <w:left w:val="single" w:sz="4" w:space="0" w:color="auto"/>
                  <w:bottom w:val="nil"/>
                  <w:right w:val="single" w:sz="4" w:space="0" w:color="auto"/>
                </w:tcBorders>
                <w:vAlign w:val="center"/>
              </w:tcPr>
            </w:tcPrChange>
          </w:tcPr>
          <w:p w14:paraId="09D9CD9D" w14:textId="77777777" w:rsidR="00D81AA5" w:rsidRPr="00D81AA5" w:rsidRDefault="00D81AA5" w:rsidP="00D81AA5">
            <w:pPr>
              <w:jc w:val="center"/>
              <w:rPr>
                <w:ins w:id="491" w:author="Gonzalo Ríos" w:date="2026-04-13T11:45:00Z" w16du:dateUtc="2026-04-13T01:45:00Z"/>
                <w:rFonts w:ascii="Times New Roman" w:hAnsi="Times New Roman" w:cs="Times New Roman"/>
                <w:iCs/>
                <w:sz w:val="20"/>
                <w:szCs w:val="20"/>
                <w:lang w:val="en-AU"/>
              </w:rPr>
            </w:pPr>
          </w:p>
        </w:tc>
        <w:tc>
          <w:tcPr>
            <w:tcW w:w="1555" w:type="dxa"/>
            <w:gridSpan w:val="2"/>
            <w:tcBorders>
              <w:top w:val="nil"/>
              <w:left w:val="single" w:sz="4" w:space="0" w:color="auto"/>
              <w:bottom w:val="nil"/>
              <w:right w:val="nil"/>
            </w:tcBorders>
            <w:vAlign w:val="center"/>
            <w:tcPrChange w:id="492" w:author="Gonzalo Ríos" w:date="2026-04-13T11:58:00Z" w16du:dateUtc="2026-04-13T01:58:00Z">
              <w:tcPr>
                <w:tcW w:w="1418" w:type="dxa"/>
                <w:gridSpan w:val="2"/>
                <w:tcBorders>
                  <w:top w:val="nil"/>
                  <w:left w:val="single" w:sz="4" w:space="0" w:color="auto"/>
                  <w:bottom w:val="nil"/>
                  <w:right w:val="nil"/>
                </w:tcBorders>
                <w:vAlign w:val="center"/>
              </w:tcPr>
            </w:tcPrChange>
          </w:tcPr>
          <w:p w14:paraId="6F178043" w14:textId="582E78B6" w:rsidR="00D81AA5" w:rsidRPr="00D70769" w:rsidRDefault="00D81AA5" w:rsidP="00D81AA5">
            <w:pPr>
              <w:jc w:val="center"/>
              <w:rPr>
                <w:ins w:id="493" w:author="Gonzalo Ríos" w:date="2026-04-12T23:23:00Z" w16du:dateUtc="2026-04-12T13:23:00Z"/>
                <w:rFonts w:ascii="Times New Roman" w:hAnsi="Times New Roman" w:cs="Times New Roman"/>
                <w:sz w:val="20"/>
                <w:szCs w:val="20"/>
                <w:lang w:val="en-AU"/>
                <w:rPrChange w:id="494" w:author="Gonzalo Ríos" w:date="2026-04-12T23:26:00Z" w16du:dateUtc="2026-04-12T13:26:00Z">
                  <w:rPr>
                    <w:ins w:id="495" w:author="Gonzalo Ríos" w:date="2026-04-12T23:23:00Z" w16du:dateUtc="2026-04-12T13:23:00Z"/>
                    <w:rFonts w:ascii="Times New Roman" w:hAnsi="Times New Roman" w:cs="Times New Roman"/>
                    <w:lang w:val="en-AU"/>
                  </w:rPr>
                </w:rPrChange>
              </w:rPr>
            </w:pPr>
          </w:p>
        </w:tc>
        <w:tc>
          <w:tcPr>
            <w:tcW w:w="1989" w:type="dxa"/>
            <w:gridSpan w:val="2"/>
            <w:tcBorders>
              <w:top w:val="nil"/>
              <w:left w:val="nil"/>
              <w:bottom w:val="nil"/>
              <w:right w:val="single" w:sz="4" w:space="0" w:color="auto"/>
            </w:tcBorders>
            <w:vAlign w:val="center"/>
            <w:tcPrChange w:id="496" w:author="Gonzalo Ríos" w:date="2026-04-13T11:58:00Z" w16du:dateUtc="2026-04-13T01:58:00Z">
              <w:tcPr>
                <w:tcW w:w="2500" w:type="dxa"/>
                <w:gridSpan w:val="3"/>
                <w:tcBorders>
                  <w:top w:val="nil"/>
                  <w:left w:val="nil"/>
                  <w:bottom w:val="nil"/>
                  <w:right w:val="single" w:sz="4" w:space="0" w:color="auto"/>
                </w:tcBorders>
                <w:vAlign w:val="center"/>
              </w:tcPr>
            </w:tcPrChange>
          </w:tcPr>
          <w:p w14:paraId="70A50B9A" w14:textId="444321F2" w:rsidR="00D81AA5" w:rsidRPr="00D70769" w:rsidRDefault="00D81AA5" w:rsidP="00D81AA5">
            <w:pPr>
              <w:jc w:val="center"/>
              <w:rPr>
                <w:ins w:id="497" w:author="Gonzalo Ríos" w:date="2026-04-12T23:23:00Z" w16du:dateUtc="2026-04-12T13:23:00Z"/>
                <w:rFonts w:ascii="Times New Roman" w:hAnsi="Times New Roman" w:cs="Times New Roman"/>
                <w:sz w:val="20"/>
                <w:szCs w:val="20"/>
                <w:lang w:val="en-AU"/>
                <w:rPrChange w:id="498" w:author="Gonzalo Ríos" w:date="2026-04-12T23:26:00Z" w16du:dateUtc="2026-04-12T13:26:00Z">
                  <w:rPr>
                    <w:ins w:id="499" w:author="Gonzalo Ríos" w:date="2026-04-12T23:23:00Z" w16du:dateUtc="2026-04-12T13:23:00Z"/>
                    <w:rFonts w:ascii="Times New Roman" w:hAnsi="Times New Roman" w:cs="Times New Roman"/>
                    <w:lang w:val="en-AU"/>
                  </w:rPr>
                </w:rPrChange>
              </w:rPr>
            </w:pPr>
          </w:p>
        </w:tc>
      </w:tr>
      <w:tr w:rsidR="00D8078F" w:rsidRPr="00220C62" w14:paraId="466B7158" w14:textId="77777777" w:rsidTr="00D8078F">
        <w:trPr>
          <w:trHeight w:val="706"/>
          <w:ins w:id="500" w:author="Gonzalo Ríos" w:date="2026-04-12T23:30:00Z"/>
          <w:trPrChange w:id="501" w:author="Gonzalo Ríos" w:date="2026-04-13T11:58:00Z" w16du:dateUtc="2026-04-13T01:58:00Z">
            <w:trPr>
              <w:trHeight w:val="706"/>
            </w:trPr>
          </w:trPrChange>
        </w:trPr>
        <w:tc>
          <w:tcPr>
            <w:tcW w:w="1843" w:type="dxa"/>
            <w:tcBorders>
              <w:top w:val="nil"/>
              <w:left w:val="nil"/>
              <w:bottom w:val="nil"/>
              <w:right w:val="single" w:sz="4" w:space="0" w:color="auto"/>
            </w:tcBorders>
            <w:vAlign w:val="center"/>
            <w:tcPrChange w:id="502" w:author="Gonzalo Ríos" w:date="2026-04-13T11:58:00Z" w16du:dateUtc="2026-04-13T01:58:00Z">
              <w:tcPr>
                <w:tcW w:w="1843" w:type="dxa"/>
                <w:tcBorders>
                  <w:top w:val="nil"/>
                  <w:left w:val="nil"/>
                  <w:bottom w:val="nil"/>
                  <w:right w:val="single" w:sz="4" w:space="0" w:color="auto"/>
                </w:tcBorders>
                <w:vAlign w:val="center"/>
              </w:tcPr>
            </w:tcPrChange>
          </w:tcPr>
          <w:p w14:paraId="67283040" w14:textId="0B4223EE" w:rsidR="00D81AA5" w:rsidRDefault="00D81AA5" w:rsidP="00D81AA5">
            <w:pPr>
              <w:rPr>
                <w:ins w:id="503" w:author="Gonzalo Ríos" w:date="2026-04-12T23:30:00Z" w16du:dateUtc="2026-04-12T13:30:00Z"/>
                <w:rFonts w:ascii="Times New Roman" w:hAnsi="Times New Roman" w:cs="Times New Roman"/>
                <w:sz w:val="20"/>
                <w:szCs w:val="20"/>
                <w:lang w:val="en-AU"/>
              </w:rPr>
            </w:pPr>
          </w:p>
        </w:tc>
        <w:tc>
          <w:tcPr>
            <w:tcW w:w="1276" w:type="dxa"/>
            <w:tcBorders>
              <w:top w:val="nil"/>
              <w:left w:val="single" w:sz="4" w:space="0" w:color="auto"/>
              <w:bottom w:val="nil"/>
              <w:right w:val="nil"/>
            </w:tcBorders>
            <w:vAlign w:val="center"/>
            <w:tcPrChange w:id="504" w:author="Gonzalo Ríos" w:date="2026-04-13T11:58:00Z" w16du:dateUtc="2026-04-13T01:58:00Z">
              <w:tcPr>
                <w:tcW w:w="1276" w:type="dxa"/>
                <w:tcBorders>
                  <w:top w:val="nil"/>
                  <w:left w:val="single" w:sz="4" w:space="0" w:color="auto"/>
                  <w:bottom w:val="nil"/>
                  <w:right w:val="nil"/>
                </w:tcBorders>
                <w:vAlign w:val="center"/>
              </w:tcPr>
            </w:tcPrChange>
          </w:tcPr>
          <w:p w14:paraId="0BCFFE3D" w14:textId="77777777" w:rsidR="00D81AA5" w:rsidRPr="00220C62" w:rsidRDefault="00D81AA5" w:rsidP="00D81AA5">
            <w:pPr>
              <w:jc w:val="center"/>
              <w:rPr>
                <w:ins w:id="505" w:author="Gonzalo Ríos" w:date="2026-04-12T23:30:00Z" w16du:dateUtc="2026-04-12T13:30:00Z"/>
                <w:rFonts w:ascii="Times New Roman" w:hAnsi="Times New Roman" w:cs="Times New Roman"/>
                <w:sz w:val="20"/>
                <w:szCs w:val="20"/>
                <w:lang w:val="en-AU"/>
              </w:rPr>
            </w:pPr>
          </w:p>
        </w:tc>
        <w:tc>
          <w:tcPr>
            <w:tcW w:w="1559" w:type="dxa"/>
            <w:gridSpan w:val="2"/>
            <w:tcBorders>
              <w:top w:val="nil"/>
              <w:left w:val="nil"/>
              <w:bottom w:val="nil"/>
              <w:right w:val="single" w:sz="4" w:space="0" w:color="auto"/>
            </w:tcBorders>
            <w:vAlign w:val="center"/>
            <w:tcPrChange w:id="506" w:author="Gonzalo Ríos" w:date="2026-04-13T11:58:00Z" w16du:dateUtc="2026-04-13T01:58:00Z">
              <w:tcPr>
                <w:tcW w:w="1559" w:type="dxa"/>
                <w:gridSpan w:val="2"/>
                <w:tcBorders>
                  <w:top w:val="nil"/>
                  <w:left w:val="nil"/>
                  <w:bottom w:val="nil"/>
                  <w:right w:val="single" w:sz="4" w:space="0" w:color="auto"/>
                </w:tcBorders>
                <w:vAlign w:val="center"/>
              </w:tcPr>
            </w:tcPrChange>
          </w:tcPr>
          <w:p w14:paraId="09622A67" w14:textId="77777777" w:rsidR="00D81AA5" w:rsidRPr="00220C62" w:rsidRDefault="00D81AA5" w:rsidP="00D81AA5">
            <w:pPr>
              <w:jc w:val="center"/>
              <w:rPr>
                <w:ins w:id="507" w:author="Gonzalo Ríos" w:date="2026-04-12T23:30:00Z" w16du:dateUtc="2026-04-12T13:30:00Z"/>
                <w:rFonts w:ascii="Times New Roman" w:hAnsi="Times New Roman" w:cs="Times New Roman"/>
                <w:sz w:val="20"/>
                <w:szCs w:val="20"/>
                <w:vertAlign w:val="superscript"/>
                <w:lang w:val="en-AU"/>
              </w:rPr>
            </w:pPr>
          </w:p>
        </w:tc>
        <w:tc>
          <w:tcPr>
            <w:tcW w:w="1701" w:type="dxa"/>
            <w:tcBorders>
              <w:top w:val="nil"/>
              <w:left w:val="single" w:sz="4" w:space="0" w:color="auto"/>
              <w:bottom w:val="nil"/>
              <w:right w:val="single" w:sz="4" w:space="0" w:color="auto"/>
            </w:tcBorders>
            <w:vAlign w:val="center"/>
            <w:tcPrChange w:id="508" w:author="Gonzalo Ríos" w:date="2026-04-13T11:58:00Z" w16du:dateUtc="2026-04-13T01:58:00Z">
              <w:tcPr>
                <w:tcW w:w="1838" w:type="dxa"/>
                <w:gridSpan w:val="3"/>
                <w:tcBorders>
                  <w:top w:val="nil"/>
                  <w:left w:val="single" w:sz="4" w:space="0" w:color="auto"/>
                  <w:bottom w:val="nil"/>
                  <w:right w:val="single" w:sz="4" w:space="0" w:color="auto"/>
                </w:tcBorders>
                <w:vAlign w:val="center"/>
              </w:tcPr>
            </w:tcPrChange>
          </w:tcPr>
          <w:p w14:paraId="2DFCC82D" w14:textId="154AC635" w:rsidR="00D81AA5" w:rsidRDefault="00D81AA5">
            <w:pPr>
              <w:rPr>
                <w:ins w:id="509" w:author="Gonzalo Ríos" w:date="2026-04-13T11:45:00Z" w16du:dateUtc="2026-04-13T01:45:00Z"/>
                <w:rFonts w:ascii="Times New Roman" w:hAnsi="Times New Roman" w:cs="Times New Roman"/>
                <w:sz w:val="20"/>
                <w:szCs w:val="20"/>
                <w:lang w:val="en-AU"/>
              </w:rPr>
              <w:pPrChange w:id="510" w:author="Gonzalo Ríos" w:date="2026-04-13T11:50:00Z" w16du:dateUtc="2026-04-13T01:50:00Z">
                <w:pPr>
                  <w:jc w:val="center"/>
                </w:pPr>
              </w:pPrChange>
            </w:pPr>
            <w:ins w:id="511" w:author="Gonzalo Ríos" w:date="2026-04-13T11:50:00Z" w16du:dateUtc="2026-04-13T01:50:00Z">
              <w:r>
                <w:rPr>
                  <w:rFonts w:eastAsiaTheme="minorEastAsia"/>
                  <w:sz w:val="20"/>
                  <w:szCs w:val="20"/>
                  <w:lang w:val="en-AU"/>
                </w:rPr>
                <w:t>Constant (</w:t>
              </w:r>
            </w:ins>
            <m:oMath>
              <m:sSub>
                <m:sSubPr>
                  <m:ctrlPr>
                    <w:ins w:id="512" w:author="Gonzalo Ríos" w:date="2026-04-13T11:50:00Z" w16du:dateUtc="2026-04-13T01:50:00Z">
                      <w:rPr>
                        <w:rFonts w:ascii="Cambria Math" w:hAnsi="Cambria Math" w:cs="Times New Roman"/>
                        <w:i/>
                        <w:sz w:val="20"/>
                        <w:szCs w:val="20"/>
                        <w:lang w:val="en-AU"/>
                      </w:rPr>
                    </w:ins>
                  </m:ctrlPr>
                </m:sSubPr>
                <m:e>
                  <m:r>
                    <w:ins w:id="513" w:author="Gonzalo Ríos" w:date="2026-04-13T11:50:00Z" w16du:dateUtc="2026-04-13T01:50:00Z">
                      <w:rPr>
                        <w:rFonts w:ascii="Cambria Math" w:hAnsi="Cambria Math" w:cs="Times New Roman"/>
                        <w:sz w:val="20"/>
                        <w:szCs w:val="20"/>
                        <w:lang w:val="en-AU"/>
                      </w:rPr>
                      <m:t>β</m:t>
                    </w:ins>
                  </m:r>
                </m:e>
                <m:sub>
                  <m:r>
                    <w:ins w:id="514" w:author="Gonzalo Ríos" w:date="2026-04-13T11:50:00Z" w16du:dateUtc="2026-04-13T01:50:00Z">
                      <w:rPr>
                        <w:rFonts w:ascii="Cambria Math" w:hAnsi="Cambria Math" w:cs="Times New Roman"/>
                        <w:sz w:val="20"/>
                        <w:szCs w:val="20"/>
                        <w:lang w:val="en-AU"/>
                      </w:rPr>
                      <m:t>0</m:t>
                    </w:ins>
                  </m:r>
                </m:sub>
              </m:sSub>
              <m:r>
                <w:ins w:id="515" w:author="Gonzalo Ríos" w:date="2026-04-13T11:50:00Z" w16du:dateUtc="2026-04-13T01:50:00Z">
                  <w:rPr>
                    <w:rFonts w:ascii="Cambria Math" w:hAnsi="Cambria Math" w:cs="Times New Roman"/>
                    <w:sz w:val="20"/>
                    <w:szCs w:val="20"/>
                    <w:lang w:val="en-AU"/>
                  </w:rPr>
                  <m:t>)</m:t>
                </w:ins>
              </m:r>
            </m:oMath>
          </w:p>
        </w:tc>
        <w:tc>
          <w:tcPr>
            <w:tcW w:w="1555" w:type="dxa"/>
            <w:gridSpan w:val="2"/>
            <w:tcBorders>
              <w:top w:val="nil"/>
              <w:left w:val="single" w:sz="4" w:space="0" w:color="auto"/>
              <w:bottom w:val="nil"/>
              <w:right w:val="nil"/>
            </w:tcBorders>
            <w:vAlign w:val="center"/>
            <w:tcPrChange w:id="516" w:author="Gonzalo Ríos" w:date="2026-04-13T11:58:00Z" w16du:dateUtc="2026-04-13T01:58:00Z">
              <w:tcPr>
                <w:tcW w:w="1418" w:type="dxa"/>
                <w:gridSpan w:val="2"/>
                <w:tcBorders>
                  <w:top w:val="nil"/>
                  <w:left w:val="single" w:sz="4" w:space="0" w:color="auto"/>
                  <w:bottom w:val="nil"/>
                  <w:right w:val="nil"/>
                </w:tcBorders>
                <w:vAlign w:val="center"/>
              </w:tcPr>
            </w:tcPrChange>
          </w:tcPr>
          <w:p w14:paraId="160177EE" w14:textId="2A0F74B3" w:rsidR="00D81AA5" w:rsidRPr="00220C62" w:rsidRDefault="00D81AA5" w:rsidP="00D81AA5">
            <w:pPr>
              <w:jc w:val="center"/>
              <w:rPr>
                <w:ins w:id="517" w:author="Gonzalo Ríos" w:date="2026-04-12T23:30:00Z" w16du:dateUtc="2026-04-12T13:30:00Z"/>
                <w:rFonts w:ascii="Times New Roman" w:hAnsi="Times New Roman" w:cs="Times New Roman"/>
                <w:sz w:val="20"/>
                <w:szCs w:val="20"/>
                <w:lang w:val="en-AU"/>
              </w:rPr>
            </w:pPr>
            <w:ins w:id="518" w:author="Gonzalo Ríos" w:date="2026-04-12T23:33:00Z" w16du:dateUtc="2026-04-12T13:33:00Z">
              <w:r>
                <w:rPr>
                  <w:rFonts w:ascii="Times New Roman" w:hAnsi="Times New Roman" w:cs="Times New Roman"/>
                  <w:sz w:val="20"/>
                  <w:szCs w:val="20"/>
                  <w:lang w:val="en-AU"/>
                </w:rPr>
                <w:t>5.39</w:t>
              </w:r>
            </w:ins>
          </w:p>
        </w:tc>
        <w:tc>
          <w:tcPr>
            <w:tcW w:w="1989" w:type="dxa"/>
            <w:gridSpan w:val="2"/>
            <w:tcBorders>
              <w:top w:val="nil"/>
              <w:left w:val="nil"/>
              <w:bottom w:val="nil"/>
              <w:right w:val="single" w:sz="4" w:space="0" w:color="auto"/>
            </w:tcBorders>
            <w:vAlign w:val="center"/>
            <w:tcPrChange w:id="519" w:author="Gonzalo Ríos" w:date="2026-04-13T11:58:00Z" w16du:dateUtc="2026-04-13T01:58:00Z">
              <w:tcPr>
                <w:tcW w:w="2500" w:type="dxa"/>
                <w:gridSpan w:val="3"/>
                <w:tcBorders>
                  <w:top w:val="nil"/>
                  <w:left w:val="nil"/>
                  <w:bottom w:val="nil"/>
                  <w:right w:val="single" w:sz="4" w:space="0" w:color="auto"/>
                </w:tcBorders>
                <w:vAlign w:val="center"/>
              </w:tcPr>
            </w:tcPrChange>
          </w:tcPr>
          <w:p w14:paraId="4E21E5E7" w14:textId="63940728" w:rsidR="00D81AA5" w:rsidRPr="00220C62" w:rsidRDefault="00D81AA5" w:rsidP="00D81AA5">
            <w:pPr>
              <w:jc w:val="center"/>
              <w:rPr>
                <w:ins w:id="520" w:author="Gonzalo Ríos" w:date="2026-04-12T23:30:00Z" w16du:dateUtc="2026-04-12T13:30:00Z"/>
                <w:rFonts w:ascii="Times New Roman" w:hAnsi="Times New Roman" w:cs="Times New Roman"/>
                <w:sz w:val="20"/>
                <w:szCs w:val="20"/>
                <w:vertAlign w:val="superscript"/>
                <w:lang w:val="en-AU"/>
              </w:rPr>
            </w:pPr>
            <w:ins w:id="521" w:author="Gonzalo Ríos" w:date="2026-04-12T23:40:00Z" w16du:dateUtc="2026-04-12T13:40:00Z">
              <w:r>
                <w:rPr>
                  <w:rFonts w:ascii="Times New Roman" w:hAnsi="Times New Roman" w:cs="Times New Roman"/>
                  <w:sz w:val="20"/>
                  <w:szCs w:val="20"/>
                  <w:lang w:val="en-AU"/>
                </w:rPr>
                <w:t>&lt;0.001</w:t>
              </w:r>
              <w:r>
                <w:rPr>
                  <w:rFonts w:ascii="Times New Roman" w:hAnsi="Times New Roman" w:cs="Times New Roman"/>
                  <w:sz w:val="20"/>
                  <w:szCs w:val="20"/>
                  <w:vertAlign w:val="superscript"/>
                  <w:lang w:val="en-AU"/>
                </w:rPr>
                <w:t>***</w:t>
              </w:r>
            </w:ins>
          </w:p>
        </w:tc>
      </w:tr>
      <w:tr w:rsidR="00D8078F" w:rsidRPr="00220C62" w14:paraId="42BDBBC8" w14:textId="77777777" w:rsidTr="00D8078F">
        <w:trPr>
          <w:trHeight w:val="706"/>
          <w:ins w:id="522" w:author="Gonzalo Ríos" w:date="2026-04-12T23:32:00Z"/>
          <w:trPrChange w:id="523" w:author="Gonzalo Ríos" w:date="2026-04-13T11:58:00Z" w16du:dateUtc="2026-04-13T01:58:00Z">
            <w:trPr>
              <w:trHeight w:val="706"/>
            </w:trPr>
          </w:trPrChange>
        </w:trPr>
        <w:tc>
          <w:tcPr>
            <w:tcW w:w="1843" w:type="dxa"/>
            <w:tcBorders>
              <w:top w:val="nil"/>
              <w:left w:val="nil"/>
              <w:bottom w:val="nil"/>
              <w:right w:val="single" w:sz="4" w:space="0" w:color="auto"/>
            </w:tcBorders>
            <w:vAlign w:val="center"/>
            <w:tcPrChange w:id="524" w:author="Gonzalo Ríos" w:date="2026-04-13T11:58:00Z" w16du:dateUtc="2026-04-13T01:58:00Z">
              <w:tcPr>
                <w:tcW w:w="1843" w:type="dxa"/>
                <w:tcBorders>
                  <w:top w:val="nil"/>
                  <w:left w:val="nil"/>
                  <w:bottom w:val="nil"/>
                  <w:right w:val="single" w:sz="4" w:space="0" w:color="auto"/>
                </w:tcBorders>
                <w:vAlign w:val="center"/>
              </w:tcPr>
            </w:tcPrChange>
          </w:tcPr>
          <w:p w14:paraId="18CF2BEC" w14:textId="55D22D87" w:rsidR="00D81AA5" w:rsidRDefault="00D81AA5" w:rsidP="00D81AA5">
            <w:pPr>
              <w:rPr>
                <w:ins w:id="525" w:author="Gonzalo Ríos" w:date="2026-04-12T23:32:00Z" w16du:dateUtc="2026-04-12T13:32:00Z"/>
                <w:rFonts w:ascii="Aptos" w:eastAsia="Aptos" w:hAnsi="Aptos" w:cs="Times New Roman"/>
                <w:sz w:val="20"/>
                <w:szCs w:val="20"/>
                <w:lang w:val="en-AU"/>
              </w:rPr>
            </w:pPr>
          </w:p>
        </w:tc>
        <w:tc>
          <w:tcPr>
            <w:tcW w:w="1276" w:type="dxa"/>
            <w:tcBorders>
              <w:top w:val="nil"/>
              <w:left w:val="single" w:sz="4" w:space="0" w:color="auto"/>
              <w:bottom w:val="nil"/>
              <w:right w:val="nil"/>
            </w:tcBorders>
            <w:vAlign w:val="center"/>
            <w:tcPrChange w:id="526" w:author="Gonzalo Ríos" w:date="2026-04-13T11:58:00Z" w16du:dateUtc="2026-04-13T01:58:00Z">
              <w:tcPr>
                <w:tcW w:w="1276" w:type="dxa"/>
                <w:tcBorders>
                  <w:top w:val="nil"/>
                  <w:left w:val="single" w:sz="4" w:space="0" w:color="auto"/>
                  <w:bottom w:val="nil"/>
                  <w:right w:val="nil"/>
                </w:tcBorders>
                <w:vAlign w:val="center"/>
              </w:tcPr>
            </w:tcPrChange>
          </w:tcPr>
          <w:p w14:paraId="5ED4BCCC" w14:textId="77777777" w:rsidR="00D81AA5" w:rsidRPr="00220C62" w:rsidRDefault="00D81AA5" w:rsidP="00D81AA5">
            <w:pPr>
              <w:jc w:val="center"/>
              <w:rPr>
                <w:ins w:id="527" w:author="Gonzalo Ríos" w:date="2026-04-12T23:32:00Z" w16du:dateUtc="2026-04-12T13:32:00Z"/>
                <w:rFonts w:ascii="Times New Roman" w:hAnsi="Times New Roman" w:cs="Times New Roman"/>
                <w:sz w:val="20"/>
                <w:szCs w:val="20"/>
                <w:lang w:val="en-AU"/>
              </w:rPr>
            </w:pPr>
          </w:p>
        </w:tc>
        <w:tc>
          <w:tcPr>
            <w:tcW w:w="1559" w:type="dxa"/>
            <w:gridSpan w:val="2"/>
            <w:tcBorders>
              <w:top w:val="nil"/>
              <w:left w:val="nil"/>
              <w:bottom w:val="nil"/>
              <w:right w:val="single" w:sz="4" w:space="0" w:color="auto"/>
            </w:tcBorders>
            <w:vAlign w:val="center"/>
            <w:tcPrChange w:id="528" w:author="Gonzalo Ríos" w:date="2026-04-13T11:58:00Z" w16du:dateUtc="2026-04-13T01:58:00Z">
              <w:tcPr>
                <w:tcW w:w="1559" w:type="dxa"/>
                <w:gridSpan w:val="2"/>
                <w:tcBorders>
                  <w:top w:val="nil"/>
                  <w:left w:val="nil"/>
                  <w:bottom w:val="nil"/>
                  <w:right w:val="single" w:sz="4" w:space="0" w:color="auto"/>
                </w:tcBorders>
                <w:vAlign w:val="center"/>
              </w:tcPr>
            </w:tcPrChange>
          </w:tcPr>
          <w:p w14:paraId="356A42E8" w14:textId="77777777" w:rsidR="00D81AA5" w:rsidRPr="00220C62" w:rsidRDefault="00D81AA5" w:rsidP="00D81AA5">
            <w:pPr>
              <w:jc w:val="center"/>
              <w:rPr>
                <w:ins w:id="529" w:author="Gonzalo Ríos" w:date="2026-04-12T23:32:00Z" w16du:dateUtc="2026-04-12T13:32:00Z"/>
                <w:rFonts w:ascii="Times New Roman" w:hAnsi="Times New Roman" w:cs="Times New Roman"/>
                <w:sz w:val="20"/>
                <w:szCs w:val="20"/>
                <w:vertAlign w:val="superscript"/>
                <w:lang w:val="en-AU"/>
              </w:rPr>
            </w:pPr>
          </w:p>
        </w:tc>
        <w:tc>
          <w:tcPr>
            <w:tcW w:w="1701" w:type="dxa"/>
            <w:tcBorders>
              <w:top w:val="nil"/>
              <w:left w:val="single" w:sz="4" w:space="0" w:color="auto"/>
              <w:bottom w:val="nil"/>
              <w:right w:val="single" w:sz="4" w:space="0" w:color="auto"/>
            </w:tcBorders>
            <w:vAlign w:val="center"/>
            <w:tcPrChange w:id="530" w:author="Gonzalo Ríos" w:date="2026-04-13T11:58:00Z" w16du:dateUtc="2026-04-13T01:58:00Z">
              <w:tcPr>
                <w:tcW w:w="1838" w:type="dxa"/>
                <w:gridSpan w:val="3"/>
                <w:tcBorders>
                  <w:top w:val="nil"/>
                  <w:left w:val="single" w:sz="4" w:space="0" w:color="auto"/>
                  <w:bottom w:val="nil"/>
                  <w:right w:val="single" w:sz="4" w:space="0" w:color="auto"/>
                </w:tcBorders>
                <w:vAlign w:val="center"/>
              </w:tcPr>
            </w:tcPrChange>
          </w:tcPr>
          <w:p w14:paraId="4B4275DC" w14:textId="70A2902E" w:rsidR="00D81AA5" w:rsidRDefault="00D81AA5">
            <w:pPr>
              <w:rPr>
                <w:ins w:id="531" w:author="Gonzalo Ríos" w:date="2026-04-13T11:45:00Z" w16du:dateUtc="2026-04-13T01:45:00Z"/>
                <w:rFonts w:ascii="Aptos" w:eastAsia="Aptos" w:hAnsi="Aptos" w:cs="Times New Roman"/>
                <w:sz w:val="20"/>
                <w:szCs w:val="20"/>
                <w:lang w:val="en-AU"/>
              </w:rPr>
              <w:pPrChange w:id="532" w:author="Gonzalo Ríos" w:date="2026-04-13T11:50:00Z" w16du:dateUtc="2026-04-13T01:50:00Z">
                <w:pPr>
                  <w:jc w:val="center"/>
                </w:pPr>
              </w:pPrChange>
            </w:pPr>
            <w:ins w:id="533" w:author="Gonzalo Ríos" w:date="2026-04-13T11:50:00Z" w16du:dateUtc="2026-04-13T01:50:00Z">
              <w:r>
                <w:rPr>
                  <w:rFonts w:ascii="Aptos" w:eastAsia="Aptos" w:hAnsi="Aptos" w:cs="Times New Roman"/>
                  <w:sz w:val="20"/>
                  <w:szCs w:val="20"/>
                  <w:lang w:val="en-AU"/>
                </w:rPr>
                <w:t xml:space="preserve">1 if the slope in the segment is flat, 0 otherwise </w:t>
              </w:r>
            </w:ins>
            <m:oMath>
              <m:r>
                <w:ins w:id="534" w:author="Gonzalo Ríos" w:date="2026-04-13T11:50:00Z" w16du:dateUtc="2026-04-13T01:50:00Z">
                  <w:rPr>
                    <w:rFonts w:ascii="Cambria Math" w:eastAsia="Aptos" w:hAnsi="Cambria Math" w:cs="Times New Roman"/>
                    <w:sz w:val="20"/>
                    <w:szCs w:val="20"/>
                    <w:lang w:val="en-AU"/>
                  </w:rPr>
                  <m:t>(</m:t>
                </w:ins>
              </m:r>
              <m:sSub>
                <m:sSubPr>
                  <m:ctrlPr>
                    <w:ins w:id="535" w:author="Gonzalo Ríos" w:date="2026-04-13T11:50:00Z" w16du:dateUtc="2026-04-13T01:50:00Z">
                      <w:rPr>
                        <w:rFonts w:ascii="Cambria Math" w:eastAsia="Aptos" w:hAnsi="Cambria Math" w:cs="Times New Roman"/>
                        <w:i/>
                        <w:sz w:val="20"/>
                        <w:szCs w:val="20"/>
                        <w:lang w:val="en-AU"/>
                      </w:rPr>
                    </w:ins>
                  </m:ctrlPr>
                </m:sSubPr>
                <m:e>
                  <m:r>
                    <w:ins w:id="536" w:author="Gonzalo Ríos" w:date="2026-04-13T11:50:00Z" w16du:dateUtc="2026-04-13T01:50:00Z">
                      <w:rPr>
                        <w:rFonts w:ascii="Cambria Math" w:eastAsia="Aptos" w:hAnsi="Cambria Math" w:cs="Times New Roman"/>
                        <w:sz w:val="20"/>
                        <w:szCs w:val="20"/>
                        <w:lang w:val="en-AU"/>
                      </w:rPr>
                      <m:t>X</m:t>
                    </w:ins>
                  </m:r>
                </m:e>
                <m:sub>
                  <m:r>
                    <w:ins w:id="537" w:author="Gonzalo Ríos" w:date="2026-04-13T11:50:00Z" w16du:dateUtc="2026-04-13T01:50:00Z">
                      <w:rPr>
                        <w:rFonts w:ascii="Cambria Math" w:eastAsia="Aptos" w:hAnsi="Cambria Math" w:cs="Times New Roman"/>
                        <w:sz w:val="20"/>
                        <w:szCs w:val="20"/>
                        <w:lang w:val="en-AU"/>
                      </w:rPr>
                      <m:t>7</m:t>
                    </w:ins>
                  </m:r>
                </m:sub>
              </m:sSub>
              <m:r>
                <w:ins w:id="538" w:author="Gonzalo Ríos" w:date="2026-04-13T11:50:00Z" w16du:dateUtc="2026-04-13T01:50:00Z">
                  <w:rPr>
                    <w:rFonts w:ascii="Cambria Math" w:eastAsia="Aptos" w:hAnsi="Cambria Math" w:cs="Times New Roman"/>
                    <w:sz w:val="20"/>
                    <w:szCs w:val="20"/>
                    <w:lang w:val="en-AU"/>
                  </w:rPr>
                  <m:t>)</m:t>
                </w:ins>
              </m:r>
            </m:oMath>
          </w:p>
        </w:tc>
        <w:tc>
          <w:tcPr>
            <w:tcW w:w="1555" w:type="dxa"/>
            <w:gridSpan w:val="2"/>
            <w:tcBorders>
              <w:top w:val="nil"/>
              <w:left w:val="single" w:sz="4" w:space="0" w:color="auto"/>
              <w:bottom w:val="nil"/>
              <w:right w:val="nil"/>
            </w:tcBorders>
            <w:vAlign w:val="center"/>
            <w:tcPrChange w:id="539" w:author="Gonzalo Ríos" w:date="2026-04-13T11:58:00Z" w16du:dateUtc="2026-04-13T01:58:00Z">
              <w:tcPr>
                <w:tcW w:w="1418" w:type="dxa"/>
                <w:gridSpan w:val="2"/>
                <w:tcBorders>
                  <w:top w:val="nil"/>
                  <w:left w:val="single" w:sz="4" w:space="0" w:color="auto"/>
                  <w:bottom w:val="nil"/>
                  <w:right w:val="nil"/>
                </w:tcBorders>
                <w:vAlign w:val="center"/>
              </w:tcPr>
            </w:tcPrChange>
          </w:tcPr>
          <w:p w14:paraId="48957EB8" w14:textId="55983552" w:rsidR="00D81AA5" w:rsidRPr="00220C62" w:rsidRDefault="00D81AA5" w:rsidP="00D81AA5">
            <w:pPr>
              <w:jc w:val="center"/>
              <w:rPr>
                <w:ins w:id="540" w:author="Gonzalo Ríos" w:date="2026-04-12T23:32:00Z" w16du:dateUtc="2026-04-12T13:32:00Z"/>
                <w:rFonts w:ascii="Times New Roman" w:hAnsi="Times New Roman" w:cs="Times New Roman"/>
                <w:sz w:val="20"/>
                <w:szCs w:val="20"/>
                <w:lang w:val="en-AU"/>
              </w:rPr>
            </w:pPr>
            <m:oMathPara>
              <m:oMath>
                <m:r>
                  <w:ins w:id="541" w:author="Gonzalo Ríos" w:date="2026-04-12T23:33:00Z" w16du:dateUtc="2026-04-12T13:33:00Z">
                    <w:rPr>
                      <w:rFonts w:ascii="Cambria Math" w:hAnsi="Cambria Math" w:cs="Times New Roman"/>
                      <w:sz w:val="20"/>
                      <w:szCs w:val="20"/>
                      <w:lang w:val="en-AU"/>
                    </w:rPr>
                    <m:t>-0</m:t>
                  </w:ins>
                </m:r>
                <m:r>
                  <w:ins w:id="542" w:author="Gonzalo Ríos" w:date="2026-04-12T23:34:00Z" w16du:dateUtc="2026-04-12T13:34:00Z">
                    <w:rPr>
                      <w:rFonts w:ascii="Cambria Math" w:hAnsi="Cambria Math" w:cs="Times New Roman"/>
                      <w:sz w:val="20"/>
                      <w:szCs w:val="20"/>
                      <w:lang w:val="en-AU"/>
                    </w:rPr>
                    <m:t>.01</m:t>
                  </w:ins>
                </m:r>
              </m:oMath>
            </m:oMathPara>
          </w:p>
        </w:tc>
        <w:tc>
          <w:tcPr>
            <w:tcW w:w="1989" w:type="dxa"/>
            <w:gridSpan w:val="2"/>
            <w:tcBorders>
              <w:top w:val="nil"/>
              <w:left w:val="nil"/>
              <w:bottom w:val="nil"/>
              <w:right w:val="single" w:sz="4" w:space="0" w:color="auto"/>
            </w:tcBorders>
            <w:vAlign w:val="center"/>
            <w:tcPrChange w:id="543" w:author="Gonzalo Ríos" w:date="2026-04-13T11:58:00Z" w16du:dateUtc="2026-04-13T01:58:00Z">
              <w:tcPr>
                <w:tcW w:w="2500" w:type="dxa"/>
                <w:gridSpan w:val="3"/>
                <w:tcBorders>
                  <w:top w:val="nil"/>
                  <w:left w:val="nil"/>
                  <w:bottom w:val="nil"/>
                  <w:right w:val="single" w:sz="4" w:space="0" w:color="auto"/>
                </w:tcBorders>
                <w:vAlign w:val="center"/>
              </w:tcPr>
            </w:tcPrChange>
          </w:tcPr>
          <w:p w14:paraId="577AA747" w14:textId="5B3F4B78" w:rsidR="00D81AA5" w:rsidRPr="002B2360" w:rsidRDefault="00D81AA5" w:rsidP="00D81AA5">
            <w:pPr>
              <w:jc w:val="center"/>
              <w:rPr>
                <w:ins w:id="544" w:author="Gonzalo Ríos" w:date="2026-04-12T23:32:00Z" w16du:dateUtc="2026-04-12T13:32:00Z"/>
                <w:rFonts w:ascii="Times New Roman" w:hAnsi="Times New Roman" w:cs="Times New Roman"/>
                <w:sz w:val="20"/>
                <w:szCs w:val="20"/>
                <w:vertAlign w:val="superscript"/>
                <w:lang w:val="en-AU"/>
              </w:rPr>
            </w:pPr>
            <w:ins w:id="545" w:author="Gonzalo Ríos" w:date="2026-04-12T23:40:00Z" w16du:dateUtc="2026-04-12T13:40:00Z">
              <w:r>
                <w:rPr>
                  <w:rFonts w:ascii="Times New Roman" w:hAnsi="Times New Roman" w:cs="Times New Roman"/>
                  <w:sz w:val="20"/>
                  <w:szCs w:val="20"/>
                  <w:lang w:val="en-AU"/>
                </w:rPr>
                <w:t>0.06</w:t>
              </w:r>
              <w:r>
                <w:rPr>
                  <w:rFonts w:ascii="Times New Roman" w:hAnsi="Times New Roman" w:cs="Times New Roman"/>
                  <w:sz w:val="20"/>
                  <w:szCs w:val="20"/>
                  <w:vertAlign w:val="superscript"/>
                  <w:lang w:val="en-AU"/>
                </w:rPr>
                <w:t>*</w:t>
              </w:r>
            </w:ins>
          </w:p>
        </w:tc>
      </w:tr>
      <w:tr w:rsidR="00D81AA5" w:rsidRPr="00D81AA5" w14:paraId="08F77827" w14:textId="77777777" w:rsidTr="00D8078F">
        <w:tblPrEx>
          <w:tblPrExChange w:id="546" w:author="Gonzalo Ríos" w:date="2026-04-13T11:58:00Z" w16du:dateUtc="2026-04-13T01:58:00Z">
            <w:tblPrEx>
              <w:tblW w:w="0" w:type="auto"/>
            </w:tblPrEx>
          </w:tblPrExChange>
        </w:tblPrEx>
        <w:trPr>
          <w:trHeight w:val="479"/>
          <w:ins w:id="547" w:author="Gonzalo Ríos" w:date="2026-04-12T23:23:00Z"/>
          <w:trPrChange w:id="548" w:author="Gonzalo Ríos" w:date="2026-04-13T11:58:00Z" w16du:dateUtc="2026-04-13T01:58:00Z">
            <w:trPr>
              <w:trHeight w:val="479"/>
            </w:trPr>
          </w:trPrChange>
        </w:trPr>
        <w:tc>
          <w:tcPr>
            <w:tcW w:w="4678" w:type="dxa"/>
            <w:gridSpan w:val="4"/>
            <w:tcBorders>
              <w:top w:val="nil"/>
              <w:left w:val="nil"/>
              <w:bottom w:val="single" w:sz="4" w:space="0" w:color="auto"/>
              <w:right w:val="single" w:sz="4" w:space="0" w:color="auto"/>
            </w:tcBorders>
            <w:vAlign w:val="bottom"/>
            <w:tcPrChange w:id="549" w:author="Gonzalo Ríos" w:date="2026-04-13T11:58:00Z" w16du:dateUtc="2026-04-13T01:58:00Z">
              <w:tcPr>
                <w:tcW w:w="5098" w:type="dxa"/>
                <w:gridSpan w:val="5"/>
                <w:tcBorders>
                  <w:top w:val="nil"/>
                  <w:left w:val="nil"/>
                  <w:bottom w:val="single" w:sz="4" w:space="0" w:color="auto"/>
                  <w:right w:val="single" w:sz="4" w:space="0" w:color="auto"/>
                </w:tcBorders>
                <w:vAlign w:val="bottom"/>
              </w:tcPr>
            </w:tcPrChange>
          </w:tcPr>
          <w:p w14:paraId="45440F61" w14:textId="77777777" w:rsidR="00D81AA5" w:rsidRPr="00D70769" w:rsidRDefault="00D81AA5">
            <w:pPr>
              <w:rPr>
                <w:ins w:id="550" w:author="Gonzalo Ríos" w:date="2026-04-12T23:23:00Z" w16du:dateUtc="2026-04-12T13:23:00Z"/>
                <w:rFonts w:ascii="Times New Roman" w:hAnsi="Times New Roman" w:cs="Times New Roman"/>
                <w:i/>
                <w:iCs/>
                <w:sz w:val="20"/>
                <w:szCs w:val="20"/>
                <w:lang w:val="en-AU"/>
                <w:rPrChange w:id="551" w:author="Gonzalo Ríos" w:date="2026-04-12T23:26:00Z" w16du:dateUtc="2026-04-12T13:26:00Z">
                  <w:rPr>
                    <w:ins w:id="552" w:author="Gonzalo Ríos" w:date="2026-04-12T23:23:00Z" w16du:dateUtc="2026-04-12T13:23:00Z"/>
                    <w:rFonts w:ascii="Times New Roman" w:hAnsi="Times New Roman" w:cs="Times New Roman"/>
                    <w:i/>
                    <w:iCs/>
                    <w:lang w:val="en-AU"/>
                  </w:rPr>
                </w:rPrChange>
              </w:rPr>
              <w:pPrChange w:id="553" w:author="Gonzalo Ríos" w:date="2026-04-12T23:59:00Z" w16du:dateUtc="2026-04-12T13:59:00Z">
                <w:pPr>
                  <w:jc w:val="both"/>
                </w:pPr>
              </w:pPrChange>
            </w:pPr>
            <w:ins w:id="554" w:author="Gonzalo Ríos" w:date="2026-04-12T23:23:00Z" w16du:dateUtc="2026-04-12T13:23:00Z">
              <w:r w:rsidRPr="00D70769">
                <w:rPr>
                  <w:rFonts w:ascii="Times New Roman" w:hAnsi="Times New Roman" w:cs="Times New Roman"/>
                  <w:i/>
                  <w:iCs/>
                  <w:sz w:val="20"/>
                  <w:szCs w:val="20"/>
                  <w:lang w:val="en-AU"/>
                  <w:rPrChange w:id="555" w:author="Gonzalo Ríos" w:date="2026-04-12T23:26:00Z" w16du:dateUtc="2026-04-12T13:26:00Z">
                    <w:rPr>
                      <w:rFonts w:ascii="Times New Roman" w:hAnsi="Times New Roman" w:cs="Times New Roman"/>
                      <w:i/>
                      <w:iCs/>
                      <w:lang w:val="en-AU"/>
                    </w:rPr>
                  </w:rPrChange>
                </w:rPr>
                <w:t>Std. Deviation of random parameters</w:t>
              </w:r>
            </w:ins>
          </w:p>
        </w:tc>
        <w:tc>
          <w:tcPr>
            <w:tcW w:w="1701" w:type="dxa"/>
            <w:tcBorders>
              <w:top w:val="nil"/>
              <w:left w:val="single" w:sz="4" w:space="0" w:color="auto"/>
              <w:bottom w:val="single" w:sz="4" w:space="0" w:color="auto"/>
              <w:right w:val="single" w:sz="4" w:space="0" w:color="auto"/>
            </w:tcBorders>
            <w:tcPrChange w:id="556" w:author="Gonzalo Ríos" w:date="2026-04-13T11:58:00Z" w16du:dateUtc="2026-04-13T01:58:00Z">
              <w:tcPr>
                <w:tcW w:w="1418" w:type="dxa"/>
                <w:gridSpan w:val="2"/>
                <w:tcBorders>
                  <w:top w:val="nil"/>
                  <w:left w:val="single" w:sz="4" w:space="0" w:color="auto"/>
                  <w:bottom w:val="single" w:sz="4" w:space="0" w:color="auto"/>
                  <w:right w:val="single" w:sz="4" w:space="0" w:color="auto"/>
                </w:tcBorders>
              </w:tcPr>
            </w:tcPrChange>
          </w:tcPr>
          <w:p w14:paraId="3DA28F23" w14:textId="77777777" w:rsidR="00D81AA5" w:rsidRPr="00D81AA5" w:rsidRDefault="00D81AA5" w:rsidP="00D81AA5">
            <w:pPr>
              <w:jc w:val="both"/>
              <w:rPr>
                <w:ins w:id="557" w:author="Gonzalo Ríos" w:date="2026-04-13T11:45:00Z" w16du:dateUtc="2026-04-13T01:45:00Z"/>
                <w:rFonts w:ascii="Times New Roman" w:hAnsi="Times New Roman" w:cs="Times New Roman"/>
                <w:i/>
                <w:iCs/>
                <w:sz w:val="20"/>
                <w:szCs w:val="20"/>
                <w:lang w:val="en-AU"/>
              </w:rPr>
            </w:pPr>
          </w:p>
        </w:tc>
        <w:tc>
          <w:tcPr>
            <w:tcW w:w="1479" w:type="dxa"/>
            <w:tcBorders>
              <w:top w:val="nil"/>
              <w:left w:val="single" w:sz="4" w:space="0" w:color="auto"/>
              <w:bottom w:val="single" w:sz="4" w:space="0" w:color="auto"/>
              <w:right w:val="nil"/>
            </w:tcBorders>
            <w:tcPrChange w:id="558" w:author="Gonzalo Ríos" w:date="2026-04-13T11:58:00Z" w16du:dateUtc="2026-04-13T01:58:00Z">
              <w:tcPr>
                <w:tcW w:w="1342" w:type="dxa"/>
                <w:tcBorders>
                  <w:top w:val="nil"/>
                  <w:left w:val="single" w:sz="4" w:space="0" w:color="auto"/>
                  <w:bottom w:val="single" w:sz="4" w:space="0" w:color="auto"/>
                  <w:right w:val="nil"/>
                </w:tcBorders>
              </w:tcPr>
            </w:tcPrChange>
          </w:tcPr>
          <w:p w14:paraId="5F0ECF7B" w14:textId="4FB0686A" w:rsidR="00D81AA5" w:rsidRPr="00D70769" w:rsidRDefault="00D81AA5" w:rsidP="00D81AA5">
            <w:pPr>
              <w:jc w:val="both"/>
              <w:rPr>
                <w:ins w:id="559" w:author="Gonzalo Ríos" w:date="2026-04-12T23:23:00Z" w16du:dateUtc="2026-04-12T13:23:00Z"/>
                <w:rFonts w:ascii="Times New Roman" w:hAnsi="Times New Roman" w:cs="Times New Roman"/>
                <w:i/>
                <w:iCs/>
                <w:sz w:val="20"/>
                <w:szCs w:val="20"/>
                <w:lang w:val="en-AU"/>
                <w:rPrChange w:id="560" w:author="Gonzalo Ríos" w:date="2026-04-12T23:26:00Z" w16du:dateUtc="2026-04-12T13:26:00Z">
                  <w:rPr>
                    <w:ins w:id="561" w:author="Gonzalo Ríos" w:date="2026-04-12T23:23:00Z" w16du:dateUtc="2026-04-12T13:23:00Z"/>
                    <w:rFonts w:ascii="Times New Roman" w:hAnsi="Times New Roman" w:cs="Times New Roman"/>
                    <w:i/>
                    <w:iCs/>
                    <w:lang w:val="en-AU"/>
                  </w:rPr>
                </w:rPrChange>
              </w:rPr>
            </w:pPr>
          </w:p>
        </w:tc>
        <w:tc>
          <w:tcPr>
            <w:tcW w:w="1288" w:type="dxa"/>
            <w:gridSpan w:val="2"/>
            <w:tcBorders>
              <w:top w:val="nil"/>
              <w:left w:val="nil"/>
              <w:bottom w:val="single" w:sz="4" w:space="0" w:color="auto"/>
              <w:right w:val="nil"/>
            </w:tcBorders>
            <w:tcPrChange w:id="562" w:author="Gonzalo Ríos" w:date="2026-04-13T11:58:00Z" w16du:dateUtc="2026-04-13T01:58:00Z">
              <w:tcPr>
                <w:tcW w:w="1288" w:type="dxa"/>
                <w:gridSpan w:val="2"/>
                <w:tcBorders>
                  <w:top w:val="nil"/>
                  <w:left w:val="nil"/>
                  <w:bottom w:val="single" w:sz="4" w:space="0" w:color="auto"/>
                  <w:right w:val="nil"/>
                </w:tcBorders>
              </w:tcPr>
            </w:tcPrChange>
          </w:tcPr>
          <w:p w14:paraId="563A9A51" w14:textId="77777777" w:rsidR="00D81AA5" w:rsidRPr="00D70769" w:rsidRDefault="00D81AA5" w:rsidP="00D81AA5">
            <w:pPr>
              <w:jc w:val="both"/>
              <w:rPr>
                <w:ins w:id="563" w:author="Gonzalo Ríos" w:date="2026-04-12T23:23:00Z" w16du:dateUtc="2026-04-12T13:23:00Z"/>
                <w:rFonts w:ascii="Times New Roman" w:hAnsi="Times New Roman" w:cs="Times New Roman"/>
                <w:i/>
                <w:iCs/>
                <w:sz w:val="20"/>
                <w:szCs w:val="20"/>
                <w:lang w:val="en-AU"/>
                <w:rPrChange w:id="564" w:author="Gonzalo Ríos" w:date="2026-04-12T23:26:00Z" w16du:dateUtc="2026-04-12T13:26:00Z">
                  <w:rPr>
                    <w:ins w:id="565" w:author="Gonzalo Ríos" w:date="2026-04-12T23:23:00Z" w16du:dateUtc="2026-04-12T13:23:00Z"/>
                    <w:rFonts w:ascii="Times New Roman" w:hAnsi="Times New Roman" w:cs="Times New Roman"/>
                    <w:i/>
                    <w:iCs/>
                    <w:lang w:val="en-AU"/>
                  </w:rPr>
                </w:rPrChange>
              </w:rPr>
            </w:pPr>
          </w:p>
        </w:tc>
        <w:tc>
          <w:tcPr>
            <w:tcW w:w="777" w:type="dxa"/>
            <w:tcBorders>
              <w:top w:val="nil"/>
              <w:left w:val="nil"/>
              <w:bottom w:val="single" w:sz="4" w:space="0" w:color="auto"/>
              <w:right w:val="single" w:sz="4" w:space="0" w:color="auto"/>
            </w:tcBorders>
            <w:tcPrChange w:id="566" w:author="Gonzalo Ríos" w:date="2026-04-13T11:58:00Z" w16du:dateUtc="2026-04-13T01:58:00Z">
              <w:tcPr>
                <w:tcW w:w="1288" w:type="dxa"/>
                <w:gridSpan w:val="2"/>
                <w:tcBorders>
                  <w:top w:val="nil"/>
                  <w:left w:val="nil"/>
                  <w:bottom w:val="single" w:sz="4" w:space="0" w:color="auto"/>
                  <w:right w:val="single" w:sz="4" w:space="0" w:color="auto"/>
                </w:tcBorders>
              </w:tcPr>
            </w:tcPrChange>
          </w:tcPr>
          <w:p w14:paraId="213F0033" w14:textId="77777777" w:rsidR="00D81AA5" w:rsidRPr="00D70769" w:rsidRDefault="00D81AA5" w:rsidP="00D81AA5">
            <w:pPr>
              <w:jc w:val="both"/>
              <w:rPr>
                <w:ins w:id="567" w:author="Gonzalo Ríos" w:date="2026-04-12T23:23:00Z" w16du:dateUtc="2026-04-12T13:23:00Z"/>
                <w:rFonts w:ascii="Times New Roman" w:hAnsi="Times New Roman" w:cs="Times New Roman"/>
                <w:i/>
                <w:iCs/>
                <w:sz w:val="20"/>
                <w:szCs w:val="20"/>
                <w:lang w:val="en-AU"/>
                <w:rPrChange w:id="568" w:author="Gonzalo Ríos" w:date="2026-04-12T23:26:00Z" w16du:dateUtc="2026-04-12T13:26:00Z">
                  <w:rPr>
                    <w:ins w:id="569" w:author="Gonzalo Ríos" w:date="2026-04-12T23:23:00Z" w16du:dateUtc="2026-04-12T13:23:00Z"/>
                    <w:rFonts w:ascii="Times New Roman" w:hAnsi="Times New Roman" w:cs="Times New Roman"/>
                    <w:i/>
                    <w:iCs/>
                    <w:lang w:val="en-AU"/>
                  </w:rPr>
                </w:rPrChange>
              </w:rPr>
            </w:pPr>
          </w:p>
        </w:tc>
      </w:tr>
      <w:tr w:rsidR="00D8078F" w:rsidRPr="00220C62" w14:paraId="732BC1FC" w14:textId="77777777" w:rsidTr="00D8078F">
        <w:trPr>
          <w:trHeight w:val="698"/>
          <w:ins w:id="570" w:author="Gonzalo Ríos" w:date="2026-04-12T23:23:00Z"/>
          <w:trPrChange w:id="571" w:author="Gonzalo Ríos" w:date="2026-04-13T11:58:00Z" w16du:dateUtc="2026-04-13T01:58:00Z">
            <w:trPr>
              <w:trHeight w:val="698"/>
            </w:trPr>
          </w:trPrChange>
        </w:trPr>
        <w:tc>
          <w:tcPr>
            <w:tcW w:w="1843" w:type="dxa"/>
            <w:tcBorders>
              <w:top w:val="nil"/>
              <w:left w:val="nil"/>
              <w:bottom w:val="nil"/>
              <w:right w:val="single" w:sz="4" w:space="0" w:color="auto"/>
            </w:tcBorders>
            <w:vAlign w:val="center"/>
            <w:tcPrChange w:id="572" w:author="Gonzalo Ríos" w:date="2026-04-13T11:58:00Z" w16du:dateUtc="2026-04-13T01:58:00Z">
              <w:tcPr>
                <w:tcW w:w="1843" w:type="dxa"/>
                <w:tcBorders>
                  <w:top w:val="nil"/>
                  <w:left w:val="nil"/>
                  <w:bottom w:val="nil"/>
                  <w:right w:val="single" w:sz="4" w:space="0" w:color="auto"/>
                </w:tcBorders>
                <w:vAlign w:val="center"/>
              </w:tcPr>
            </w:tcPrChange>
          </w:tcPr>
          <w:p w14:paraId="4CABD005" w14:textId="15A0F5D2" w:rsidR="00D81AA5" w:rsidRPr="00D70769" w:rsidRDefault="00D81AA5" w:rsidP="00D81AA5">
            <w:pPr>
              <w:rPr>
                <w:ins w:id="573" w:author="Gonzalo Ríos" w:date="2026-04-12T23:23:00Z" w16du:dateUtc="2026-04-12T13:23:00Z"/>
                <w:rFonts w:ascii="Times New Roman" w:hAnsi="Times New Roman" w:cs="Times New Roman"/>
                <w:sz w:val="20"/>
                <w:szCs w:val="20"/>
                <w:lang w:val="en-AU"/>
                <w:rPrChange w:id="574" w:author="Gonzalo Ríos" w:date="2026-04-12T23:26:00Z" w16du:dateUtc="2026-04-12T13:26:00Z">
                  <w:rPr>
                    <w:ins w:id="575" w:author="Gonzalo Ríos" w:date="2026-04-12T23:23:00Z" w16du:dateUtc="2026-04-12T13:23:00Z"/>
                    <w:rFonts w:ascii="Times New Roman" w:hAnsi="Times New Roman" w:cs="Times New Roman"/>
                    <w:lang w:val="en-AU"/>
                  </w:rPr>
                </w:rPrChange>
              </w:rPr>
            </w:pPr>
            <w:ins w:id="576" w:author="Gonzalo Ríos" w:date="2026-04-12T23:33:00Z" w16du:dateUtc="2026-04-12T13:33:00Z">
              <w:r>
                <w:rPr>
                  <w:rFonts w:ascii="Times New Roman" w:hAnsi="Times New Roman" w:cs="Times New Roman"/>
                  <w:sz w:val="20"/>
                  <w:szCs w:val="20"/>
                  <w:lang w:val="en-AU"/>
                </w:rPr>
                <w:t>Std. Dev. (first level)</w:t>
              </w:r>
            </w:ins>
          </w:p>
        </w:tc>
        <w:tc>
          <w:tcPr>
            <w:tcW w:w="1276" w:type="dxa"/>
            <w:tcBorders>
              <w:top w:val="nil"/>
              <w:left w:val="single" w:sz="4" w:space="0" w:color="auto"/>
              <w:bottom w:val="nil"/>
              <w:right w:val="nil"/>
            </w:tcBorders>
            <w:vAlign w:val="center"/>
            <w:tcPrChange w:id="577" w:author="Gonzalo Ríos" w:date="2026-04-13T11:58:00Z" w16du:dateUtc="2026-04-13T01:58:00Z">
              <w:tcPr>
                <w:tcW w:w="1276" w:type="dxa"/>
                <w:tcBorders>
                  <w:top w:val="nil"/>
                  <w:left w:val="single" w:sz="4" w:space="0" w:color="auto"/>
                  <w:bottom w:val="nil"/>
                  <w:right w:val="nil"/>
                </w:tcBorders>
                <w:vAlign w:val="center"/>
              </w:tcPr>
            </w:tcPrChange>
          </w:tcPr>
          <w:p w14:paraId="76583E08" w14:textId="77777777" w:rsidR="00D81AA5" w:rsidRPr="00D70769" w:rsidRDefault="00D81AA5" w:rsidP="00D81AA5">
            <w:pPr>
              <w:jc w:val="center"/>
              <w:rPr>
                <w:ins w:id="578" w:author="Gonzalo Ríos" w:date="2026-04-12T23:23:00Z" w16du:dateUtc="2026-04-12T13:23:00Z"/>
                <w:rFonts w:ascii="Times New Roman" w:hAnsi="Times New Roman" w:cs="Times New Roman"/>
                <w:sz w:val="20"/>
                <w:szCs w:val="20"/>
                <w:lang w:val="en-AU"/>
                <w:rPrChange w:id="579" w:author="Gonzalo Ríos" w:date="2026-04-12T23:26:00Z" w16du:dateUtc="2026-04-12T13:26:00Z">
                  <w:rPr>
                    <w:ins w:id="580" w:author="Gonzalo Ríos" w:date="2026-04-12T23:23:00Z" w16du:dateUtc="2026-04-12T13:23:00Z"/>
                    <w:rFonts w:ascii="Times New Roman" w:hAnsi="Times New Roman" w:cs="Times New Roman"/>
                    <w:lang w:val="en-AU"/>
                  </w:rPr>
                </w:rPrChange>
              </w:rPr>
            </w:pPr>
          </w:p>
        </w:tc>
        <w:tc>
          <w:tcPr>
            <w:tcW w:w="845" w:type="dxa"/>
            <w:tcBorders>
              <w:top w:val="nil"/>
              <w:left w:val="nil"/>
              <w:bottom w:val="nil"/>
              <w:right w:val="nil"/>
            </w:tcBorders>
            <w:vAlign w:val="center"/>
            <w:tcPrChange w:id="581" w:author="Gonzalo Ríos" w:date="2026-04-13T11:58:00Z" w16du:dateUtc="2026-04-13T01:58:00Z">
              <w:tcPr>
                <w:tcW w:w="845" w:type="dxa"/>
                <w:tcBorders>
                  <w:top w:val="nil"/>
                  <w:left w:val="nil"/>
                  <w:bottom w:val="nil"/>
                  <w:right w:val="nil"/>
                </w:tcBorders>
                <w:vAlign w:val="center"/>
              </w:tcPr>
            </w:tcPrChange>
          </w:tcPr>
          <w:p w14:paraId="3250C087" w14:textId="77777777" w:rsidR="00D81AA5" w:rsidRPr="00D70769" w:rsidRDefault="00D81AA5" w:rsidP="00D81AA5">
            <w:pPr>
              <w:jc w:val="center"/>
              <w:rPr>
                <w:ins w:id="582" w:author="Gonzalo Ríos" w:date="2026-04-12T23:23:00Z" w16du:dateUtc="2026-04-12T13:23:00Z"/>
                <w:rFonts w:ascii="Times New Roman" w:hAnsi="Times New Roman" w:cs="Times New Roman"/>
                <w:sz w:val="20"/>
                <w:szCs w:val="20"/>
                <w:lang w:val="en-AU"/>
                <w:rPrChange w:id="583" w:author="Gonzalo Ríos" w:date="2026-04-12T23:26:00Z" w16du:dateUtc="2026-04-12T13:26:00Z">
                  <w:rPr>
                    <w:ins w:id="584" w:author="Gonzalo Ríos" w:date="2026-04-12T23:23:00Z" w16du:dateUtc="2026-04-12T13:23:00Z"/>
                    <w:rFonts w:ascii="Times New Roman" w:hAnsi="Times New Roman" w:cs="Times New Roman"/>
                    <w:lang w:val="en-AU"/>
                  </w:rPr>
                </w:rPrChange>
              </w:rPr>
            </w:pPr>
          </w:p>
        </w:tc>
        <w:tc>
          <w:tcPr>
            <w:tcW w:w="714" w:type="dxa"/>
            <w:tcBorders>
              <w:top w:val="nil"/>
              <w:left w:val="nil"/>
              <w:bottom w:val="nil"/>
              <w:right w:val="single" w:sz="4" w:space="0" w:color="auto"/>
            </w:tcBorders>
            <w:vAlign w:val="center"/>
            <w:tcPrChange w:id="585" w:author="Gonzalo Ríos" w:date="2026-04-13T11:58:00Z" w16du:dateUtc="2026-04-13T01:58:00Z">
              <w:tcPr>
                <w:tcW w:w="714" w:type="dxa"/>
                <w:tcBorders>
                  <w:top w:val="nil"/>
                  <w:left w:val="nil"/>
                  <w:bottom w:val="nil"/>
                  <w:right w:val="single" w:sz="4" w:space="0" w:color="auto"/>
                </w:tcBorders>
                <w:vAlign w:val="center"/>
              </w:tcPr>
            </w:tcPrChange>
          </w:tcPr>
          <w:p w14:paraId="5EF6CC30" w14:textId="77777777" w:rsidR="00D81AA5" w:rsidRPr="00D70769" w:rsidRDefault="00D81AA5" w:rsidP="00D81AA5">
            <w:pPr>
              <w:jc w:val="center"/>
              <w:rPr>
                <w:ins w:id="586" w:author="Gonzalo Ríos" w:date="2026-04-12T23:23:00Z" w16du:dateUtc="2026-04-12T13:23:00Z"/>
                <w:rFonts w:ascii="Times New Roman" w:hAnsi="Times New Roman" w:cs="Times New Roman"/>
                <w:sz w:val="20"/>
                <w:szCs w:val="20"/>
                <w:lang w:val="en-AU"/>
                <w:rPrChange w:id="587" w:author="Gonzalo Ríos" w:date="2026-04-12T23:26:00Z" w16du:dateUtc="2026-04-12T13:26:00Z">
                  <w:rPr>
                    <w:ins w:id="588" w:author="Gonzalo Ríos" w:date="2026-04-12T23:23:00Z" w16du:dateUtc="2026-04-12T13:23:00Z"/>
                    <w:rFonts w:ascii="Times New Roman" w:hAnsi="Times New Roman" w:cs="Times New Roman"/>
                    <w:lang w:val="en-AU"/>
                  </w:rPr>
                </w:rPrChange>
              </w:rPr>
            </w:pPr>
          </w:p>
        </w:tc>
        <w:tc>
          <w:tcPr>
            <w:tcW w:w="1701" w:type="dxa"/>
            <w:tcBorders>
              <w:top w:val="nil"/>
              <w:left w:val="single" w:sz="4" w:space="0" w:color="auto"/>
              <w:bottom w:val="nil"/>
              <w:right w:val="single" w:sz="4" w:space="0" w:color="auto"/>
            </w:tcBorders>
            <w:tcPrChange w:id="589" w:author="Gonzalo Ríos" w:date="2026-04-13T11:58:00Z" w16du:dateUtc="2026-04-13T01:58:00Z">
              <w:tcPr>
                <w:tcW w:w="1838" w:type="dxa"/>
                <w:gridSpan w:val="3"/>
                <w:tcBorders>
                  <w:top w:val="nil"/>
                  <w:left w:val="single" w:sz="4" w:space="0" w:color="auto"/>
                  <w:bottom w:val="nil"/>
                  <w:right w:val="single" w:sz="4" w:space="0" w:color="auto"/>
                </w:tcBorders>
              </w:tcPr>
            </w:tcPrChange>
          </w:tcPr>
          <w:p w14:paraId="3926BC02" w14:textId="77777777" w:rsidR="00D81AA5" w:rsidRDefault="00D81AA5" w:rsidP="00D81AA5">
            <w:pPr>
              <w:jc w:val="center"/>
              <w:rPr>
                <w:ins w:id="590" w:author="Gonzalo Ríos" w:date="2026-04-13T11:45:00Z" w16du:dateUtc="2026-04-13T01:45:00Z"/>
                <w:rFonts w:ascii="Times New Roman" w:hAnsi="Times New Roman" w:cs="Times New Roman"/>
                <w:sz w:val="20"/>
                <w:szCs w:val="20"/>
                <w:lang w:val="en-AU"/>
              </w:rPr>
            </w:pPr>
          </w:p>
        </w:tc>
        <w:tc>
          <w:tcPr>
            <w:tcW w:w="1555" w:type="dxa"/>
            <w:gridSpan w:val="2"/>
            <w:tcBorders>
              <w:top w:val="nil"/>
              <w:left w:val="single" w:sz="4" w:space="0" w:color="auto"/>
              <w:bottom w:val="nil"/>
              <w:right w:val="nil"/>
            </w:tcBorders>
            <w:vAlign w:val="center"/>
            <w:tcPrChange w:id="591" w:author="Gonzalo Ríos" w:date="2026-04-13T11:58:00Z" w16du:dateUtc="2026-04-13T01:58:00Z">
              <w:tcPr>
                <w:tcW w:w="1418" w:type="dxa"/>
                <w:gridSpan w:val="2"/>
                <w:tcBorders>
                  <w:top w:val="nil"/>
                  <w:left w:val="single" w:sz="4" w:space="0" w:color="auto"/>
                  <w:bottom w:val="nil"/>
                  <w:right w:val="nil"/>
                </w:tcBorders>
                <w:vAlign w:val="center"/>
              </w:tcPr>
            </w:tcPrChange>
          </w:tcPr>
          <w:p w14:paraId="3D0442C7" w14:textId="205A0962" w:rsidR="00D81AA5" w:rsidRPr="00D70769" w:rsidRDefault="00D81AA5" w:rsidP="00D81AA5">
            <w:pPr>
              <w:jc w:val="center"/>
              <w:rPr>
                <w:ins w:id="592" w:author="Gonzalo Ríos" w:date="2026-04-12T23:23:00Z" w16du:dateUtc="2026-04-12T13:23:00Z"/>
                <w:rFonts w:ascii="Times New Roman" w:hAnsi="Times New Roman" w:cs="Times New Roman"/>
                <w:sz w:val="20"/>
                <w:szCs w:val="20"/>
                <w:lang w:val="en-AU"/>
                <w:rPrChange w:id="593" w:author="Gonzalo Ríos" w:date="2026-04-12T23:26:00Z" w16du:dateUtc="2026-04-12T13:26:00Z">
                  <w:rPr>
                    <w:ins w:id="594" w:author="Gonzalo Ríos" w:date="2026-04-12T23:23:00Z" w16du:dateUtc="2026-04-12T13:23:00Z"/>
                    <w:rFonts w:ascii="Times New Roman" w:hAnsi="Times New Roman" w:cs="Times New Roman"/>
                    <w:lang w:val="en-AU"/>
                  </w:rPr>
                </w:rPrChange>
              </w:rPr>
            </w:pPr>
            <w:ins w:id="595" w:author="Gonzalo Ríos" w:date="2026-04-12T23:34:00Z" w16du:dateUtc="2026-04-12T13:34:00Z">
              <w:r>
                <w:rPr>
                  <w:rFonts w:ascii="Times New Roman" w:hAnsi="Times New Roman" w:cs="Times New Roman"/>
                  <w:sz w:val="20"/>
                  <w:szCs w:val="20"/>
                  <w:lang w:val="en-AU"/>
                </w:rPr>
                <w:t>0.55</w:t>
              </w:r>
            </w:ins>
          </w:p>
        </w:tc>
        <w:tc>
          <w:tcPr>
            <w:tcW w:w="1989" w:type="dxa"/>
            <w:gridSpan w:val="2"/>
            <w:tcBorders>
              <w:top w:val="nil"/>
              <w:left w:val="nil"/>
              <w:bottom w:val="nil"/>
              <w:right w:val="single" w:sz="4" w:space="0" w:color="auto"/>
            </w:tcBorders>
            <w:vAlign w:val="center"/>
            <w:tcPrChange w:id="596" w:author="Gonzalo Ríos" w:date="2026-04-13T11:58:00Z" w16du:dateUtc="2026-04-13T01:58:00Z">
              <w:tcPr>
                <w:tcW w:w="2500" w:type="dxa"/>
                <w:gridSpan w:val="3"/>
                <w:tcBorders>
                  <w:top w:val="nil"/>
                  <w:left w:val="nil"/>
                  <w:bottom w:val="nil"/>
                  <w:right w:val="single" w:sz="4" w:space="0" w:color="auto"/>
                </w:tcBorders>
                <w:vAlign w:val="center"/>
              </w:tcPr>
            </w:tcPrChange>
          </w:tcPr>
          <w:p w14:paraId="17019C7F" w14:textId="5F9F716C" w:rsidR="00D81AA5" w:rsidRPr="00D70769" w:rsidRDefault="00D81AA5" w:rsidP="00D81AA5">
            <w:pPr>
              <w:jc w:val="center"/>
              <w:rPr>
                <w:ins w:id="597" w:author="Gonzalo Ríos" w:date="2026-04-12T23:23:00Z" w16du:dateUtc="2026-04-12T13:23:00Z"/>
                <w:rFonts w:ascii="Times New Roman" w:hAnsi="Times New Roman" w:cs="Times New Roman"/>
                <w:sz w:val="20"/>
                <w:szCs w:val="20"/>
                <w:lang w:val="en-AU"/>
                <w:rPrChange w:id="598" w:author="Gonzalo Ríos" w:date="2026-04-12T23:26:00Z" w16du:dateUtc="2026-04-12T13:26:00Z">
                  <w:rPr>
                    <w:ins w:id="599" w:author="Gonzalo Ríos" w:date="2026-04-12T23:23:00Z" w16du:dateUtc="2026-04-12T13:23:00Z"/>
                    <w:rFonts w:ascii="Times New Roman" w:hAnsi="Times New Roman" w:cs="Times New Roman"/>
                    <w:lang w:val="en-AU"/>
                  </w:rPr>
                </w:rPrChange>
              </w:rPr>
            </w:pPr>
            <w:ins w:id="600" w:author="Gonzalo Ríos" w:date="2026-04-12T23:40:00Z" w16du:dateUtc="2026-04-12T13:40:00Z">
              <w:r>
                <w:rPr>
                  <w:rFonts w:ascii="Times New Roman" w:hAnsi="Times New Roman" w:cs="Times New Roman"/>
                  <w:sz w:val="20"/>
                  <w:szCs w:val="20"/>
                  <w:lang w:val="en-AU"/>
                </w:rPr>
                <w:t>&lt;0.001</w:t>
              </w:r>
              <w:r>
                <w:rPr>
                  <w:rFonts w:ascii="Times New Roman" w:hAnsi="Times New Roman" w:cs="Times New Roman"/>
                  <w:sz w:val="20"/>
                  <w:szCs w:val="20"/>
                  <w:vertAlign w:val="superscript"/>
                  <w:lang w:val="en-AU"/>
                </w:rPr>
                <w:t>***</w:t>
              </w:r>
            </w:ins>
          </w:p>
        </w:tc>
      </w:tr>
      <w:tr w:rsidR="00D8078F" w:rsidRPr="00220C62" w14:paraId="67E68BF9" w14:textId="77777777" w:rsidTr="00D8078F">
        <w:trPr>
          <w:trHeight w:val="698"/>
          <w:ins w:id="601" w:author="Gonzalo Ríos" w:date="2026-04-12T23:33:00Z"/>
          <w:trPrChange w:id="602" w:author="Gonzalo Ríos" w:date="2026-04-13T11:58:00Z" w16du:dateUtc="2026-04-13T01:58:00Z">
            <w:trPr>
              <w:trHeight w:val="698"/>
            </w:trPr>
          </w:trPrChange>
        </w:trPr>
        <w:tc>
          <w:tcPr>
            <w:tcW w:w="1843" w:type="dxa"/>
            <w:tcBorders>
              <w:top w:val="nil"/>
              <w:left w:val="nil"/>
              <w:bottom w:val="nil"/>
              <w:right w:val="single" w:sz="4" w:space="0" w:color="auto"/>
            </w:tcBorders>
            <w:vAlign w:val="center"/>
            <w:tcPrChange w:id="603" w:author="Gonzalo Ríos" w:date="2026-04-13T11:58:00Z" w16du:dateUtc="2026-04-13T01:58:00Z">
              <w:tcPr>
                <w:tcW w:w="1843" w:type="dxa"/>
                <w:tcBorders>
                  <w:top w:val="nil"/>
                  <w:left w:val="nil"/>
                  <w:bottom w:val="nil"/>
                  <w:right w:val="single" w:sz="4" w:space="0" w:color="auto"/>
                </w:tcBorders>
                <w:vAlign w:val="center"/>
              </w:tcPr>
            </w:tcPrChange>
          </w:tcPr>
          <w:p w14:paraId="0DFD200B" w14:textId="60565D20" w:rsidR="00D81AA5" w:rsidRDefault="00D81AA5" w:rsidP="00D81AA5">
            <w:pPr>
              <w:rPr>
                <w:ins w:id="604" w:author="Gonzalo Ríos" w:date="2026-04-12T23:33:00Z" w16du:dateUtc="2026-04-12T13:33:00Z"/>
                <w:rFonts w:ascii="Times New Roman" w:hAnsi="Times New Roman" w:cs="Times New Roman"/>
                <w:sz w:val="20"/>
                <w:szCs w:val="20"/>
                <w:lang w:val="en-AU"/>
              </w:rPr>
            </w:pPr>
            <w:ins w:id="605" w:author="Gonzalo Ríos" w:date="2026-04-12T23:33:00Z" w16du:dateUtc="2026-04-12T13:33:00Z">
              <w:r>
                <w:rPr>
                  <w:rFonts w:ascii="Times New Roman" w:hAnsi="Times New Roman" w:cs="Times New Roman"/>
                  <w:sz w:val="20"/>
                  <w:szCs w:val="20"/>
                  <w:lang w:val="en-AU"/>
                </w:rPr>
                <w:t>Std. Dev. (sub level)</w:t>
              </w:r>
            </w:ins>
          </w:p>
        </w:tc>
        <w:tc>
          <w:tcPr>
            <w:tcW w:w="1276" w:type="dxa"/>
            <w:tcBorders>
              <w:top w:val="nil"/>
              <w:left w:val="single" w:sz="4" w:space="0" w:color="auto"/>
              <w:bottom w:val="nil"/>
              <w:right w:val="nil"/>
            </w:tcBorders>
            <w:vAlign w:val="center"/>
            <w:tcPrChange w:id="606" w:author="Gonzalo Ríos" w:date="2026-04-13T11:58:00Z" w16du:dateUtc="2026-04-13T01:58:00Z">
              <w:tcPr>
                <w:tcW w:w="1276" w:type="dxa"/>
                <w:tcBorders>
                  <w:top w:val="nil"/>
                  <w:left w:val="single" w:sz="4" w:space="0" w:color="auto"/>
                  <w:bottom w:val="nil"/>
                  <w:right w:val="nil"/>
                </w:tcBorders>
                <w:vAlign w:val="center"/>
              </w:tcPr>
            </w:tcPrChange>
          </w:tcPr>
          <w:p w14:paraId="42C304C9" w14:textId="77777777" w:rsidR="00D81AA5" w:rsidRPr="00220C62" w:rsidRDefault="00D81AA5" w:rsidP="00D81AA5">
            <w:pPr>
              <w:jc w:val="center"/>
              <w:rPr>
                <w:ins w:id="607" w:author="Gonzalo Ríos" w:date="2026-04-12T23:33:00Z" w16du:dateUtc="2026-04-12T13:33:00Z"/>
                <w:rFonts w:ascii="Times New Roman" w:hAnsi="Times New Roman" w:cs="Times New Roman"/>
                <w:sz w:val="20"/>
                <w:szCs w:val="20"/>
                <w:lang w:val="en-AU"/>
              </w:rPr>
            </w:pPr>
          </w:p>
        </w:tc>
        <w:tc>
          <w:tcPr>
            <w:tcW w:w="845" w:type="dxa"/>
            <w:tcBorders>
              <w:top w:val="nil"/>
              <w:left w:val="nil"/>
              <w:bottom w:val="nil"/>
              <w:right w:val="nil"/>
            </w:tcBorders>
            <w:vAlign w:val="center"/>
            <w:tcPrChange w:id="608" w:author="Gonzalo Ríos" w:date="2026-04-13T11:58:00Z" w16du:dateUtc="2026-04-13T01:58:00Z">
              <w:tcPr>
                <w:tcW w:w="845" w:type="dxa"/>
                <w:tcBorders>
                  <w:top w:val="nil"/>
                  <w:left w:val="nil"/>
                  <w:bottom w:val="nil"/>
                  <w:right w:val="nil"/>
                </w:tcBorders>
                <w:vAlign w:val="center"/>
              </w:tcPr>
            </w:tcPrChange>
          </w:tcPr>
          <w:p w14:paraId="4E9B751A" w14:textId="77777777" w:rsidR="00D81AA5" w:rsidRPr="00220C62" w:rsidRDefault="00D81AA5" w:rsidP="00D81AA5">
            <w:pPr>
              <w:jc w:val="center"/>
              <w:rPr>
                <w:ins w:id="609" w:author="Gonzalo Ríos" w:date="2026-04-12T23:33:00Z" w16du:dateUtc="2026-04-12T13:33:00Z"/>
                <w:rFonts w:ascii="Times New Roman" w:hAnsi="Times New Roman" w:cs="Times New Roman"/>
                <w:sz w:val="20"/>
                <w:szCs w:val="20"/>
                <w:lang w:val="en-AU"/>
              </w:rPr>
            </w:pPr>
          </w:p>
        </w:tc>
        <w:tc>
          <w:tcPr>
            <w:tcW w:w="714" w:type="dxa"/>
            <w:tcBorders>
              <w:top w:val="nil"/>
              <w:left w:val="nil"/>
              <w:bottom w:val="nil"/>
              <w:right w:val="single" w:sz="4" w:space="0" w:color="auto"/>
            </w:tcBorders>
            <w:vAlign w:val="center"/>
            <w:tcPrChange w:id="610" w:author="Gonzalo Ríos" w:date="2026-04-13T11:58:00Z" w16du:dateUtc="2026-04-13T01:58:00Z">
              <w:tcPr>
                <w:tcW w:w="714" w:type="dxa"/>
                <w:tcBorders>
                  <w:top w:val="nil"/>
                  <w:left w:val="nil"/>
                  <w:bottom w:val="nil"/>
                  <w:right w:val="single" w:sz="4" w:space="0" w:color="auto"/>
                </w:tcBorders>
                <w:vAlign w:val="center"/>
              </w:tcPr>
            </w:tcPrChange>
          </w:tcPr>
          <w:p w14:paraId="3CE8375E" w14:textId="77777777" w:rsidR="00D81AA5" w:rsidRPr="00220C62" w:rsidRDefault="00D81AA5" w:rsidP="00D81AA5">
            <w:pPr>
              <w:jc w:val="center"/>
              <w:rPr>
                <w:ins w:id="611" w:author="Gonzalo Ríos" w:date="2026-04-12T23:33:00Z" w16du:dateUtc="2026-04-12T13:33:00Z"/>
                <w:rFonts w:ascii="Times New Roman" w:hAnsi="Times New Roman" w:cs="Times New Roman"/>
                <w:sz w:val="20"/>
                <w:szCs w:val="20"/>
                <w:lang w:val="en-AU"/>
              </w:rPr>
            </w:pPr>
          </w:p>
        </w:tc>
        <w:tc>
          <w:tcPr>
            <w:tcW w:w="1701" w:type="dxa"/>
            <w:tcBorders>
              <w:top w:val="nil"/>
              <w:left w:val="single" w:sz="4" w:space="0" w:color="auto"/>
              <w:bottom w:val="nil"/>
              <w:right w:val="single" w:sz="4" w:space="0" w:color="auto"/>
            </w:tcBorders>
            <w:tcPrChange w:id="612" w:author="Gonzalo Ríos" w:date="2026-04-13T11:58:00Z" w16du:dateUtc="2026-04-13T01:58:00Z">
              <w:tcPr>
                <w:tcW w:w="1838" w:type="dxa"/>
                <w:gridSpan w:val="3"/>
                <w:tcBorders>
                  <w:top w:val="nil"/>
                  <w:left w:val="single" w:sz="4" w:space="0" w:color="auto"/>
                  <w:bottom w:val="nil"/>
                  <w:right w:val="single" w:sz="4" w:space="0" w:color="auto"/>
                </w:tcBorders>
              </w:tcPr>
            </w:tcPrChange>
          </w:tcPr>
          <w:p w14:paraId="1F5B4F7F" w14:textId="77777777" w:rsidR="00D81AA5" w:rsidRDefault="00D81AA5" w:rsidP="00D81AA5">
            <w:pPr>
              <w:jc w:val="center"/>
              <w:rPr>
                <w:ins w:id="613" w:author="Gonzalo Ríos" w:date="2026-04-13T11:45:00Z" w16du:dateUtc="2026-04-13T01:45:00Z"/>
                <w:rFonts w:ascii="Times New Roman" w:hAnsi="Times New Roman" w:cs="Times New Roman"/>
                <w:sz w:val="20"/>
                <w:szCs w:val="20"/>
                <w:lang w:val="en-AU"/>
              </w:rPr>
            </w:pPr>
          </w:p>
        </w:tc>
        <w:tc>
          <w:tcPr>
            <w:tcW w:w="1555" w:type="dxa"/>
            <w:gridSpan w:val="2"/>
            <w:tcBorders>
              <w:top w:val="nil"/>
              <w:left w:val="single" w:sz="4" w:space="0" w:color="auto"/>
              <w:bottom w:val="nil"/>
              <w:right w:val="nil"/>
            </w:tcBorders>
            <w:vAlign w:val="center"/>
            <w:tcPrChange w:id="614" w:author="Gonzalo Ríos" w:date="2026-04-13T11:58:00Z" w16du:dateUtc="2026-04-13T01:58:00Z">
              <w:tcPr>
                <w:tcW w:w="1418" w:type="dxa"/>
                <w:gridSpan w:val="2"/>
                <w:tcBorders>
                  <w:top w:val="nil"/>
                  <w:left w:val="single" w:sz="4" w:space="0" w:color="auto"/>
                  <w:bottom w:val="nil"/>
                  <w:right w:val="nil"/>
                </w:tcBorders>
                <w:vAlign w:val="center"/>
              </w:tcPr>
            </w:tcPrChange>
          </w:tcPr>
          <w:p w14:paraId="33A0F195" w14:textId="1E07768A" w:rsidR="00D81AA5" w:rsidRPr="00220C62" w:rsidRDefault="00D81AA5" w:rsidP="00D81AA5">
            <w:pPr>
              <w:jc w:val="center"/>
              <w:rPr>
                <w:ins w:id="615" w:author="Gonzalo Ríos" w:date="2026-04-12T23:33:00Z" w16du:dateUtc="2026-04-12T13:33:00Z"/>
                <w:rFonts w:ascii="Times New Roman" w:hAnsi="Times New Roman" w:cs="Times New Roman"/>
                <w:sz w:val="20"/>
                <w:szCs w:val="20"/>
                <w:lang w:val="en-AU"/>
              </w:rPr>
            </w:pPr>
            <w:ins w:id="616" w:author="Gonzalo Ríos" w:date="2026-04-12T23:34:00Z" w16du:dateUtc="2026-04-12T13:34:00Z">
              <w:r>
                <w:rPr>
                  <w:rFonts w:ascii="Times New Roman" w:hAnsi="Times New Roman" w:cs="Times New Roman"/>
                  <w:sz w:val="20"/>
                  <w:szCs w:val="20"/>
                  <w:lang w:val="en-AU"/>
                </w:rPr>
                <w:t>0.24</w:t>
              </w:r>
            </w:ins>
          </w:p>
        </w:tc>
        <w:tc>
          <w:tcPr>
            <w:tcW w:w="1989" w:type="dxa"/>
            <w:gridSpan w:val="2"/>
            <w:tcBorders>
              <w:top w:val="nil"/>
              <w:left w:val="nil"/>
              <w:bottom w:val="nil"/>
              <w:right w:val="single" w:sz="4" w:space="0" w:color="auto"/>
            </w:tcBorders>
            <w:vAlign w:val="center"/>
            <w:tcPrChange w:id="617" w:author="Gonzalo Ríos" w:date="2026-04-13T11:58:00Z" w16du:dateUtc="2026-04-13T01:58:00Z">
              <w:tcPr>
                <w:tcW w:w="2500" w:type="dxa"/>
                <w:gridSpan w:val="3"/>
                <w:tcBorders>
                  <w:top w:val="nil"/>
                  <w:left w:val="nil"/>
                  <w:bottom w:val="nil"/>
                  <w:right w:val="single" w:sz="4" w:space="0" w:color="auto"/>
                </w:tcBorders>
                <w:vAlign w:val="center"/>
              </w:tcPr>
            </w:tcPrChange>
          </w:tcPr>
          <w:p w14:paraId="58A13CE5" w14:textId="6B99006C" w:rsidR="00D81AA5" w:rsidRPr="00220C62" w:rsidRDefault="00D81AA5" w:rsidP="00D81AA5">
            <w:pPr>
              <w:jc w:val="center"/>
              <w:rPr>
                <w:ins w:id="618" w:author="Gonzalo Ríos" w:date="2026-04-12T23:33:00Z" w16du:dateUtc="2026-04-12T13:33:00Z"/>
                <w:rFonts w:ascii="Times New Roman" w:hAnsi="Times New Roman" w:cs="Times New Roman"/>
                <w:sz w:val="20"/>
                <w:szCs w:val="20"/>
                <w:lang w:val="en-AU"/>
              </w:rPr>
            </w:pPr>
            <w:ins w:id="619" w:author="Gonzalo Ríos" w:date="2026-04-12T23:40:00Z" w16du:dateUtc="2026-04-12T13:40:00Z">
              <w:r>
                <w:rPr>
                  <w:rFonts w:ascii="Times New Roman" w:hAnsi="Times New Roman" w:cs="Times New Roman"/>
                  <w:sz w:val="20"/>
                  <w:szCs w:val="20"/>
                  <w:lang w:val="en-AU"/>
                </w:rPr>
                <w:t>&lt;0.001</w:t>
              </w:r>
              <w:r>
                <w:rPr>
                  <w:rFonts w:ascii="Times New Roman" w:hAnsi="Times New Roman" w:cs="Times New Roman"/>
                  <w:sz w:val="20"/>
                  <w:szCs w:val="20"/>
                  <w:vertAlign w:val="superscript"/>
                  <w:lang w:val="en-AU"/>
                </w:rPr>
                <w:t>***</w:t>
              </w:r>
            </w:ins>
          </w:p>
        </w:tc>
      </w:tr>
      <w:tr w:rsidR="00D81AA5" w:rsidRPr="00FE140F" w14:paraId="7CA7CFF4" w14:textId="77777777" w:rsidTr="00D8078F">
        <w:trPr>
          <w:trHeight w:val="421"/>
          <w:ins w:id="620" w:author="Gonzalo Ríos" w:date="2026-04-12T23:23:00Z"/>
          <w:trPrChange w:id="621" w:author="Gonzalo Ríos" w:date="2026-04-13T11:58:00Z" w16du:dateUtc="2026-04-13T01:58:00Z">
            <w:trPr>
              <w:trHeight w:val="421"/>
            </w:trPr>
          </w:trPrChange>
        </w:trPr>
        <w:tc>
          <w:tcPr>
            <w:tcW w:w="9923" w:type="dxa"/>
            <w:gridSpan w:val="9"/>
            <w:tcBorders>
              <w:top w:val="nil"/>
              <w:left w:val="nil"/>
              <w:bottom w:val="single" w:sz="4" w:space="0" w:color="auto"/>
              <w:right w:val="single" w:sz="4" w:space="0" w:color="auto"/>
            </w:tcBorders>
            <w:vAlign w:val="bottom"/>
            <w:tcPrChange w:id="622" w:author="Gonzalo Ríos" w:date="2026-04-13T11:58:00Z" w16du:dateUtc="2026-04-13T01:58:00Z">
              <w:tcPr>
                <w:tcW w:w="10434" w:type="dxa"/>
                <w:gridSpan w:val="12"/>
                <w:tcBorders>
                  <w:top w:val="nil"/>
                  <w:left w:val="nil"/>
                  <w:bottom w:val="single" w:sz="4" w:space="0" w:color="auto"/>
                  <w:right w:val="single" w:sz="4" w:space="0" w:color="auto"/>
                </w:tcBorders>
              </w:tcPr>
            </w:tcPrChange>
          </w:tcPr>
          <w:p w14:paraId="415F3602" w14:textId="0D0579EE" w:rsidR="00D81AA5" w:rsidRPr="00D70769" w:rsidRDefault="00D81AA5">
            <w:pPr>
              <w:rPr>
                <w:ins w:id="623" w:author="Gonzalo Ríos" w:date="2026-04-12T23:23:00Z" w16du:dateUtc="2026-04-12T13:23:00Z"/>
                <w:rFonts w:ascii="Times New Roman" w:hAnsi="Times New Roman" w:cs="Times New Roman"/>
                <w:i/>
                <w:iCs/>
                <w:sz w:val="20"/>
                <w:szCs w:val="20"/>
                <w:lang w:val="en-AU"/>
                <w:rPrChange w:id="624" w:author="Gonzalo Ríos" w:date="2026-04-12T23:26:00Z" w16du:dateUtc="2026-04-12T13:26:00Z">
                  <w:rPr>
                    <w:ins w:id="625" w:author="Gonzalo Ríos" w:date="2026-04-12T23:23:00Z" w16du:dateUtc="2026-04-12T13:23:00Z"/>
                    <w:rFonts w:ascii="Times New Roman" w:hAnsi="Times New Roman" w:cs="Times New Roman"/>
                    <w:i/>
                    <w:iCs/>
                    <w:lang w:val="en-AU"/>
                  </w:rPr>
                </w:rPrChange>
              </w:rPr>
              <w:pPrChange w:id="626" w:author="Gonzalo Ríos" w:date="2026-04-13T11:49:00Z" w16du:dateUtc="2026-04-13T01:49:00Z">
                <w:pPr>
                  <w:jc w:val="both"/>
                </w:pPr>
              </w:pPrChange>
            </w:pPr>
            <w:ins w:id="627" w:author="Gonzalo Ríos" w:date="2026-04-12T23:23:00Z" w16du:dateUtc="2026-04-12T13:23:00Z">
              <w:r w:rsidRPr="00D70769">
                <w:rPr>
                  <w:rFonts w:ascii="Times New Roman" w:hAnsi="Times New Roman" w:cs="Times New Roman"/>
                  <w:i/>
                  <w:iCs/>
                  <w:sz w:val="20"/>
                  <w:szCs w:val="20"/>
                  <w:lang w:val="en-AU"/>
                  <w:rPrChange w:id="628" w:author="Gonzalo Ríos" w:date="2026-04-12T23:26:00Z" w16du:dateUtc="2026-04-12T13:26:00Z">
                    <w:rPr>
                      <w:rFonts w:ascii="Times New Roman" w:hAnsi="Times New Roman" w:cs="Times New Roman"/>
                      <w:i/>
                      <w:iCs/>
                      <w:lang w:val="en-AU"/>
                    </w:rPr>
                  </w:rPrChange>
                </w:rPr>
                <w:t>Goodness-of-fit</w:t>
              </w:r>
            </w:ins>
          </w:p>
        </w:tc>
      </w:tr>
      <w:tr w:rsidR="00D8078F" w:rsidRPr="002B2360" w14:paraId="0DE36E2F" w14:textId="77777777" w:rsidTr="00D8078F">
        <w:trPr>
          <w:trHeight w:val="301"/>
          <w:ins w:id="629" w:author="Gonzalo Ríos" w:date="2026-04-12T23:23:00Z"/>
          <w:trPrChange w:id="630" w:author="Gonzalo Ríos" w:date="2026-04-13T11:58:00Z" w16du:dateUtc="2026-04-13T01:58:00Z">
            <w:trPr>
              <w:trHeight w:val="301"/>
            </w:trPr>
          </w:trPrChange>
        </w:trPr>
        <w:tc>
          <w:tcPr>
            <w:tcW w:w="1843" w:type="dxa"/>
            <w:tcBorders>
              <w:top w:val="nil"/>
              <w:left w:val="nil"/>
              <w:bottom w:val="nil"/>
              <w:right w:val="single" w:sz="4" w:space="0" w:color="auto"/>
            </w:tcBorders>
            <w:tcPrChange w:id="631" w:author="Gonzalo Ríos" w:date="2026-04-13T11:58:00Z" w16du:dateUtc="2026-04-13T01:58:00Z">
              <w:tcPr>
                <w:tcW w:w="1843" w:type="dxa"/>
                <w:tcBorders>
                  <w:top w:val="nil"/>
                  <w:left w:val="nil"/>
                  <w:bottom w:val="nil"/>
                  <w:right w:val="single" w:sz="4" w:space="0" w:color="auto"/>
                </w:tcBorders>
              </w:tcPr>
            </w:tcPrChange>
          </w:tcPr>
          <w:p w14:paraId="3160E967" w14:textId="77777777" w:rsidR="00D81AA5" w:rsidRPr="00D70769" w:rsidRDefault="00D81AA5" w:rsidP="00D81AA5">
            <w:pPr>
              <w:jc w:val="both"/>
              <w:rPr>
                <w:ins w:id="632" w:author="Gonzalo Ríos" w:date="2026-04-12T23:23:00Z" w16du:dateUtc="2026-04-12T13:23:00Z"/>
                <w:rFonts w:ascii="Times New Roman" w:hAnsi="Times New Roman" w:cs="Times New Roman"/>
                <w:sz w:val="20"/>
                <w:szCs w:val="20"/>
                <w:lang w:val="en-AU"/>
                <w:rPrChange w:id="633" w:author="Gonzalo Ríos" w:date="2026-04-12T23:26:00Z" w16du:dateUtc="2026-04-12T13:26:00Z">
                  <w:rPr>
                    <w:ins w:id="634" w:author="Gonzalo Ríos" w:date="2026-04-12T23:23:00Z" w16du:dateUtc="2026-04-12T13:23:00Z"/>
                    <w:rFonts w:ascii="Times New Roman" w:hAnsi="Times New Roman" w:cs="Times New Roman"/>
                    <w:lang w:val="en-AU"/>
                  </w:rPr>
                </w:rPrChange>
              </w:rPr>
            </w:pPr>
            <w:ins w:id="635" w:author="Gonzalo Ríos" w:date="2026-04-12T23:23:00Z" w16du:dateUtc="2026-04-12T13:23:00Z">
              <w:r w:rsidRPr="00D70769">
                <w:rPr>
                  <w:rFonts w:ascii="Times New Roman" w:hAnsi="Times New Roman" w:cs="Times New Roman"/>
                  <w:sz w:val="20"/>
                  <w:szCs w:val="20"/>
                  <w:lang w:val="en-AU"/>
                  <w:rPrChange w:id="636" w:author="Gonzalo Ríos" w:date="2026-04-12T23:26:00Z" w16du:dateUtc="2026-04-12T13:26:00Z">
                    <w:rPr>
                      <w:rFonts w:ascii="Times New Roman" w:hAnsi="Times New Roman" w:cs="Times New Roman"/>
                      <w:lang w:val="en-AU"/>
                    </w:rPr>
                  </w:rPrChange>
                </w:rPr>
                <w:t>BIC</w:t>
              </w:r>
            </w:ins>
          </w:p>
        </w:tc>
        <w:tc>
          <w:tcPr>
            <w:tcW w:w="2835" w:type="dxa"/>
            <w:gridSpan w:val="3"/>
            <w:tcBorders>
              <w:top w:val="nil"/>
              <w:left w:val="single" w:sz="4" w:space="0" w:color="auto"/>
              <w:bottom w:val="nil"/>
              <w:right w:val="single" w:sz="4" w:space="0" w:color="auto"/>
            </w:tcBorders>
            <w:vAlign w:val="center"/>
            <w:tcPrChange w:id="637" w:author="Gonzalo Ríos" w:date="2026-04-13T11:58:00Z" w16du:dateUtc="2026-04-13T01:58:00Z">
              <w:tcPr>
                <w:tcW w:w="2835" w:type="dxa"/>
                <w:gridSpan w:val="3"/>
                <w:tcBorders>
                  <w:top w:val="nil"/>
                  <w:left w:val="single" w:sz="4" w:space="0" w:color="auto"/>
                  <w:bottom w:val="nil"/>
                  <w:right w:val="single" w:sz="4" w:space="0" w:color="auto"/>
                </w:tcBorders>
                <w:vAlign w:val="center"/>
              </w:tcPr>
            </w:tcPrChange>
          </w:tcPr>
          <w:p w14:paraId="451BF390" w14:textId="5DAB1A57" w:rsidR="00D81AA5" w:rsidRPr="00D70769" w:rsidRDefault="00D81AA5" w:rsidP="00D81AA5">
            <w:pPr>
              <w:jc w:val="center"/>
              <w:rPr>
                <w:ins w:id="638" w:author="Gonzalo Ríos" w:date="2026-04-12T23:23:00Z" w16du:dateUtc="2026-04-12T13:23:00Z"/>
                <w:rFonts w:ascii="Times New Roman" w:hAnsi="Times New Roman" w:cs="Times New Roman"/>
                <w:sz w:val="20"/>
                <w:szCs w:val="20"/>
                <w:lang w:val="en-AU"/>
                <w:rPrChange w:id="639" w:author="Gonzalo Ríos" w:date="2026-04-12T23:26:00Z" w16du:dateUtc="2026-04-12T13:26:00Z">
                  <w:rPr>
                    <w:ins w:id="640" w:author="Gonzalo Ríos" w:date="2026-04-12T23:23:00Z" w16du:dateUtc="2026-04-12T13:23:00Z"/>
                    <w:rFonts w:ascii="Times New Roman" w:hAnsi="Times New Roman" w:cs="Times New Roman"/>
                    <w:lang w:val="en-AU"/>
                  </w:rPr>
                </w:rPrChange>
              </w:rPr>
            </w:pPr>
            <w:ins w:id="641" w:author="Gonzalo Ríos" w:date="2026-04-12T23:41:00Z" w16du:dateUtc="2026-04-12T13:41:00Z">
              <w:r>
                <w:rPr>
                  <w:rFonts w:ascii="Times New Roman" w:hAnsi="Times New Roman" w:cs="Times New Roman"/>
                  <w:sz w:val="20"/>
                  <w:szCs w:val="20"/>
                  <w:lang w:val="en-AU"/>
                </w:rPr>
                <w:t>1993</w:t>
              </w:r>
            </w:ins>
          </w:p>
        </w:tc>
        <w:tc>
          <w:tcPr>
            <w:tcW w:w="1701" w:type="dxa"/>
            <w:tcBorders>
              <w:top w:val="nil"/>
              <w:left w:val="single" w:sz="4" w:space="0" w:color="auto"/>
              <w:bottom w:val="nil"/>
              <w:right w:val="single" w:sz="4" w:space="0" w:color="auto"/>
            </w:tcBorders>
            <w:tcPrChange w:id="642" w:author="Gonzalo Ríos" w:date="2026-04-13T11:58:00Z" w16du:dateUtc="2026-04-13T01:58:00Z">
              <w:tcPr>
                <w:tcW w:w="1701" w:type="dxa"/>
                <w:gridSpan w:val="2"/>
                <w:tcBorders>
                  <w:top w:val="nil"/>
                  <w:left w:val="single" w:sz="4" w:space="0" w:color="auto"/>
                  <w:bottom w:val="nil"/>
                  <w:right w:val="single" w:sz="4" w:space="0" w:color="auto"/>
                </w:tcBorders>
              </w:tcPr>
            </w:tcPrChange>
          </w:tcPr>
          <w:p w14:paraId="4F1D5B49" w14:textId="77777777" w:rsidR="00D81AA5" w:rsidRDefault="00D81AA5" w:rsidP="00D81AA5">
            <w:pPr>
              <w:jc w:val="center"/>
              <w:rPr>
                <w:ins w:id="643" w:author="Gonzalo Ríos" w:date="2026-04-13T11:45:00Z" w16du:dateUtc="2026-04-13T01:45:00Z"/>
                <w:rFonts w:ascii="Times New Roman" w:hAnsi="Times New Roman" w:cs="Times New Roman"/>
                <w:sz w:val="20"/>
                <w:szCs w:val="20"/>
                <w:lang w:val="en-AU"/>
              </w:rPr>
            </w:pPr>
          </w:p>
        </w:tc>
        <w:tc>
          <w:tcPr>
            <w:tcW w:w="3544" w:type="dxa"/>
            <w:gridSpan w:val="4"/>
            <w:tcBorders>
              <w:top w:val="nil"/>
              <w:left w:val="single" w:sz="4" w:space="0" w:color="auto"/>
              <w:bottom w:val="nil"/>
              <w:right w:val="single" w:sz="4" w:space="0" w:color="auto"/>
            </w:tcBorders>
            <w:vAlign w:val="center"/>
            <w:tcPrChange w:id="644" w:author="Gonzalo Ríos" w:date="2026-04-13T11:58:00Z" w16du:dateUtc="2026-04-13T01:58:00Z">
              <w:tcPr>
                <w:tcW w:w="4055" w:type="dxa"/>
                <w:gridSpan w:val="6"/>
                <w:tcBorders>
                  <w:top w:val="nil"/>
                  <w:left w:val="single" w:sz="4" w:space="0" w:color="auto"/>
                  <w:bottom w:val="nil"/>
                  <w:right w:val="single" w:sz="4" w:space="0" w:color="auto"/>
                </w:tcBorders>
                <w:vAlign w:val="center"/>
              </w:tcPr>
            </w:tcPrChange>
          </w:tcPr>
          <w:p w14:paraId="528ABC41" w14:textId="356DC4A2" w:rsidR="00D81AA5" w:rsidRPr="00D70769" w:rsidRDefault="00D81AA5">
            <w:pPr>
              <w:jc w:val="center"/>
              <w:rPr>
                <w:ins w:id="645" w:author="Gonzalo Ríos" w:date="2026-04-12T23:23:00Z" w16du:dateUtc="2026-04-12T13:23:00Z"/>
                <w:rFonts w:ascii="Times New Roman" w:hAnsi="Times New Roman" w:cs="Times New Roman"/>
                <w:sz w:val="20"/>
                <w:szCs w:val="20"/>
                <w:lang w:val="en-AU"/>
                <w:rPrChange w:id="646" w:author="Gonzalo Ríos" w:date="2026-04-12T23:26:00Z" w16du:dateUtc="2026-04-12T13:26:00Z">
                  <w:rPr>
                    <w:ins w:id="647" w:author="Gonzalo Ríos" w:date="2026-04-12T23:23:00Z" w16du:dateUtc="2026-04-12T13:23:00Z"/>
                    <w:rFonts w:ascii="Times New Roman" w:hAnsi="Times New Roman" w:cs="Times New Roman"/>
                    <w:lang w:val="en-AU"/>
                  </w:rPr>
                </w:rPrChange>
              </w:rPr>
              <w:pPrChange w:id="648" w:author="Gonzalo Ríos" w:date="2026-04-12T23:41:00Z" w16du:dateUtc="2026-04-12T13:41:00Z">
                <w:pPr>
                  <w:jc w:val="both"/>
                </w:pPr>
              </w:pPrChange>
            </w:pPr>
            <w:ins w:id="649" w:author="Gonzalo Ríos" w:date="2026-04-12T23:42:00Z" w16du:dateUtc="2026-04-12T13:42:00Z">
              <w:r>
                <w:rPr>
                  <w:rFonts w:ascii="Times New Roman" w:hAnsi="Times New Roman" w:cs="Times New Roman"/>
                  <w:sz w:val="20"/>
                  <w:szCs w:val="20"/>
                  <w:lang w:val="en-AU"/>
                </w:rPr>
                <w:t>2034</w:t>
              </w:r>
            </w:ins>
          </w:p>
        </w:tc>
      </w:tr>
      <w:tr w:rsidR="00D8078F" w:rsidRPr="002B2360" w14:paraId="5546C98F" w14:textId="77777777" w:rsidTr="00D8078F">
        <w:trPr>
          <w:trHeight w:val="499"/>
          <w:ins w:id="650" w:author="Gonzalo Ríos" w:date="2026-04-12T23:23:00Z"/>
          <w:trPrChange w:id="651" w:author="Gonzalo Ríos" w:date="2026-04-13T11:58:00Z" w16du:dateUtc="2026-04-13T01:58:00Z">
            <w:trPr>
              <w:trHeight w:val="499"/>
            </w:trPr>
          </w:trPrChange>
        </w:trPr>
        <w:tc>
          <w:tcPr>
            <w:tcW w:w="1843" w:type="dxa"/>
            <w:tcBorders>
              <w:top w:val="nil"/>
              <w:left w:val="nil"/>
              <w:bottom w:val="single" w:sz="4" w:space="0" w:color="auto"/>
              <w:right w:val="single" w:sz="4" w:space="0" w:color="auto"/>
            </w:tcBorders>
            <w:tcPrChange w:id="652" w:author="Gonzalo Ríos" w:date="2026-04-13T11:58:00Z" w16du:dateUtc="2026-04-13T01:58:00Z">
              <w:tcPr>
                <w:tcW w:w="1843" w:type="dxa"/>
                <w:tcBorders>
                  <w:top w:val="nil"/>
                  <w:left w:val="nil"/>
                  <w:bottom w:val="single" w:sz="4" w:space="0" w:color="auto"/>
                  <w:right w:val="single" w:sz="4" w:space="0" w:color="auto"/>
                </w:tcBorders>
              </w:tcPr>
            </w:tcPrChange>
          </w:tcPr>
          <w:p w14:paraId="4EA451B9" w14:textId="77777777" w:rsidR="00D81AA5" w:rsidRPr="00D70769" w:rsidRDefault="00D81AA5" w:rsidP="00D81AA5">
            <w:pPr>
              <w:jc w:val="both"/>
              <w:rPr>
                <w:ins w:id="653" w:author="Gonzalo Ríos" w:date="2026-04-12T23:23:00Z" w16du:dateUtc="2026-04-12T13:23:00Z"/>
                <w:rFonts w:ascii="Times New Roman" w:hAnsi="Times New Roman" w:cs="Times New Roman"/>
                <w:sz w:val="20"/>
                <w:szCs w:val="20"/>
                <w:lang w:val="en-AU"/>
                <w:rPrChange w:id="654" w:author="Gonzalo Ríos" w:date="2026-04-12T23:26:00Z" w16du:dateUtc="2026-04-12T13:26:00Z">
                  <w:rPr>
                    <w:ins w:id="655" w:author="Gonzalo Ríos" w:date="2026-04-12T23:23:00Z" w16du:dateUtc="2026-04-12T13:23:00Z"/>
                    <w:rFonts w:ascii="Times New Roman" w:hAnsi="Times New Roman" w:cs="Times New Roman"/>
                    <w:lang w:val="en-AU"/>
                  </w:rPr>
                </w:rPrChange>
              </w:rPr>
            </w:pPr>
            <w:ins w:id="656" w:author="Gonzalo Ríos" w:date="2026-04-12T23:23:00Z" w16du:dateUtc="2026-04-12T13:23:00Z">
              <w:r w:rsidRPr="00D70769">
                <w:rPr>
                  <w:rFonts w:ascii="Times New Roman" w:hAnsi="Times New Roman" w:cs="Times New Roman"/>
                  <w:sz w:val="20"/>
                  <w:szCs w:val="20"/>
                  <w:lang w:val="en-AU"/>
                  <w:rPrChange w:id="657" w:author="Gonzalo Ríos" w:date="2026-04-12T23:26:00Z" w16du:dateUtc="2026-04-12T13:26:00Z">
                    <w:rPr>
                      <w:rFonts w:ascii="Times New Roman" w:hAnsi="Times New Roman" w:cs="Times New Roman"/>
                      <w:lang w:val="en-AU"/>
                    </w:rPr>
                  </w:rPrChange>
                </w:rPr>
                <w:t>Log-Likelihood</w:t>
              </w:r>
            </w:ins>
          </w:p>
        </w:tc>
        <w:tc>
          <w:tcPr>
            <w:tcW w:w="2835" w:type="dxa"/>
            <w:gridSpan w:val="3"/>
            <w:tcBorders>
              <w:top w:val="nil"/>
              <w:left w:val="single" w:sz="4" w:space="0" w:color="auto"/>
              <w:bottom w:val="single" w:sz="4" w:space="0" w:color="auto"/>
              <w:right w:val="single" w:sz="4" w:space="0" w:color="auto"/>
            </w:tcBorders>
            <w:vAlign w:val="center"/>
            <w:tcPrChange w:id="658" w:author="Gonzalo Ríos" w:date="2026-04-13T11:58:00Z" w16du:dateUtc="2026-04-13T01:58:00Z">
              <w:tcPr>
                <w:tcW w:w="2835" w:type="dxa"/>
                <w:gridSpan w:val="3"/>
                <w:tcBorders>
                  <w:top w:val="nil"/>
                  <w:left w:val="single" w:sz="4" w:space="0" w:color="auto"/>
                  <w:bottom w:val="single" w:sz="4" w:space="0" w:color="auto"/>
                  <w:right w:val="single" w:sz="4" w:space="0" w:color="auto"/>
                </w:tcBorders>
                <w:vAlign w:val="center"/>
              </w:tcPr>
            </w:tcPrChange>
          </w:tcPr>
          <w:p w14:paraId="7798E1FC" w14:textId="27D99973" w:rsidR="00D81AA5" w:rsidRPr="00D70769" w:rsidRDefault="00D81AA5" w:rsidP="00D81AA5">
            <w:pPr>
              <w:jc w:val="center"/>
              <w:rPr>
                <w:ins w:id="659" w:author="Gonzalo Ríos" w:date="2026-04-12T23:23:00Z" w16du:dateUtc="2026-04-12T13:23:00Z"/>
                <w:rFonts w:ascii="Times New Roman" w:hAnsi="Times New Roman" w:cs="Times New Roman"/>
                <w:sz w:val="20"/>
                <w:szCs w:val="20"/>
                <w:lang w:val="en-AU"/>
                <w:rPrChange w:id="660" w:author="Gonzalo Ríos" w:date="2026-04-12T23:26:00Z" w16du:dateUtc="2026-04-12T13:26:00Z">
                  <w:rPr>
                    <w:ins w:id="661" w:author="Gonzalo Ríos" w:date="2026-04-12T23:23:00Z" w16du:dateUtc="2026-04-12T13:23:00Z"/>
                    <w:rFonts w:ascii="Times New Roman" w:hAnsi="Times New Roman" w:cs="Times New Roman"/>
                    <w:lang w:val="en-AU"/>
                  </w:rPr>
                </w:rPrChange>
              </w:rPr>
            </w:pPr>
            <m:oMathPara>
              <m:oMath>
                <m:r>
                  <w:ins w:id="662" w:author="Gonzalo Ríos" w:date="2026-04-12T23:44:00Z" w16du:dateUtc="2026-04-12T13:44:00Z">
                    <w:rPr>
                      <w:rFonts w:ascii="Cambria Math" w:hAnsi="Cambria Math" w:cs="Times New Roman"/>
                      <w:sz w:val="20"/>
                      <w:szCs w:val="20"/>
                      <w:lang w:val="en-AU"/>
                    </w:rPr>
                    <m:t>-956</m:t>
                  </w:ins>
                </m:r>
              </m:oMath>
            </m:oMathPara>
          </w:p>
        </w:tc>
        <w:tc>
          <w:tcPr>
            <w:tcW w:w="1701" w:type="dxa"/>
            <w:tcBorders>
              <w:top w:val="nil"/>
              <w:left w:val="single" w:sz="4" w:space="0" w:color="auto"/>
              <w:bottom w:val="single" w:sz="4" w:space="0" w:color="auto"/>
              <w:right w:val="single" w:sz="4" w:space="0" w:color="auto"/>
            </w:tcBorders>
            <w:tcPrChange w:id="663" w:author="Gonzalo Ríos" w:date="2026-04-13T11:58:00Z" w16du:dateUtc="2026-04-13T01:58:00Z">
              <w:tcPr>
                <w:tcW w:w="1701" w:type="dxa"/>
                <w:gridSpan w:val="2"/>
                <w:tcBorders>
                  <w:top w:val="nil"/>
                  <w:left w:val="single" w:sz="4" w:space="0" w:color="auto"/>
                  <w:bottom w:val="single" w:sz="4" w:space="0" w:color="auto"/>
                  <w:right w:val="single" w:sz="4" w:space="0" w:color="auto"/>
                </w:tcBorders>
              </w:tcPr>
            </w:tcPrChange>
          </w:tcPr>
          <w:p w14:paraId="28A61F3A" w14:textId="77777777" w:rsidR="00D81AA5" w:rsidRDefault="00D81AA5" w:rsidP="00D81AA5">
            <w:pPr>
              <w:jc w:val="center"/>
              <w:rPr>
                <w:ins w:id="664" w:author="Gonzalo Ríos" w:date="2026-04-13T11:45:00Z" w16du:dateUtc="2026-04-13T01:45:00Z"/>
                <w:rFonts w:ascii="Aptos" w:eastAsia="Aptos" w:hAnsi="Aptos" w:cs="Times New Roman"/>
                <w:sz w:val="20"/>
                <w:szCs w:val="20"/>
                <w:lang w:val="en-AU"/>
              </w:rPr>
            </w:pPr>
          </w:p>
        </w:tc>
        <w:tc>
          <w:tcPr>
            <w:tcW w:w="3544" w:type="dxa"/>
            <w:gridSpan w:val="4"/>
            <w:tcBorders>
              <w:top w:val="nil"/>
              <w:left w:val="single" w:sz="4" w:space="0" w:color="auto"/>
              <w:bottom w:val="single" w:sz="4" w:space="0" w:color="auto"/>
              <w:right w:val="single" w:sz="4" w:space="0" w:color="auto"/>
            </w:tcBorders>
            <w:vAlign w:val="center"/>
            <w:tcPrChange w:id="665" w:author="Gonzalo Ríos" w:date="2026-04-13T11:58:00Z" w16du:dateUtc="2026-04-13T01:58:00Z">
              <w:tcPr>
                <w:tcW w:w="4055" w:type="dxa"/>
                <w:gridSpan w:val="6"/>
                <w:tcBorders>
                  <w:top w:val="nil"/>
                  <w:left w:val="single" w:sz="4" w:space="0" w:color="auto"/>
                  <w:bottom w:val="single" w:sz="4" w:space="0" w:color="auto"/>
                  <w:right w:val="single" w:sz="4" w:space="0" w:color="auto"/>
                </w:tcBorders>
                <w:vAlign w:val="center"/>
              </w:tcPr>
            </w:tcPrChange>
          </w:tcPr>
          <w:p w14:paraId="7D91F6C3" w14:textId="3443D098" w:rsidR="00D81AA5" w:rsidRPr="00D70769" w:rsidRDefault="00D81AA5">
            <w:pPr>
              <w:jc w:val="center"/>
              <w:rPr>
                <w:ins w:id="666" w:author="Gonzalo Ríos" w:date="2026-04-12T23:23:00Z" w16du:dateUtc="2026-04-12T13:23:00Z"/>
                <w:rFonts w:ascii="Times New Roman" w:hAnsi="Times New Roman" w:cs="Times New Roman"/>
                <w:sz w:val="20"/>
                <w:szCs w:val="20"/>
                <w:lang w:val="en-AU"/>
                <w:rPrChange w:id="667" w:author="Gonzalo Ríos" w:date="2026-04-12T23:26:00Z" w16du:dateUtc="2026-04-12T13:26:00Z">
                  <w:rPr>
                    <w:ins w:id="668" w:author="Gonzalo Ríos" w:date="2026-04-12T23:23:00Z" w16du:dateUtc="2026-04-12T13:23:00Z"/>
                    <w:rFonts w:ascii="Times New Roman" w:hAnsi="Times New Roman" w:cs="Times New Roman"/>
                    <w:lang w:val="en-AU"/>
                  </w:rPr>
                </w:rPrChange>
              </w:rPr>
              <w:pPrChange w:id="669" w:author="Gonzalo Ríos" w:date="2026-04-12T23:43:00Z" w16du:dateUtc="2026-04-12T13:43:00Z">
                <w:pPr>
                  <w:jc w:val="both"/>
                </w:pPr>
              </w:pPrChange>
            </w:pPr>
            <m:oMathPara>
              <m:oMath>
                <m:r>
                  <w:ins w:id="670" w:author="Gonzalo Ríos" w:date="2026-04-12T23:43:00Z" w16du:dateUtc="2026-04-12T13:43:00Z">
                    <w:rPr>
                      <w:rFonts w:ascii="Cambria Math" w:hAnsi="Cambria Math" w:cs="Times New Roman"/>
                      <w:sz w:val="20"/>
                      <w:szCs w:val="20"/>
                      <w:lang w:val="en-AU"/>
                    </w:rPr>
                    <m:t>-98</m:t>
                  </w:ins>
                </m:r>
                <m:r>
                  <w:ins w:id="671" w:author="Gonzalo Ríos" w:date="2026-04-12T23:44:00Z" w16du:dateUtc="2026-04-12T13:44:00Z">
                    <w:rPr>
                      <w:rFonts w:ascii="Cambria Math" w:hAnsi="Cambria Math" w:cs="Times New Roman"/>
                      <w:sz w:val="20"/>
                      <w:szCs w:val="20"/>
                      <w:lang w:val="en-AU"/>
                    </w:rPr>
                    <m:t>6</m:t>
                  </w:ins>
                </m:r>
              </m:oMath>
            </m:oMathPara>
          </w:p>
        </w:tc>
      </w:tr>
    </w:tbl>
    <w:p w14:paraId="225F8D66" w14:textId="77777777" w:rsidR="00D70769" w:rsidRPr="007C2B95" w:rsidRDefault="00D70769">
      <w:pPr>
        <w:rPr>
          <w:lang w:val="en-AU"/>
        </w:rPr>
        <w:pPrChange w:id="672" w:author="Gonzalo Ríos" w:date="2026-04-12T23:21:00Z" w16du:dateUtc="2026-04-12T13:21:00Z">
          <w:pPr>
            <w:jc w:val="center"/>
          </w:pPr>
        </w:pPrChange>
      </w:pPr>
    </w:p>
    <w:p w14:paraId="60292B34" w14:textId="3937404A" w:rsidR="00493711" w:rsidRPr="007C2B95" w:rsidDel="005F6668" w:rsidRDefault="008F7A26" w:rsidP="00EE7149">
      <w:pPr>
        <w:jc w:val="both"/>
        <w:rPr>
          <w:del w:id="673" w:author="Gonzalo Ríos" w:date="2026-04-12T23:51:00Z" w16du:dateUtc="2026-04-12T13:51:00Z"/>
          <w:rFonts w:ascii="Times New Roman" w:hAnsi="Times New Roman" w:cs="Times New Roman"/>
          <w:lang w:val="en-AU"/>
        </w:rPr>
      </w:pPr>
      <w:del w:id="674" w:author="Gonzalo Ríos" w:date="2026-04-12T23:51:00Z" w16du:dateUtc="2026-04-12T13:51:00Z">
        <w:r w:rsidRPr="007C2B95" w:rsidDel="005F6668">
          <w:rPr>
            <w:rFonts w:ascii="Times New Roman" w:hAnsi="Times New Roman" w:cs="Times New Roman"/>
            <w:lang w:val="en-AU"/>
          </w:rPr>
          <w:delText xml:space="preserve">The estimation results are reported in Table 3 for a fixed-effects and a </w:delText>
        </w:r>
        <w:r w:rsidR="002F4ADA" w:rsidRPr="007C2B95" w:rsidDel="005F6668">
          <w:rPr>
            <w:rFonts w:ascii="Times New Roman" w:hAnsi="Times New Roman" w:cs="Times New Roman"/>
            <w:lang w:val="en-AU"/>
          </w:rPr>
          <w:delText>random parameters</w:delText>
        </w:r>
        <w:r w:rsidRPr="007C2B95" w:rsidDel="005F6668">
          <w:rPr>
            <w:rFonts w:ascii="Times New Roman" w:hAnsi="Times New Roman" w:cs="Times New Roman"/>
            <w:lang w:val="en-AU"/>
          </w:rPr>
          <w:delText xml:space="preserve"> Negative-Binomial model</w:delText>
        </w:r>
        <w:r w:rsidR="002F4ADA" w:rsidRPr="007C2B95" w:rsidDel="005F6668">
          <w:rPr>
            <w:rFonts w:ascii="Times New Roman" w:hAnsi="Times New Roman" w:cs="Times New Roman"/>
            <w:lang w:val="en-AU"/>
          </w:rPr>
          <w:delText>s</w:delText>
        </w:r>
        <w:r w:rsidRPr="007C2B95" w:rsidDel="005F6668">
          <w:rPr>
            <w:rFonts w:ascii="Times New Roman" w:hAnsi="Times New Roman" w:cs="Times New Roman"/>
            <w:lang w:val="en-AU"/>
          </w:rPr>
          <w:delText xml:space="preserve">. </w:delText>
        </w:r>
        <w:r w:rsidR="00E76953" w:rsidRPr="007C2B95" w:rsidDel="005F6668">
          <w:rPr>
            <w:rFonts w:ascii="Times New Roman" w:hAnsi="Times New Roman" w:cs="Times New Roman"/>
            <w:lang w:val="en-AU"/>
          </w:rPr>
          <w:delText xml:space="preserve">In both models the </w:delText>
        </w:r>
      </w:del>
      <m:oMath>
        <m:r>
          <w:del w:id="675" w:author="Gonzalo Ríos" w:date="2026-04-12T23:51:00Z" w16du:dateUtc="2026-04-12T13:51:00Z">
            <w:rPr>
              <w:rFonts w:ascii="Cambria Math" w:hAnsi="Cambria Math" w:cs="Times New Roman"/>
              <w:lang w:val="en-AU"/>
            </w:rPr>
            <m:t xml:space="preserve">Offset </m:t>
          </w:del>
        </m:r>
      </m:oMath>
      <w:del w:id="676" w:author="Gonzalo Ríos" w:date="2026-04-12T23:51:00Z" w16du:dateUtc="2026-04-12T13:51:00Z">
        <w:r w:rsidR="00E76953" w:rsidRPr="007C2B95" w:rsidDel="005F6668">
          <w:rPr>
            <w:rFonts w:ascii="Times New Roman" w:hAnsi="Times New Roman" w:cs="Times New Roman"/>
            <w:lang w:val="en-AU"/>
          </w:rPr>
          <w:delText xml:space="preserve">is computed as </w:delText>
        </w:r>
      </w:del>
      <m:oMath>
        <m:func>
          <m:funcPr>
            <m:ctrlPr>
              <w:del w:id="677" w:author="Gonzalo Ríos" w:date="2026-04-12T23:51:00Z" w16du:dateUtc="2026-04-12T13:51:00Z">
                <w:rPr>
                  <w:rFonts w:ascii="Cambria Math" w:hAnsi="Cambria Math" w:cs="Times New Roman"/>
                  <w:lang w:val="en-AU"/>
                </w:rPr>
              </w:del>
            </m:ctrlPr>
          </m:funcPr>
          <m:fName>
            <m:r>
              <w:del w:id="678" w:author="Gonzalo Ríos" w:date="2026-04-12T23:51:00Z" w16du:dateUtc="2026-04-12T13:51:00Z">
                <m:rPr>
                  <m:sty m:val="p"/>
                </m:rPr>
                <w:rPr>
                  <w:rFonts w:ascii="Cambria Math" w:hAnsi="Cambria Math" w:cs="Times New Roman"/>
                  <w:lang w:val="en-AU"/>
                </w:rPr>
                <m:t>log</m:t>
              </w:del>
            </m:r>
          </m:fName>
          <m:e>
            <m:d>
              <m:dPr>
                <m:ctrlPr>
                  <w:del w:id="679" w:author="Gonzalo Ríos" w:date="2026-04-12T23:51:00Z" w16du:dateUtc="2026-04-12T13:51:00Z">
                    <w:rPr>
                      <w:rFonts w:ascii="Cambria Math" w:hAnsi="Cambria Math" w:cs="Times New Roman"/>
                      <w:i/>
                      <w:lang w:val="en-AU"/>
                    </w:rPr>
                  </w:del>
                </m:ctrlPr>
              </m:dPr>
              <m:e>
                <m:r>
                  <w:del w:id="680" w:author="Gonzalo Ríos" w:date="2026-04-12T23:51:00Z" w16du:dateUtc="2026-04-12T13:51:00Z">
                    <w:rPr>
                      <w:rFonts w:ascii="Cambria Math" w:hAnsi="Cambria Math" w:cs="Times New Roman"/>
                      <w:lang w:val="en-AU"/>
                    </w:rPr>
                    <m:t>AADT×Segment Length</m:t>
                  </w:del>
                </m:r>
              </m:e>
            </m:d>
          </m:e>
        </m:func>
        <m:r>
          <w:del w:id="681" w:author="Gonzalo Ríos" w:date="2026-04-12T23:51:00Z" w16du:dateUtc="2026-04-12T13:51:00Z">
            <w:rPr>
              <w:rFonts w:ascii="Cambria Math" w:hAnsi="Cambria Math" w:cs="Times New Roman"/>
              <w:lang w:val="en-AU"/>
            </w:rPr>
            <m:t xml:space="preserve"> </m:t>
          </w:del>
        </m:r>
      </m:oMath>
      <w:del w:id="682" w:author="Gonzalo Ríos" w:date="2026-04-12T23:51:00Z" w16du:dateUtc="2026-04-12T13:51:00Z">
        <w:r w:rsidR="00E76953" w:rsidRPr="007C2B95" w:rsidDel="005F6668">
          <w:rPr>
            <w:rFonts w:ascii="Times New Roman" w:eastAsiaTheme="minorEastAsia" w:hAnsi="Times New Roman" w:cs="Times New Roman"/>
            <w:lang w:val="en-AU"/>
          </w:rPr>
          <w:delText xml:space="preserve">which is included to explicitly account for exposure, ensuring that crash frequencies scales in proportion, consistent with the theoretical and practical use of SPFs. Furthermore, </w:delText>
        </w:r>
        <w:r w:rsidR="00E76953" w:rsidRPr="007C2B95" w:rsidDel="005F6668">
          <w:rPr>
            <w:rFonts w:ascii="Times New Roman" w:hAnsi="Times New Roman" w:cs="Times New Roman"/>
            <w:lang w:val="en-AU"/>
          </w:rPr>
          <w:delText>i</w:delText>
        </w:r>
        <w:r w:rsidRPr="007C2B95" w:rsidDel="005F6668">
          <w:rPr>
            <w:rFonts w:ascii="Times New Roman" w:hAnsi="Times New Roman" w:cs="Times New Roman"/>
            <w:lang w:val="en-AU"/>
          </w:rPr>
          <w:delText xml:space="preserve">n accordance with HSM guidance, two information criteria, the Akaike Information Criterion (AIC) and the Bayesian Information Criterion (BIC), are used for model comparison. </w:delText>
        </w:r>
        <w:r w:rsidR="00843A6E" w:rsidRPr="007C2B95" w:rsidDel="005F6668">
          <w:rPr>
            <w:rFonts w:ascii="Times New Roman" w:hAnsi="Times New Roman" w:cs="Times New Roman"/>
            <w:lang w:val="en-AU"/>
          </w:rPr>
          <w:delText xml:space="preserve">The HSM treats both measures as model-selection tools that penalize model complexity and therefore recommends their use when comparing competing specifications fitted to the same dataset. Across all specifications, coefficient estimates are stable in terms of sign, with only minor variations in magnitude, indicating a well-specified </w:delText>
        </w:r>
        <w:r w:rsidR="00F51D03" w:rsidRPr="007C2B95" w:rsidDel="005F6668">
          <w:rPr>
            <w:rFonts w:ascii="Times New Roman" w:hAnsi="Times New Roman" w:cs="Times New Roman"/>
            <w:lang w:val="en-AU"/>
          </w:rPr>
          <w:delText>modelling</w:delText>
        </w:r>
        <w:r w:rsidR="00843A6E" w:rsidRPr="007C2B95" w:rsidDel="005F6668">
          <w:rPr>
            <w:rFonts w:ascii="Times New Roman" w:hAnsi="Times New Roman" w:cs="Times New Roman"/>
            <w:lang w:val="en-AU"/>
          </w:rPr>
          <w:delText xml:space="preserve"> framework that is not sensitive to alternative structural assumptions.</w:delText>
        </w:r>
      </w:del>
    </w:p>
    <w:p w14:paraId="41711BDB" w14:textId="36814BFB" w:rsidR="001A210F" w:rsidRPr="007C2B95" w:rsidDel="005F6668" w:rsidRDefault="00F97820" w:rsidP="008717AD">
      <w:pPr>
        <w:jc w:val="both"/>
        <w:rPr>
          <w:del w:id="683" w:author="Gonzalo Ríos" w:date="2026-04-12T23:51:00Z" w16du:dateUtc="2026-04-12T13:51:00Z"/>
          <w:rFonts w:ascii="Times New Roman" w:hAnsi="Times New Roman" w:cs="Times New Roman"/>
          <w:lang w:val="en-AU"/>
        </w:rPr>
      </w:pPr>
      <w:del w:id="684" w:author="Gonzalo Ríos" w:date="2026-04-12T23:51:00Z" w16du:dateUtc="2026-04-12T13:51:00Z">
        <w:r w:rsidRPr="007C2B95" w:rsidDel="005F6668">
          <w:rPr>
            <w:rFonts w:ascii="Times New Roman" w:hAnsi="Times New Roman" w:cs="Times New Roman"/>
            <w:lang w:val="en-AU"/>
          </w:rPr>
          <w:delText>Table 3 provides t</w:delText>
        </w:r>
        <w:r w:rsidR="00060612" w:rsidRPr="007C2B95" w:rsidDel="005F6668">
          <w:rPr>
            <w:rFonts w:ascii="Times New Roman" w:hAnsi="Times New Roman" w:cs="Times New Roman"/>
            <w:lang w:val="en-AU"/>
          </w:rPr>
          <w:delText>he results</w:delText>
        </w:r>
        <w:r w:rsidRPr="007C2B95" w:rsidDel="005F6668">
          <w:rPr>
            <w:rFonts w:ascii="Times New Roman" w:hAnsi="Times New Roman" w:cs="Times New Roman"/>
            <w:lang w:val="en-AU"/>
          </w:rPr>
          <w:delText xml:space="preserve"> for SPFs estimating using fixed-effects and </w:delText>
        </w:r>
        <w:r w:rsidR="00C678D1" w:rsidRPr="007C2B95" w:rsidDel="005F6668">
          <w:rPr>
            <w:rFonts w:ascii="Times New Roman" w:hAnsi="Times New Roman" w:cs="Times New Roman"/>
            <w:lang w:val="en-AU"/>
          </w:rPr>
          <w:delText>random parameters</w:delText>
        </w:r>
        <w:r w:rsidRPr="007C2B95" w:rsidDel="005F6668">
          <w:rPr>
            <w:rFonts w:ascii="Times New Roman" w:hAnsi="Times New Roman" w:cs="Times New Roman"/>
            <w:lang w:val="en-AU"/>
          </w:rPr>
          <w:delText xml:space="preserve"> Negative Binomial models</w:delText>
        </w:r>
        <w:r w:rsidR="00060612" w:rsidRPr="007C2B95" w:rsidDel="005F6668">
          <w:rPr>
            <w:rFonts w:ascii="Times New Roman" w:hAnsi="Times New Roman" w:cs="Times New Roman"/>
            <w:lang w:val="en-AU"/>
          </w:rPr>
          <w:delText xml:space="preserve">. </w:delText>
        </w:r>
        <w:r w:rsidR="00C678D1" w:rsidRPr="007C2B95" w:rsidDel="005F6668">
          <w:rPr>
            <w:rFonts w:ascii="Times New Roman" w:hAnsi="Times New Roman" w:cs="Times New Roman"/>
            <w:lang w:val="en-AU"/>
          </w:rPr>
          <w:delText>As expected, t</w:delText>
        </w:r>
        <w:r w:rsidR="00060612" w:rsidRPr="007C2B95" w:rsidDel="005F6668">
          <w:rPr>
            <w:rFonts w:ascii="Times New Roman" w:hAnsi="Times New Roman" w:cs="Times New Roman"/>
            <w:lang w:val="en-AU"/>
          </w:rPr>
          <w:delText>he model</w:delText>
        </w:r>
        <w:r w:rsidR="00C678D1" w:rsidRPr="007C2B95" w:rsidDel="005F6668">
          <w:rPr>
            <w:rFonts w:ascii="Times New Roman" w:hAnsi="Times New Roman" w:cs="Times New Roman"/>
            <w:lang w:val="en-AU"/>
          </w:rPr>
          <w:delText xml:space="preserve"> with random parameters</w:delText>
        </w:r>
        <w:r w:rsidR="00060612" w:rsidRPr="007C2B95" w:rsidDel="005F6668">
          <w:rPr>
            <w:rFonts w:ascii="Times New Roman" w:hAnsi="Times New Roman" w:cs="Times New Roman"/>
            <w:lang w:val="en-AU"/>
          </w:rPr>
          <w:delText xml:space="preserve"> exhibits a </w:delText>
        </w:r>
        <w:r w:rsidR="000555D3" w:rsidRPr="007C2B95" w:rsidDel="005F6668">
          <w:rPr>
            <w:rFonts w:ascii="Times New Roman" w:hAnsi="Times New Roman" w:cs="Times New Roman"/>
            <w:lang w:val="en-AU"/>
          </w:rPr>
          <w:delText xml:space="preserve">slightly </w:delText>
        </w:r>
        <w:r w:rsidR="00060612" w:rsidRPr="007C2B95" w:rsidDel="005F6668">
          <w:rPr>
            <w:rFonts w:ascii="Times New Roman" w:hAnsi="Times New Roman" w:cs="Times New Roman"/>
            <w:lang w:val="en-AU"/>
          </w:rPr>
          <w:delText xml:space="preserve">superior performance, as reflected by a log-likelihood closer to zero and lower AIC and BIC metrics. </w:delText>
        </w:r>
        <w:r w:rsidR="000555D3" w:rsidRPr="007C2B95" w:rsidDel="005F6668">
          <w:rPr>
            <w:rFonts w:ascii="Times New Roman" w:hAnsi="Times New Roman" w:cs="Times New Roman"/>
            <w:lang w:val="en-AU"/>
          </w:rPr>
          <w:delText>More importantly</w:delText>
        </w:r>
        <w:r w:rsidR="006446A2" w:rsidRPr="007C2B95" w:rsidDel="005F6668">
          <w:rPr>
            <w:rFonts w:ascii="Times New Roman" w:hAnsi="Times New Roman" w:cs="Times New Roman"/>
            <w:lang w:val="en-AU"/>
          </w:rPr>
          <w:delText xml:space="preserve">, </w:delText>
        </w:r>
        <w:r w:rsidR="000555D3" w:rsidRPr="007C2B95" w:rsidDel="005F6668">
          <w:rPr>
            <w:rFonts w:ascii="Times New Roman" w:hAnsi="Times New Roman" w:cs="Times New Roman"/>
            <w:lang w:val="en-AU"/>
          </w:rPr>
          <w:delText>this</w:delText>
        </w:r>
        <w:r w:rsidR="00691A6C" w:rsidRPr="007C2B95" w:rsidDel="005F6668">
          <w:rPr>
            <w:rFonts w:ascii="Times New Roman" w:hAnsi="Times New Roman" w:cs="Times New Roman"/>
            <w:lang w:val="en-AU"/>
          </w:rPr>
          <w:delText xml:space="preserve"> model includes a</w:delText>
        </w:r>
        <w:r w:rsidR="006446A2" w:rsidRPr="007C2B95" w:rsidDel="005F6668">
          <w:rPr>
            <w:rFonts w:ascii="Times New Roman" w:hAnsi="Times New Roman" w:cs="Times New Roman"/>
            <w:lang w:val="en-AU"/>
          </w:rPr>
          <w:delText xml:space="preserve"> random </w:delText>
        </w:r>
        <w:r w:rsidR="0038149B" w:rsidRPr="007C2B95" w:rsidDel="005F6668">
          <w:rPr>
            <w:rFonts w:ascii="Times New Roman" w:hAnsi="Times New Roman" w:cs="Times New Roman"/>
            <w:lang w:val="en-AU"/>
          </w:rPr>
          <w:delText xml:space="preserve">parameter </w:delText>
        </w:r>
        <w:r w:rsidR="006446A2" w:rsidRPr="007C2B95" w:rsidDel="005F6668">
          <w:rPr>
            <w:rFonts w:ascii="Times New Roman" w:hAnsi="Times New Roman" w:cs="Times New Roman"/>
            <w:lang w:val="en-AU"/>
          </w:rPr>
          <w:delText xml:space="preserve">for </w:delText>
        </w:r>
        <w:r w:rsidR="0038149B" w:rsidRPr="007C2B95" w:rsidDel="005F6668">
          <w:rPr>
            <w:rFonts w:ascii="Times New Roman" w:hAnsi="Times New Roman" w:cs="Times New Roman"/>
            <w:lang w:val="en-AU"/>
          </w:rPr>
          <w:delText>variable “</w:delText>
        </w:r>
        <w:r w:rsidR="006446A2" w:rsidRPr="007C2B95" w:rsidDel="005F6668">
          <w:rPr>
            <w:rFonts w:ascii="Times New Roman" w:hAnsi="Times New Roman" w:cs="Times New Roman"/>
            <w:lang w:val="en-AU"/>
          </w:rPr>
          <w:delText>grade breaks per length</w:delText>
        </w:r>
        <w:r w:rsidR="0038149B" w:rsidRPr="007C2B95" w:rsidDel="005F6668">
          <w:rPr>
            <w:rFonts w:ascii="Times New Roman" w:hAnsi="Times New Roman" w:cs="Times New Roman"/>
            <w:lang w:val="en-AU"/>
          </w:rPr>
          <w:delText>”</w:delText>
        </w:r>
        <w:r w:rsidR="006446A2" w:rsidRPr="007C2B95" w:rsidDel="005F6668">
          <w:rPr>
            <w:rFonts w:ascii="Times New Roman" w:hAnsi="Times New Roman" w:cs="Times New Roman"/>
            <w:lang w:val="en-AU"/>
          </w:rPr>
          <w:delText xml:space="preserve"> </w:delText>
        </w:r>
        <w:r w:rsidR="00691A6C" w:rsidRPr="007C2B95" w:rsidDel="005F6668">
          <w:rPr>
            <w:rFonts w:ascii="Times New Roman" w:hAnsi="Times New Roman" w:cs="Times New Roman"/>
            <w:lang w:val="en-AU"/>
          </w:rPr>
          <w:delText>which capture</w:delText>
        </w:r>
        <w:r w:rsidR="00C073EC" w:rsidRPr="007C2B95" w:rsidDel="005F6668">
          <w:rPr>
            <w:rFonts w:ascii="Times New Roman" w:hAnsi="Times New Roman" w:cs="Times New Roman"/>
            <w:lang w:val="en-AU"/>
          </w:rPr>
          <w:delText>s</w:delText>
        </w:r>
        <w:r w:rsidR="00691A6C" w:rsidRPr="007C2B95" w:rsidDel="005F6668">
          <w:rPr>
            <w:rFonts w:ascii="Times New Roman" w:hAnsi="Times New Roman" w:cs="Times New Roman"/>
            <w:lang w:val="en-AU"/>
          </w:rPr>
          <w:delText xml:space="preserve"> the unobserved heterogeneity or variation in the safety effect of this variable</w:delText>
        </w:r>
        <w:r w:rsidR="006446A2" w:rsidRPr="007C2B95" w:rsidDel="005F6668">
          <w:rPr>
            <w:rFonts w:ascii="Times New Roman" w:hAnsi="Times New Roman" w:cs="Times New Roman"/>
            <w:lang w:val="en-AU"/>
          </w:rPr>
          <w:delText xml:space="preserve">. </w:delText>
        </w:r>
        <w:r w:rsidR="00C073EC" w:rsidRPr="007C2B95" w:rsidDel="005F6668">
          <w:rPr>
            <w:rFonts w:ascii="Times New Roman" w:hAnsi="Times New Roman" w:cs="Times New Roman"/>
            <w:lang w:val="en-AU"/>
          </w:rPr>
          <w:delText>This effect is not captured by</w:delText>
        </w:r>
        <w:r w:rsidR="006446A2" w:rsidRPr="007C2B95" w:rsidDel="005F6668">
          <w:rPr>
            <w:rFonts w:ascii="Times New Roman" w:hAnsi="Times New Roman" w:cs="Times New Roman"/>
            <w:lang w:val="en-AU"/>
          </w:rPr>
          <w:delText xml:space="preserve"> fixed-effects specification.</w:delText>
        </w:r>
        <w:r w:rsidR="00D10366" w:rsidRPr="007C2B95" w:rsidDel="005F6668">
          <w:rPr>
            <w:rFonts w:ascii="Times New Roman" w:hAnsi="Times New Roman" w:cs="Times New Roman"/>
            <w:lang w:val="en-AU"/>
          </w:rPr>
          <w:delText xml:space="preserve"> </w:delText>
        </w:r>
        <w:r w:rsidR="00F43135" w:rsidRPr="007C2B95" w:rsidDel="005F6668">
          <w:rPr>
            <w:rFonts w:ascii="Times New Roman" w:hAnsi="Times New Roman" w:cs="Times New Roman"/>
            <w:lang w:val="en-AU"/>
          </w:rPr>
          <w:delText xml:space="preserve">The key practical safety </w:delText>
        </w:r>
        <w:r w:rsidR="00F43135" w:rsidRPr="007C2B95" w:rsidDel="005F6668">
          <w:rPr>
            <w:rFonts w:ascii="Times New Roman" w:hAnsi="Times New Roman" w:cs="Times New Roman"/>
            <w:lang w:val="en-AU"/>
          </w:rPr>
          <w:lastRenderedPageBreak/>
          <w:delText>implication in this case is the significant variation of the safety effect across sites by the “grade breaks per length”</w:delText>
        </w:r>
        <w:r w:rsidR="00D10366" w:rsidRPr="007C2B95" w:rsidDel="005F6668">
          <w:rPr>
            <w:rFonts w:ascii="Times New Roman" w:hAnsi="Times New Roman" w:cs="Times New Roman"/>
            <w:lang w:val="en-AU"/>
          </w:rPr>
          <w:delText>.</w:delText>
        </w:r>
      </w:del>
    </w:p>
    <w:p w14:paraId="34D71C93" w14:textId="352FD466" w:rsidR="00D309C5" w:rsidRPr="007C2B95" w:rsidDel="009B6E2B" w:rsidRDefault="00D309C5" w:rsidP="00D309C5">
      <w:pPr>
        <w:jc w:val="both"/>
        <w:rPr>
          <w:del w:id="685" w:author="Gonzalo Ríos" w:date="2026-04-13T00:27:00Z" w16du:dateUtc="2026-04-12T14:27:00Z"/>
          <w:rFonts w:ascii="Times New Roman" w:hAnsi="Times New Roman" w:cs="Times New Roman"/>
          <w:lang w:val="en-AU"/>
        </w:rPr>
      </w:pPr>
      <w:del w:id="686" w:author="Gonzalo Ríos" w:date="2026-04-13T00:27:00Z" w16du:dateUtc="2026-04-12T14:27:00Z">
        <w:r w:rsidRPr="007C2B95" w:rsidDel="009B6E2B">
          <w:rPr>
            <w:rFonts w:ascii="Times New Roman" w:hAnsi="Times New Roman" w:cs="Times New Roman"/>
            <w:lang w:val="en-AU"/>
          </w:rPr>
          <w:delText>Following Equation (2), the fixed-effects model is specified as shown in Equation (7), considering the coefficient estimates and the variables used for the specification.</w:delText>
        </w:r>
      </w:del>
    </w:p>
    <w:p w14:paraId="3B6FF81D" w14:textId="432CB6F8" w:rsidR="00D309C5" w:rsidRPr="007C2B95" w:rsidDel="009B6E2B" w:rsidRDefault="00DC0995" w:rsidP="00D309C5">
      <w:pPr>
        <w:jc w:val="both"/>
        <w:rPr>
          <w:del w:id="687" w:author="Gonzalo Ríos" w:date="2026-04-13T00:27:00Z" w16du:dateUtc="2026-04-12T14:27:00Z"/>
          <w:rFonts w:ascii="Times New Roman" w:eastAsiaTheme="minorEastAsia" w:hAnsi="Times New Roman" w:cs="Times New Roman"/>
          <w:sz w:val="22"/>
          <w:szCs w:val="22"/>
          <w:lang w:val="en-AU"/>
        </w:rPr>
      </w:pPr>
      <m:oMathPara>
        <m:oMath>
          <m:sSub>
            <m:sSubPr>
              <m:ctrlPr>
                <w:del w:id="688" w:author="Gonzalo Ríos" w:date="2026-04-13T00:27:00Z" w16du:dateUtc="2026-04-12T14:27:00Z">
                  <w:rPr>
                    <w:rFonts w:ascii="Cambria Math" w:eastAsiaTheme="minorEastAsia" w:hAnsi="Cambria Math" w:cs="Times New Roman"/>
                    <w:i/>
                    <w:sz w:val="22"/>
                    <w:szCs w:val="22"/>
                    <w:lang w:val="en-AU"/>
                  </w:rPr>
                </w:del>
              </m:ctrlPr>
            </m:sSubPr>
            <m:e>
              <m:r>
                <w:del w:id="689" w:author="Gonzalo Ríos" w:date="2026-04-13T00:27:00Z" w16du:dateUtc="2026-04-12T14:27:00Z">
                  <w:rPr>
                    <w:rFonts w:ascii="Cambria Math" w:eastAsiaTheme="minorEastAsia" w:hAnsi="Cambria Math" w:cs="Times New Roman"/>
                    <w:sz w:val="22"/>
                    <w:szCs w:val="22"/>
                    <w:lang w:val="en-AU"/>
                  </w:rPr>
                  <m:t>N</m:t>
                </w:del>
              </m:r>
            </m:e>
            <m:sub>
              <m:r>
                <w:del w:id="690" w:author="Gonzalo Ríos" w:date="2026-04-13T00:27:00Z" w16du:dateUtc="2026-04-12T14:27:00Z">
                  <w:rPr>
                    <w:rFonts w:ascii="Cambria Math" w:eastAsiaTheme="minorEastAsia" w:hAnsi="Cambria Math" w:cs="Times New Roman"/>
                    <w:sz w:val="22"/>
                    <w:szCs w:val="22"/>
                    <w:lang w:val="en-AU"/>
                  </w:rPr>
                  <m:t>predicted</m:t>
                </w:del>
              </m:r>
            </m:sub>
          </m:sSub>
          <m:r>
            <w:del w:id="691" w:author="Gonzalo Ríos" w:date="2026-04-13T00:27:00Z" w16du:dateUtc="2026-04-12T14:27:00Z">
              <w:rPr>
                <w:rFonts w:ascii="Cambria Math" w:eastAsiaTheme="minorEastAsia" w:hAnsi="Cambria Math" w:cs="Times New Roman"/>
                <w:sz w:val="22"/>
                <w:szCs w:val="22"/>
                <w:lang w:val="en-AU"/>
              </w:rPr>
              <m:t>=</m:t>
            </w:del>
          </m:r>
          <m:r>
            <w:del w:id="692" w:author="Gonzalo Ríos" w:date="2026-04-13T00:27:00Z" w16du:dateUtc="2026-04-12T14:27:00Z">
              <w:rPr>
                <w:rFonts w:ascii="Cambria Math" w:eastAsiaTheme="minorEastAsia" w:hAnsi="Cambria Math" w:cs="Times New Roman"/>
                <w:sz w:val="22"/>
                <w:szCs w:val="22"/>
                <w:lang w:val="en-AU"/>
              </w:rPr>
              <m:t>Offset</m:t>
            </w:del>
          </m:r>
          <m:r>
            <w:del w:id="693" w:author="Gonzalo Ríos" w:date="2026-04-13T00:27:00Z" w16du:dateUtc="2026-04-12T14:27:00Z">
              <w:rPr>
                <w:rFonts w:ascii="Cambria Math" w:eastAsiaTheme="minorEastAsia" w:hAnsi="Cambria Math" w:cs="Times New Roman"/>
                <w:sz w:val="22"/>
                <w:szCs w:val="22"/>
                <w:lang w:val="en-AU"/>
              </w:rPr>
              <m:t>×</m:t>
            </w:del>
          </m:r>
          <m:func>
            <m:funcPr>
              <m:ctrlPr>
                <w:del w:id="694" w:author="Gonzalo Ríos" w:date="2026-04-13T00:27:00Z" w16du:dateUtc="2026-04-12T14:27:00Z">
                  <w:rPr>
                    <w:rFonts w:ascii="Cambria Math" w:eastAsiaTheme="minorEastAsia" w:hAnsi="Cambria Math" w:cs="Times New Roman"/>
                    <w:i/>
                    <w:sz w:val="22"/>
                    <w:szCs w:val="22"/>
                    <w:lang w:val="en-AU"/>
                  </w:rPr>
                </w:del>
              </m:ctrlPr>
            </m:funcPr>
            <m:fName>
              <m:r>
                <w:del w:id="695" w:author="Gonzalo Ríos" w:date="2026-04-13T00:27:00Z" w16du:dateUtc="2026-04-12T14:27:00Z">
                  <m:rPr>
                    <m:sty m:val="p"/>
                  </m:rPr>
                  <w:rPr>
                    <w:rFonts w:ascii="Cambria Math" w:eastAsiaTheme="minorEastAsia" w:hAnsi="Cambria Math" w:cs="Times New Roman"/>
                    <w:sz w:val="22"/>
                    <w:szCs w:val="22"/>
                    <w:lang w:val="en-AU"/>
                  </w:rPr>
                  <m:t>exp</m:t>
                </w:del>
              </m:r>
            </m:fName>
            <m:e>
              <m:r>
                <w:del w:id="696" w:author="Gonzalo Ríos" w:date="2026-04-13T00:27:00Z" w16du:dateUtc="2026-04-12T14:27:00Z">
                  <w:rPr>
                    <w:rFonts w:ascii="Cambria Math" w:eastAsiaTheme="minorEastAsia" w:hAnsi="Cambria Math" w:cs="Times New Roman"/>
                    <w:sz w:val="22"/>
                    <w:szCs w:val="22"/>
                    <w:lang w:val="en-AU"/>
                  </w:rPr>
                  <m:t>{-7.977+0.098</m:t>
                </w:del>
              </m:r>
              <m:sSub>
                <m:sSubPr>
                  <m:ctrlPr>
                    <w:del w:id="697" w:author="Gonzalo Ríos" w:date="2026-04-13T00:27:00Z" w16du:dateUtc="2026-04-12T14:27:00Z">
                      <w:rPr>
                        <w:rFonts w:ascii="Cambria Math" w:eastAsiaTheme="minorEastAsia" w:hAnsi="Cambria Math" w:cs="Times New Roman"/>
                        <w:i/>
                        <w:sz w:val="22"/>
                        <w:szCs w:val="22"/>
                        <w:lang w:val="en-AU"/>
                      </w:rPr>
                    </w:del>
                  </m:ctrlPr>
                </m:sSubPr>
                <m:e>
                  <m:r>
                    <w:del w:id="698" w:author="Gonzalo Ríos" w:date="2026-04-13T00:27:00Z" w16du:dateUtc="2026-04-12T14:27:00Z">
                      <w:rPr>
                        <w:rFonts w:ascii="Cambria Math" w:eastAsiaTheme="minorEastAsia" w:hAnsi="Cambria Math" w:cs="Times New Roman"/>
                        <w:sz w:val="22"/>
                        <w:szCs w:val="22"/>
                        <w:lang w:val="en-AU"/>
                      </w:rPr>
                      <m:t>X</m:t>
                    </w:del>
                  </m:r>
                </m:e>
                <m:sub>
                  <m:r>
                    <w:del w:id="699" w:author="Gonzalo Ríos" w:date="2026-04-13T00:27:00Z" w16du:dateUtc="2026-04-12T14:27:00Z">
                      <w:rPr>
                        <w:rFonts w:ascii="Cambria Math" w:eastAsiaTheme="minorEastAsia" w:hAnsi="Cambria Math" w:cs="Times New Roman"/>
                        <w:sz w:val="22"/>
                        <w:szCs w:val="22"/>
                        <w:lang w:val="en-AU"/>
                      </w:rPr>
                      <m:t>1</m:t>
                    </w:del>
                  </m:r>
                </m:sub>
              </m:sSub>
              <m:r>
                <w:del w:id="700" w:author="Gonzalo Ríos" w:date="2026-04-13T00:27:00Z" w16du:dateUtc="2026-04-12T14:27:00Z">
                  <w:rPr>
                    <w:rFonts w:ascii="Cambria Math" w:eastAsiaTheme="minorEastAsia" w:hAnsi="Cambria Math" w:cs="Times New Roman"/>
                    <w:sz w:val="22"/>
                    <w:szCs w:val="22"/>
                    <w:lang w:val="en-AU"/>
                  </w:rPr>
                  <m:t>+0.178</m:t>
                </w:del>
              </m:r>
              <m:sSub>
                <m:sSubPr>
                  <m:ctrlPr>
                    <w:del w:id="701" w:author="Gonzalo Ríos" w:date="2026-04-13T00:27:00Z" w16du:dateUtc="2026-04-12T14:27:00Z">
                      <w:rPr>
                        <w:rFonts w:ascii="Cambria Math" w:eastAsiaTheme="minorEastAsia" w:hAnsi="Cambria Math" w:cs="Times New Roman"/>
                        <w:i/>
                        <w:sz w:val="22"/>
                        <w:szCs w:val="22"/>
                        <w:lang w:val="en-AU"/>
                      </w:rPr>
                    </w:del>
                  </m:ctrlPr>
                </m:sSubPr>
                <m:e>
                  <m:r>
                    <w:del w:id="702" w:author="Gonzalo Ríos" w:date="2026-04-13T00:27:00Z" w16du:dateUtc="2026-04-12T14:27:00Z">
                      <w:rPr>
                        <w:rFonts w:ascii="Cambria Math" w:eastAsiaTheme="minorEastAsia" w:hAnsi="Cambria Math" w:cs="Times New Roman"/>
                        <w:sz w:val="22"/>
                        <w:szCs w:val="22"/>
                        <w:lang w:val="en-AU"/>
                      </w:rPr>
                      <m:t>X</m:t>
                    </w:del>
                  </m:r>
                </m:e>
                <m:sub>
                  <m:r>
                    <w:del w:id="703" w:author="Gonzalo Ríos" w:date="2026-04-13T00:27:00Z" w16du:dateUtc="2026-04-12T14:27:00Z">
                      <w:rPr>
                        <w:rFonts w:ascii="Cambria Math" w:eastAsiaTheme="minorEastAsia" w:hAnsi="Cambria Math" w:cs="Times New Roman"/>
                        <w:sz w:val="22"/>
                        <w:szCs w:val="22"/>
                        <w:lang w:val="en-AU"/>
                      </w:rPr>
                      <m:t>2</m:t>
                    </w:del>
                  </m:r>
                </m:sub>
              </m:sSub>
              <m:r>
                <w:del w:id="704" w:author="Gonzalo Ríos" w:date="2026-04-13T00:27:00Z" w16du:dateUtc="2026-04-12T14:27:00Z">
                  <w:rPr>
                    <w:rFonts w:ascii="Cambria Math" w:eastAsiaTheme="minorEastAsia" w:hAnsi="Cambria Math" w:cs="Times New Roman"/>
                    <w:sz w:val="22"/>
                    <w:szCs w:val="22"/>
                    <w:lang w:val="en-AU"/>
                  </w:rPr>
                  <m:t>+0.036</m:t>
                </w:del>
              </m:r>
              <m:sSub>
                <m:sSubPr>
                  <m:ctrlPr>
                    <w:del w:id="705" w:author="Gonzalo Ríos" w:date="2026-04-13T00:27:00Z" w16du:dateUtc="2026-04-12T14:27:00Z">
                      <w:rPr>
                        <w:rFonts w:ascii="Cambria Math" w:eastAsiaTheme="minorEastAsia" w:hAnsi="Cambria Math" w:cs="Times New Roman"/>
                        <w:i/>
                        <w:sz w:val="22"/>
                        <w:szCs w:val="22"/>
                        <w:lang w:val="en-AU"/>
                      </w:rPr>
                    </w:del>
                  </m:ctrlPr>
                </m:sSubPr>
                <m:e>
                  <m:r>
                    <w:del w:id="706" w:author="Gonzalo Ríos" w:date="2026-04-13T00:27:00Z" w16du:dateUtc="2026-04-12T14:27:00Z">
                      <w:rPr>
                        <w:rFonts w:ascii="Cambria Math" w:eastAsiaTheme="minorEastAsia" w:hAnsi="Cambria Math" w:cs="Times New Roman"/>
                        <w:sz w:val="22"/>
                        <w:szCs w:val="22"/>
                        <w:lang w:val="en-AU"/>
                      </w:rPr>
                      <m:t>X</m:t>
                    </w:del>
                  </m:r>
                </m:e>
                <m:sub>
                  <m:r>
                    <w:del w:id="707" w:author="Gonzalo Ríos" w:date="2026-04-13T00:27:00Z" w16du:dateUtc="2026-04-12T14:27:00Z">
                      <w:rPr>
                        <w:rFonts w:ascii="Cambria Math" w:eastAsiaTheme="minorEastAsia" w:hAnsi="Cambria Math" w:cs="Times New Roman"/>
                        <w:sz w:val="22"/>
                        <w:szCs w:val="22"/>
                        <w:lang w:val="en-AU"/>
                      </w:rPr>
                      <m:t>3</m:t>
                    </w:del>
                  </m:r>
                </m:sub>
              </m:sSub>
              <m:r>
                <w:del w:id="708" w:author="Gonzalo Ríos" w:date="2026-04-13T00:27:00Z" w16du:dateUtc="2026-04-12T14:27:00Z">
                  <w:rPr>
                    <w:rFonts w:ascii="Cambria Math" w:eastAsiaTheme="minorEastAsia" w:hAnsi="Cambria Math" w:cs="Times New Roman"/>
                    <w:sz w:val="22"/>
                    <w:szCs w:val="22"/>
                    <w:lang w:val="en-AU"/>
                  </w:rPr>
                  <m:t>+0.118</m:t>
                </w:del>
              </m:r>
              <m:sSub>
                <m:sSubPr>
                  <m:ctrlPr>
                    <w:del w:id="709" w:author="Gonzalo Ríos" w:date="2026-04-13T00:27:00Z" w16du:dateUtc="2026-04-12T14:27:00Z">
                      <w:rPr>
                        <w:rFonts w:ascii="Cambria Math" w:eastAsiaTheme="minorEastAsia" w:hAnsi="Cambria Math" w:cs="Times New Roman"/>
                        <w:i/>
                        <w:sz w:val="22"/>
                        <w:szCs w:val="22"/>
                        <w:lang w:val="en-AU"/>
                      </w:rPr>
                    </w:del>
                  </m:ctrlPr>
                </m:sSubPr>
                <m:e>
                  <m:r>
                    <w:del w:id="710" w:author="Gonzalo Ríos" w:date="2026-04-13T00:27:00Z" w16du:dateUtc="2026-04-12T14:27:00Z">
                      <w:rPr>
                        <w:rFonts w:ascii="Cambria Math" w:eastAsiaTheme="minorEastAsia" w:hAnsi="Cambria Math" w:cs="Times New Roman"/>
                        <w:sz w:val="22"/>
                        <w:szCs w:val="22"/>
                        <w:lang w:val="en-AU"/>
                      </w:rPr>
                      <m:t>X</m:t>
                    </w:del>
                  </m:r>
                </m:e>
                <m:sub>
                  <m:r>
                    <w:del w:id="711" w:author="Gonzalo Ríos" w:date="2026-04-13T00:27:00Z" w16du:dateUtc="2026-04-12T14:27:00Z">
                      <w:rPr>
                        <w:rFonts w:ascii="Cambria Math" w:eastAsiaTheme="minorEastAsia" w:hAnsi="Cambria Math" w:cs="Times New Roman"/>
                        <w:sz w:val="22"/>
                        <w:szCs w:val="22"/>
                        <w:lang w:val="en-AU"/>
                      </w:rPr>
                      <m:t>4</m:t>
                    </w:del>
                  </m:r>
                </m:sub>
              </m:sSub>
              <m:r>
                <w:del w:id="712" w:author="Gonzalo Ríos" w:date="2026-04-13T00:27:00Z" w16du:dateUtc="2026-04-12T14:27:00Z">
                  <w:rPr>
                    <w:rFonts w:ascii="Cambria Math" w:eastAsiaTheme="minorEastAsia" w:hAnsi="Cambria Math" w:cs="Times New Roman"/>
                    <w:sz w:val="22"/>
                    <w:szCs w:val="22"/>
                    <w:lang w:val="en-AU"/>
                  </w:rPr>
                  <m:t>-</m:t>
                </w:del>
              </m:r>
              <m:r>
                <w:del w:id="713" w:author="Gonzalo Ríos" w:date="2026-04-13T00:27:00Z" w16du:dateUtc="2026-04-12T14:27:00Z">
                  <w:rPr>
                    <w:rFonts w:ascii="Cambria Math" w:eastAsiaTheme="minorEastAsia" w:hAnsi="Cambria Math" w:cs="Times New Roman"/>
                    <w:sz w:val="22"/>
                    <w:szCs w:val="22"/>
                    <w:lang w:val="en-AU"/>
                  </w:rPr>
                  <m:t>0.010</m:t>
                </w:del>
              </m:r>
              <m:sSub>
                <m:sSubPr>
                  <m:ctrlPr>
                    <w:del w:id="714" w:author="Gonzalo Ríos" w:date="2026-04-13T00:27:00Z" w16du:dateUtc="2026-04-12T14:27:00Z">
                      <w:rPr>
                        <w:rFonts w:ascii="Cambria Math" w:eastAsiaTheme="minorEastAsia" w:hAnsi="Cambria Math" w:cs="Times New Roman"/>
                        <w:i/>
                        <w:sz w:val="22"/>
                        <w:szCs w:val="22"/>
                        <w:lang w:val="en-AU"/>
                      </w:rPr>
                    </w:del>
                  </m:ctrlPr>
                </m:sSubPr>
                <m:e>
                  <m:r>
                    <w:del w:id="715" w:author="Gonzalo Ríos" w:date="2026-04-13T00:27:00Z" w16du:dateUtc="2026-04-12T14:27:00Z">
                      <w:rPr>
                        <w:rFonts w:ascii="Cambria Math" w:eastAsiaTheme="minorEastAsia" w:hAnsi="Cambria Math" w:cs="Times New Roman"/>
                        <w:sz w:val="22"/>
                        <w:szCs w:val="22"/>
                        <w:lang w:val="en-AU"/>
                      </w:rPr>
                      <m:t>X</m:t>
                    </w:del>
                  </m:r>
                </m:e>
                <m:sub>
                  <m:r>
                    <w:del w:id="716" w:author="Gonzalo Ríos" w:date="2026-04-13T00:27:00Z" w16du:dateUtc="2026-04-12T14:27:00Z">
                      <w:rPr>
                        <w:rFonts w:ascii="Cambria Math" w:eastAsiaTheme="minorEastAsia" w:hAnsi="Cambria Math" w:cs="Times New Roman"/>
                        <w:sz w:val="22"/>
                        <w:szCs w:val="22"/>
                        <w:lang w:val="en-AU"/>
                      </w:rPr>
                      <m:t>5</m:t>
                    </w:del>
                  </m:r>
                </m:sub>
              </m:sSub>
              <m:r>
                <w:del w:id="717" w:author="Gonzalo Ríos" w:date="2026-04-13T00:27:00Z" w16du:dateUtc="2026-04-12T14:27:00Z">
                  <w:rPr>
                    <w:rFonts w:ascii="Cambria Math" w:eastAsiaTheme="minorEastAsia" w:hAnsi="Cambria Math" w:cs="Times New Roman"/>
                    <w:sz w:val="22"/>
                    <w:szCs w:val="22"/>
                    <w:lang w:val="en-AU"/>
                  </w:rPr>
                  <m:t>}</m:t>
                </w:del>
              </m:r>
            </m:e>
          </m:func>
          <m:r>
            <w:del w:id="718" w:author="Gonzalo Ríos" w:date="2026-04-13T00:27:00Z" w16du:dateUtc="2026-04-12T14:27:00Z">
              <w:rPr>
                <w:rFonts w:ascii="Cambria Math" w:eastAsiaTheme="minorEastAsia" w:hAnsi="Cambria Math" w:cs="Times New Roman"/>
                <w:sz w:val="22"/>
                <w:szCs w:val="22"/>
                <w:lang w:val="en-AU"/>
              </w:rPr>
              <m:t xml:space="preserve">   (7)</m:t>
            </w:del>
          </m:r>
        </m:oMath>
      </m:oMathPara>
    </w:p>
    <w:p w14:paraId="518E39AA" w14:textId="0482A653" w:rsidR="00D309C5" w:rsidRPr="007C2B95" w:rsidDel="009B6E2B" w:rsidRDefault="00D309C5" w:rsidP="00D309C5">
      <w:pPr>
        <w:jc w:val="both"/>
        <w:rPr>
          <w:del w:id="719" w:author="Gonzalo Ríos" w:date="2026-04-13T00:27:00Z" w16du:dateUtc="2026-04-12T14:27:00Z"/>
          <w:rFonts w:ascii="Times New Roman" w:hAnsi="Times New Roman" w:cs="Times New Roman"/>
          <w:lang w:val="en-AU"/>
        </w:rPr>
      </w:pPr>
      <w:del w:id="720" w:author="Gonzalo Ríos" w:date="2026-04-13T00:27:00Z" w16du:dateUtc="2026-04-12T14:27:00Z">
        <w:r w:rsidRPr="007C2B95" w:rsidDel="009B6E2B">
          <w:rPr>
            <w:rFonts w:ascii="Times New Roman" w:hAnsi="Times New Roman" w:cs="Times New Roman"/>
            <w:lang w:val="en-AU"/>
          </w:rPr>
          <w:delText xml:space="preserve">Similarly, the model </w:delText>
        </w:r>
        <w:r w:rsidR="007523FC" w:rsidRPr="007C2B95" w:rsidDel="009B6E2B">
          <w:rPr>
            <w:rFonts w:ascii="Times New Roman" w:hAnsi="Times New Roman" w:cs="Times New Roman"/>
            <w:lang w:val="en-AU"/>
          </w:rPr>
          <w:delText xml:space="preserve">with a random coefficient </w:delText>
        </w:r>
        <w:r w:rsidRPr="007C2B95" w:rsidDel="009B6E2B">
          <w:rPr>
            <w:rFonts w:ascii="Times New Roman" w:hAnsi="Times New Roman" w:cs="Times New Roman"/>
            <w:lang w:val="en-AU"/>
          </w:rPr>
          <w:delText>can be written as shown in Equation (8).</w:delText>
        </w:r>
      </w:del>
    </w:p>
    <w:p w14:paraId="58471363" w14:textId="233379A6" w:rsidR="00D309C5" w:rsidRPr="007C2B95" w:rsidDel="009B6E2B" w:rsidRDefault="00D309C5" w:rsidP="00D309C5">
      <w:pPr>
        <w:jc w:val="both"/>
        <w:rPr>
          <w:del w:id="721" w:author="Gonzalo Ríos" w:date="2026-04-13T00:27:00Z" w16du:dateUtc="2026-04-12T14:27:00Z"/>
          <w:rFonts w:ascii="Times New Roman" w:eastAsiaTheme="minorEastAsia" w:hAnsi="Times New Roman" w:cs="Times New Roman"/>
          <w:sz w:val="22"/>
          <w:szCs w:val="22"/>
          <w:lang w:val="en-AU"/>
        </w:rPr>
      </w:pPr>
    </w:p>
    <w:p w14:paraId="39BF94A2" w14:textId="04409748" w:rsidR="00D309C5" w:rsidRPr="007C2B95" w:rsidDel="009B6E2B" w:rsidRDefault="00DC0995" w:rsidP="00D309C5">
      <w:pPr>
        <w:jc w:val="both"/>
        <w:rPr>
          <w:del w:id="722" w:author="Gonzalo Ríos" w:date="2026-04-13T00:27:00Z" w16du:dateUtc="2026-04-12T14:27:00Z"/>
          <w:rFonts w:ascii="Times New Roman" w:eastAsiaTheme="minorEastAsia" w:hAnsi="Times New Roman" w:cs="Times New Roman"/>
          <w:lang w:val="en-AU"/>
        </w:rPr>
      </w:pPr>
      <m:oMathPara>
        <m:oMathParaPr>
          <m:jc m:val="left"/>
        </m:oMathParaPr>
        <m:oMath>
          <m:sSub>
            <m:sSubPr>
              <m:ctrlPr>
                <w:del w:id="723" w:author="Gonzalo Ríos" w:date="2026-04-13T00:27:00Z" w16du:dateUtc="2026-04-12T14:27:00Z">
                  <w:rPr>
                    <w:rFonts w:ascii="Cambria Math" w:eastAsiaTheme="minorEastAsia" w:hAnsi="Cambria Math" w:cs="Times New Roman"/>
                    <w:i/>
                    <w:sz w:val="22"/>
                    <w:szCs w:val="22"/>
                    <w:lang w:val="en-AU"/>
                  </w:rPr>
                </w:del>
              </m:ctrlPr>
            </m:sSubPr>
            <m:e>
              <m:r>
                <w:del w:id="724" w:author="Gonzalo Ríos" w:date="2026-04-13T00:27:00Z" w16du:dateUtc="2026-04-12T14:27:00Z">
                  <w:rPr>
                    <w:rFonts w:ascii="Cambria Math" w:eastAsiaTheme="minorEastAsia" w:hAnsi="Cambria Math" w:cs="Times New Roman"/>
                    <w:sz w:val="22"/>
                    <w:szCs w:val="22"/>
                    <w:lang w:val="en-AU"/>
                  </w:rPr>
                  <m:t>N</m:t>
                </w:del>
              </m:r>
            </m:e>
            <m:sub>
              <m:r>
                <w:del w:id="725" w:author="Gonzalo Ríos" w:date="2026-04-13T00:27:00Z" w16du:dateUtc="2026-04-12T14:27:00Z">
                  <w:rPr>
                    <w:rFonts w:ascii="Cambria Math" w:eastAsiaTheme="minorEastAsia" w:hAnsi="Cambria Math" w:cs="Times New Roman"/>
                    <w:sz w:val="22"/>
                    <w:szCs w:val="22"/>
                    <w:lang w:val="en-AU"/>
                  </w:rPr>
                  <m:t>predicted</m:t>
                </w:del>
              </m:r>
            </m:sub>
          </m:sSub>
          <m:r>
            <w:del w:id="726" w:author="Gonzalo Ríos" w:date="2026-04-13T00:27:00Z" w16du:dateUtc="2026-04-12T14:27:00Z">
              <w:rPr>
                <w:rFonts w:ascii="Cambria Math" w:eastAsiaTheme="minorEastAsia" w:hAnsi="Cambria Math" w:cs="Times New Roman"/>
                <w:sz w:val="22"/>
                <w:szCs w:val="22"/>
                <w:lang w:val="en-AU"/>
              </w:rPr>
              <m:t>=</m:t>
            </w:del>
          </m:r>
          <m:r>
            <w:del w:id="727" w:author="Gonzalo Ríos" w:date="2026-04-13T00:27:00Z" w16du:dateUtc="2026-04-12T14:27:00Z">
              <w:rPr>
                <w:rFonts w:ascii="Cambria Math" w:eastAsiaTheme="minorEastAsia" w:hAnsi="Cambria Math" w:cs="Times New Roman"/>
                <w:sz w:val="22"/>
                <w:szCs w:val="22"/>
                <w:lang w:val="en-AU"/>
              </w:rPr>
              <m:t>Offset</m:t>
            </w:del>
          </m:r>
          <m:r>
            <w:del w:id="728" w:author="Gonzalo Ríos" w:date="2026-04-13T00:27:00Z" w16du:dateUtc="2026-04-12T14:27:00Z">
              <w:rPr>
                <w:rFonts w:ascii="Cambria Math" w:eastAsiaTheme="minorEastAsia" w:hAnsi="Cambria Math" w:cs="Times New Roman"/>
                <w:sz w:val="22"/>
                <w:szCs w:val="22"/>
                <w:lang w:val="en-AU"/>
              </w:rPr>
              <m:t>×</m:t>
            </w:del>
          </m:r>
          <m:func>
            <m:funcPr>
              <m:ctrlPr>
                <w:del w:id="729" w:author="Gonzalo Ríos" w:date="2026-04-13T00:27:00Z" w16du:dateUtc="2026-04-12T14:27:00Z">
                  <w:rPr>
                    <w:rFonts w:ascii="Cambria Math" w:eastAsiaTheme="minorEastAsia" w:hAnsi="Cambria Math" w:cs="Times New Roman"/>
                    <w:sz w:val="22"/>
                    <w:szCs w:val="22"/>
                    <w:lang w:val="en-AU"/>
                  </w:rPr>
                </w:del>
              </m:ctrlPr>
            </m:funcPr>
            <m:fName>
              <m:r>
                <w:del w:id="730" w:author="Gonzalo Ríos" w:date="2026-04-13T00:27:00Z" w16du:dateUtc="2026-04-12T14:27:00Z">
                  <m:rPr>
                    <m:sty m:val="p"/>
                  </m:rPr>
                  <w:rPr>
                    <w:rFonts w:ascii="Cambria Math" w:eastAsiaTheme="minorEastAsia" w:hAnsi="Cambria Math" w:cs="Times New Roman"/>
                    <w:sz w:val="22"/>
                    <w:szCs w:val="22"/>
                    <w:lang w:val="en-AU"/>
                  </w:rPr>
                  <m:t>exp</m:t>
                </w:del>
              </m:r>
            </m:fName>
            <m:e>
              <m:d>
                <m:dPr>
                  <m:begChr m:val="{"/>
                  <m:endChr m:val="}"/>
                  <m:ctrlPr>
                    <w:del w:id="731" w:author="Gonzalo Ríos" w:date="2026-04-13T00:27:00Z" w16du:dateUtc="2026-04-12T14:27:00Z">
                      <w:rPr>
                        <w:rFonts w:ascii="Cambria Math" w:eastAsiaTheme="minorEastAsia" w:hAnsi="Cambria Math" w:cs="Times New Roman"/>
                        <w:i/>
                        <w:sz w:val="22"/>
                        <w:szCs w:val="22"/>
                        <w:lang w:val="en-AU"/>
                      </w:rPr>
                    </w:del>
                  </m:ctrlPr>
                </m:dPr>
                <m:e>
                  <m:d>
                    <m:dPr>
                      <m:ctrlPr>
                        <w:del w:id="732" w:author="Gonzalo Ríos" w:date="2026-04-13T00:27:00Z" w16du:dateUtc="2026-04-12T14:27:00Z">
                          <w:rPr>
                            <w:rFonts w:ascii="Cambria Math" w:eastAsiaTheme="minorEastAsia" w:hAnsi="Cambria Math" w:cs="Times New Roman"/>
                            <w:i/>
                            <w:sz w:val="22"/>
                            <w:szCs w:val="22"/>
                            <w:lang w:val="en-AU"/>
                          </w:rPr>
                        </w:del>
                      </m:ctrlPr>
                    </m:dPr>
                    <m:e>
                      <m:r>
                        <w:del w:id="733" w:author="Gonzalo Ríos" w:date="2026-04-13T00:27:00Z" w16du:dateUtc="2026-04-12T14:27:00Z">
                          <w:rPr>
                            <w:rFonts w:ascii="Cambria Math" w:eastAsiaTheme="minorEastAsia" w:hAnsi="Cambria Math" w:cs="Times New Roman"/>
                            <w:sz w:val="22"/>
                            <w:szCs w:val="22"/>
                            <w:lang w:val="en-AU"/>
                          </w:rPr>
                          <m:t>0.069±0.073</m:t>
                        </w:del>
                      </m:r>
                    </m:e>
                  </m:d>
                  <m:sSub>
                    <m:sSubPr>
                      <m:ctrlPr>
                        <w:del w:id="734" w:author="Gonzalo Ríos" w:date="2026-04-13T00:27:00Z" w16du:dateUtc="2026-04-12T14:27:00Z">
                          <w:rPr>
                            <w:rFonts w:ascii="Cambria Math" w:eastAsiaTheme="minorEastAsia" w:hAnsi="Cambria Math" w:cs="Times New Roman"/>
                            <w:i/>
                            <w:sz w:val="22"/>
                            <w:szCs w:val="22"/>
                            <w:lang w:val="en-AU"/>
                          </w:rPr>
                        </w:del>
                      </m:ctrlPr>
                    </m:sSubPr>
                    <m:e>
                      <m:r>
                        <w:del w:id="735" w:author="Gonzalo Ríos" w:date="2026-04-13T00:27:00Z" w16du:dateUtc="2026-04-12T14:27:00Z">
                          <w:rPr>
                            <w:rFonts w:ascii="Cambria Math" w:eastAsiaTheme="minorEastAsia" w:hAnsi="Cambria Math" w:cs="Times New Roman"/>
                            <w:sz w:val="22"/>
                            <w:szCs w:val="22"/>
                            <w:lang w:val="en-AU"/>
                          </w:rPr>
                          <m:t>X</m:t>
                        </w:del>
                      </m:r>
                    </m:e>
                    <m:sub>
                      <m:r>
                        <w:del w:id="736" w:author="Gonzalo Ríos" w:date="2026-04-13T00:27:00Z" w16du:dateUtc="2026-04-12T14:27:00Z">
                          <w:rPr>
                            <w:rFonts w:ascii="Cambria Math" w:eastAsiaTheme="minorEastAsia" w:hAnsi="Cambria Math" w:cs="Times New Roman"/>
                            <w:sz w:val="22"/>
                            <w:szCs w:val="22"/>
                            <w:lang w:val="en-AU"/>
                          </w:rPr>
                          <m:t>1</m:t>
                        </w:del>
                      </m:r>
                    </m:sub>
                  </m:sSub>
                </m:e>
              </m:d>
            </m:e>
          </m:func>
          <m:r>
            <w:del w:id="737" w:author="Gonzalo Ríos" w:date="2026-04-13T00:27:00Z" w16du:dateUtc="2026-04-12T14:27:00Z">
              <w:rPr>
                <w:rFonts w:ascii="Cambria Math" w:eastAsiaTheme="minorEastAsia" w:hAnsi="Cambria Math" w:cs="Times New Roman"/>
                <w:sz w:val="22"/>
                <w:szCs w:val="22"/>
                <w:lang w:val="en-AU"/>
              </w:rPr>
              <m:t>×</m:t>
            </w:del>
          </m:r>
          <m:func>
            <m:funcPr>
              <m:ctrlPr>
                <w:del w:id="738" w:author="Gonzalo Ríos" w:date="2026-04-13T00:27:00Z" w16du:dateUtc="2026-04-12T14:27:00Z">
                  <w:rPr>
                    <w:rFonts w:ascii="Cambria Math" w:eastAsiaTheme="minorEastAsia" w:hAnsi="Cambria Math" w:cs="Times New Roman"/>
                    <w:i/>
                    <w:sz w:val="22"/>
                    <w:szCs w:val="22"/>
                    <w:lang w:val="en-AU"/>
                  </w:rPr>
                </w:del>
              </m:ctrlPr>
            </m:funcPr>
            <m:fName>
              <m:r>
                <w:del w:id="739" w:author="Gonzalo Ríos" w:date="2026-04-13T00:27:00Z" w16du:dateUtc="2026-04-12T14:27:00Z">
                  <m:rPr>
                    <m:sty m:val="p"/>
                  </m:rPr>
                  <w:rPr>
                    <w:rFonts w:ascii="Cambria Math" w:eastAsiaTheme="minorEastAsia" w:hAnsi="Cambria Math" w:cs="Times New Roman"/>
                    <w:sz w:val="22"/>
                    <w:szCs w:val="22"/>
                    <w:lang w:val="en-AU"/>
                  </w:rPr>
                  <m:t>exp</m:t>
                </w:del>
              </m:r>
            </m:fName>
            <m:e>
              <m:d>
                <m:dPr>
                  <m:begChr m:val="{"/>
                  <m:endChr m:val="}"/>
                  <m:ctrlPr>
                    <w:del w:id="740" w:author="Gonzalo Ríos" w:date="2026-04-13T00:27:00Z" w16du:dateUtc="2026-04-12T14:27:00Z">
                      <w:rPr>
                        <w:rFonts w:ascii="Cambria Math" w:eastAsiaTheme="minorEastAsia" w:hAnsi="Cambria Math" w:cs="Times New Roman"/>
                        <w:i/>
                        <w:sz w:val="22"/>
                        <w:szCs w:val="22"/>
                        <w:lang w:val="en-AU"/>
                      </w:rPr>
                    </w:del>
                  </m:ctrlPr>
                </m:dPr>
                <m:e>
                  <m:r>
                    <w:del w:id="741" w:author="Gonzalo Ríos" w:date="2026-04-13T00:27:00Z" w16du:dateUtc="2026-04-12T14:27:00Z">
                      <w:rPr>
                        <w:rFonts w:ascii="Cambria Math" w:eastAsiaTheme="minorEastAsia" w:hAnsi="Cambria Math" w:cs="Times New Roman"/>
                        <w:sz w:val="22"/>
                        <w:szCs w:val="22"/>
                        <w:lang w:val="en-AU"/>
                      </w:rPr>
                      <m:t>-</m:t>
                    </w:del>
                  </m:r>
                  <m:r>
                    <w:del w:id="742" w:author="Gonzalo Ríos" w:date="2026-04-13T00:27:00Z" w16du:dateUtc="2026-04-12T14:27:00Z">
                      <w:rPr>
                        <w:rFonts w:ascii="Cambria Math" w:eastAsiaTheme="minorEastAsia" w:hAnsi="Cambria Math" w:cs="Times New Roman"/>
                        <w:sz w:val="22"/>
                        <w:szCs w:val="22"/>
                        <w:lang w:val="en-AU"/>
                      </w:rPr>
                      <m:t>8.037+0.181</m:t>
                    </w:del>
                  </m:r>
                  <m:sSub>
                    <m:sSubPr>
                      <m:ctrlPr>
                        <w:del w:id="743" w:author="Gonzalo Ríos" w:date="2026-04-13T00:27:00Z" w16du:dateUtc="2026-04-12T14:27:00Z">
                          <w:rPr>
                            <w:rFonts w:ascii="Cambria Math" w:eastAsiaTheme="minorEastAsia" w:hAnsi="Cambria Math" w:cs="Times New Roman"/>
                            <w:i/>
                            <w:sz w:val="22"/>
                            <w:szCs w:val="22"/>
                            <w:lang w:val="en-AU"/>
                          </w:rPr>
                        </w:del>
                      </m:ctrlPr>
                    </m:sSubPr>
                    <m:e>
                      <m:r>
                        <w:del w:id="744" w:author="Gonzalo Ríos" w:date="2026-04-13T00:27:00Z" w16du:dateUtc="2026-04-12T14:27:00Z">
                          <w:rPr>
                            <w:rFonts w:ascii="Cambria Math" w:eastAsiaTheme="minorEastAsia" w:hAnsi="Cambria Math" w:cs="Times New Roman"/>
                            <w:sz w:val="22"/>
                            <w:szCs w:val="22"/>
                            <w:lang w:val="en-AU"/>
                          </w:rPr>
                          <m:t>X</m:t>
                        </w:del>
                      </m:r>
                    </m:e>
                    <m:sub>
                      <m:r>
                        <w:del w:id="745" w:author="Gonzalo Ríos" w:date="2026-04-13T00:27:00Z" w16du:dateUtc="2026-04-12T14:27:00Z">
                          <w:rPr>
                            <w:rFonts w:ascii="Cambria Math" w:eastAsiaTheme="minorEastAsia" w:hAnsi="Cambria Math" w:cs="Times New Roman"/>
                            <w:sz w:val="22"/>
                            <w:szCs w:val="22"/>
                            <w:lang w:val="en-AU"/>
                          </w:rPr>
                          <m:t>2</m:t>
                        </w:del>
                      </m:r>
                    </m:sub>
                  </m:sSub>
                  <m:r>
                    <w:del w:id="746" w:author="Gonzalo Ríos" w:date="2026-04-13T00:27:00Z" w16du:dateUtc="2026-04-12T14:27:00Z">
                      <w:rPr>
                        <w:rFonts w:ascii="Cambria Math" w:eastAsiaTheme="minorEastAsia" w:hAnsi="Cambria Math" w:cs="Times New Roman"/>
                        <w:sz w:val="22"/>
                        <w:szCs w:val="22"/>
                        <w:lang w:val="en-AU"/>
                      </w:rPr>
                      <m:t>+0.043</m:t>
                    </w:del>
                  </m:r>
                  <m:sSub>
                    <m:sSubPr>
                      <m:ctrlPr>
                        <w:del w:id="747" w:author="Gonzalo Ríos" w:date="2026-04-13T00:27:00Z" w16du:dateUtc="2026-04-12T14:27:00Z">
                          <w:rPr>
                            <w:rFonts w:ascii="Cambria Math" w:eastAsiaTheme="minorEastAsia" w:hAnsi="Cambria Math" w:cs="Times New Roman"/>
                            <w:i/>
                            <w:sz w:val="22"/>
                            <w:szCs w:val="22"/>
                            <w:lang w:val="en-AU"/>
                          </w:rPr>
                        </w:del>
                      </m:ctrlPr>
                    </m:sSubPr>
                    <m:e>
                      <m:r>
                        <w:del w:id="748" w:author="Gonzalo Ríos" w:date="2026-04-13T00:27:00Z" w16du:dateUtc="2026-04-12T14:27:00Z">
                          <w:rPr>
                            <w:rFonts w:ascii="Cambria Math" w:eastAsiaTheme="minorEastAsia" w:hAnsi="Cambria Math" w:cs="Times New Roman"/>
                            <w:sz w:val="22"/>
                            <w:szCs w:val="22"/>
                            <w:lang w:val="en-AU"/>
                          </w:rPr>
                          <m:t>X</m:t>
                        </w:del>
                      </m:r>
                    </m:e>
                    <m:sub>
                      <m:r>
                        <w:del w:id="749" w:author="Gonzalo Ríos" w:date="2026-04-13T00:27:00Z" w16du:dateUtc="2026-04-12T14:27:00Z">
                          <w:rPr>
                            <w:rFonts w:ascii="Cambria Math" w:eastAsiaTheme="minorEastAsia" w:hAnsi="Cambria Math" w:cs="Times New Roman"/>
                            <w:sz w:val="22"/>
                            <w:szCs w:val="22"/>
                            <w:lang w:val="en-AU"/>
                          </w:rPr>
                          <m:t>3</m:t>
                        </w:del>
                      </m:r>
                    </m:sub>
                  </m:sSub>
                  <m:r>
                    <w:del w:id="750" w:author="Gonzalo Ríos" w:date="2026-04-13T00:27:00Z" w16du:dateUtc="2026-04-12T14:27:00Z">
                      <w:rPr>
                        <w:rFonts w:ascii="Cambria Math" w:eastAsiaTheme="minorEastAsia" w:hAnsi="Cambria Math" w:cs="Times New Roman"/>
                        <w:sz w:val="22"/>
                        <w:szCs w:val="22"/>
                        <w:lang w:val="en-AU"/>
                      </w:rPr>
                      <m:t>+0.135</m:t>
                    </w:del>
                  </m:r>
                  <m:sSub>
                    <m:sSubPr>
                      <m:ctrlPr>
                        <w:del w:id="751" w:author="Gonzalo Ríos" w:date="2026-04-13T00:27:00Z" w16du:dateUtc="2026-04-12T14:27:00Z">
                          <w:rPr>
                            <w:rFonts w:ascii="Cambria Math" w:eastAsiaTheme="minorEastAsia" w:hAnsi="Cambria Math" w:cs="Times New Roman"/>
                            <w:i/>
                            <w:sz w:val="22"/>
                            <w:szCs w:val="22"/>
                            <w:lang w:val="en-AU"/>
                          </w:rPr>
                        </w:del>
                      </m:ctrlPr>
                    </m:sSubPr>
                    <m:e>
                      <m:r>
                        <w:del w:id="752" w:author="Gonzalo Ríos" w:date="2026-04-13T00:27:00Z" w16du:dateUtc="2026-04-12T14:27:00Z">
                          <w:rPr>
                            <w:rFonts w:ascii="Cambria Math" w:eastAsiaTheme="minorEastAsia" w:hAnsi="Cambria Math" w:cs="Times New Roman"/>
                            <w:sz w:val="22"/>
                            <w:szCs w:val="22"/>
                            <w:lang w:val="en-AU"/>
                          </w:rPr>
                          <m:t>X</m:t>
                        </w:del>
                      </m:r>
                    </m:e>
                    <m:sub>
                      <m:r>
                        <w:del w:id="753" w:author="Gonzalo Ríos" w:date="2026-04-13T00:27:00Z" w16du:dateUtc="2026-04-12T14:27:00Z">
                          <w:rPr>
                            <w:rFonts w:ascii="Cambria Math" w:eastAsiaTheme="minorEastAsia" w:hAnsi="Cambria Math" w:cs="Times New Roman"/>
                            <w:sz w:val="22"/>
                            <w:szCs w:val="22"/>
                            <w:lang w:val="en-AU"/>
                          </w:rPr>
                          <m:t>4</m:t>
                        </w:del>
                      </m:r>
                    </m:sub>
                  </m:sSub>
                  <m:r>
                    <w:del w:id="754" w:author="Gonzalo Ríos" w:date="2026-04-13T00:27:00Z" w16du:dateUtc="2026-04-12T14:27:00Z">
                      <w:rPr>
                        <w:rFonts w:ascii="Cambria Math" w:eastAsiaTheme="minorEastAsia" w:hAnsi="Cambria Math" w:cs="Times New Roman"/>
                        <w:sz w:val="22"/>
                        <w:szCs w:val="22"/>
                        <w:lang w:val="en-AU"/>
                      </w:rPr>
                      <m:t>-</m:t>
                    </w:del>
                  </m:r>
                  <m:r>
                    <w:del w:id="755" w:author="Gonzalo Ríos" w:date="2026-04-13T00:27:00Z" w16du:dateUtc="2026-04-12T14:27:00Z">
                      <w:rPr>
                        <w:rFonts w:ascii="Cambria Math" w:eastAsiaTheme="minorEastAsia" w:hAnsi="Cambria Math" w:cs="Times New Roman"/>
                        <w:sz w:val="22"/>
                        <w:szCs w:val="22"/>
                        <w:lang w:val="en-AU"/>
                      </w:rPr>
                      <m:t>0.008</m:t>
                    </w:del>
                  </m:r>
                  <m:sSub>
                    <m:sSubPr>
                      <m:ctrlPr>
                        <w:del w:id="756" w:author="Gonzalo Ríos" w:date="2026-04-13T00:27:00Z" w16du:dateUtc="2026-04-12T14:27:00Z">
                          <w:rPr>
                            <w:rFonts w:ascii="Cambria Math" w:eastAsiaTheme="minorEastAsia" w:hAnsi="Cambria Math" w:cs="Times New Roman"/>
                            <w:i/>
                            <w:sz w:val="22"/>
                            <w:szCs w:val="22"/>
                            <w:lang w:val="en-AU"/>
                          </w:rPr>
                        </w:del>
                      </m:ctrlPr>
                    </m:sSubPr>
                    <m:e>
                      <m:r>
                        <w:del w:id="757" w:author="Gonzalo Ríos" w:date="2026-04-13T00:27:00Z" w16du:dateUtc="2026-04-12T14:27:00Z">
                          <w:rPr>
                            <w:rFonts w:ascii="Cambria Math" w:eastAsiaTheme="minorEastAsia" w:hAnsi="Cambria Math" w:cs="Times New Roman"/>
                            <w:sz w:val="22"/>
                            <w:szCs w:val="22"/>
                            <w:lang w:val="en-AU"/>
                          </w:rPr>
                          <m:t>X</m:t>
                        </w:del>
                      </m:r>
                    </m:e>
                    <m:sub>
                      <m:r>
                        <w:del w:id="758" w:author="Gonzalo Ríos" w:date="2026-04-13T00:27:00Z" w16du:dateUtc="2026-04-12T14:27:00Z">
                          <w:rPr>
                            <w:rFonts w:ascii="Cambria Math" w:eastAsiaTheme="minorEastAsia" w:hAnsi="Cambria Math" w:cs="Times New Roman"/>
                            <w:sz w:val="22"/>
                            <w:szCs w:val="22"/>
                            <w:lang w:val="en-AU"/>
                          </w:rPr>
                          <m:t>5</m:t>
                        </w:del>
                      </m:r>
                    </m:sub>
                  </m:sSub>
                </m:e>
              </m:d>
            </m:e>
          </m:func>
          <m:r>
            <w:del w:id="759" w:author="Gonzalo Ríos" w:date="2026-04-13T00:27:00Z" w16du:dateUtc="2026-04-12T14:27:00Z">
              <w:rPr>
                <w:rFonts w:ascii="Cambria Math" w:eastAsiaTheme="minorEastAsia" w:hAnsi="Cambria Math" w:cs="Times New Roman"/>
                <w:sz w:val="22"/>
                <w:szCs w:val="22"/>
                <w:lang w:val="en-AU"/>
              </w:rPr>
              <m:t xml:space="preserve">     (8)</m:t>
            </w:del>
          </m:r>
        </m:oMath>
      </m:oMathPara>
    </w:p>
    <w:p w14:paraId="0037C7F3" w14:textId="3CF849DF" w:rsidR="00060612" w:rsidRPr="007C2B95" w:rsidDel="009B6E2B" w:rsidRDefault="00060612" w:rsidP="008717AD">
      <w:pPr>
        <w:jc w:val="both"/>
        <w:rPr>
          <w:del w:id="760" w:author="Gonzalo Ríos" w:date="2026-04-13T00:27:00Z" w16du:dateUtc="2026-04-12T14:27:00Z"/>
          <w:rFonts w:ascii="Times New Roman" w:hAnsi="Times New Roman" w:cs="Times New Roman"/>
          <w:lang w:val="en-AU"/>
        </w:rPr>
      </w:pPr>
    </w:p>
    <w:p w14:paraId="2EA7CF17" w14:textId="00E5AF0D" w:rsidR="008F7A26" w:rsidRPr="007C2B95" w:rsidDel="009B6E2B" w:rsidRDefault="00B03EF1" w:rsidP="008F7A26">
      <w:pPr>
        <w:jc w:val="both"/>
        <w:rPr>
          <w:del w:id="761" w:author="Gonzalo Ríos" w:date="2026-04-13T00:27:00Z" w16du:dateUtc="2026-04-12T14:27:00Z"/>
          <w:rFonts w:ascii="Times New Roman" w:hAnsi="Times New Roman" w:cs="Times New Roman"/>
          <w:lang w:val="en-AU"/>
        </w:rPr>
      </w:pPr>
      <w:del w:id="762" w:author="Gonzalo Ríos" w:date="2026-04-13T00:27:00Z" w16du:dateUtc="2026-04-12T14:27:00Z">
        <w:r w:rsidRPr="007C2B95" w:rsidDel="009B6E2B">
          <w:rPr>
            <w:rFonts w:ascii="Times New Roman" w:hAnsi="Times New Roman" w:cs="Times New Roman"/>
            <w:lang w:val="en-AU"/>
          </w:rPr>
          <w:delText xml:space="preserve">Table 3: Estimated parameters for fixed-effects and </w:delText>
        </w:r>
        <w:r w:rsidR="00B358C4" w:rsidRPr="007C2B95" w:rsidDel="009B6E2B">
          <w:rPr>
            <w:rFonts w:ascii="Times New Roman" w:hAnsi="Times New Roman" w:cs="Times New Roman"/>
            <w:lang w:val="en-AU"/>
          </w:rPr>
          <w:delText>random parameters</w:delText>
        </w:r>
        <w:r w:rsidR="008F7A26" w:rsidRPr="007C2B95" w:rsidDel="009B6E2B">
          <w:rPr>
            <w:rFonts w:ascii="Times New Roman" w:hAnsi="Times New Roman" w:cs="Times New Roman"/>
            <w:lang w:val="en-AU"/>
          </w:rPr>
          <w:delText xml:space="preserve"> </w:delText>
        </w:r>
        <w:r w:rsidRPr="007C2B95" w:rsidDel="009B6E2B">
          <w:rPr>
            <w:rFonts w:ascii="Times New Roman" w:hAnsi="Times New Roman" w:cs="Times New Roman"/>
            <w:lang w:val="en-AU"/>
          </w:rPr>
          <w:delText xml:space="preserve">Negative Binomial </w:delText>
        </w:r>
        <w:r w:rsidR="008F7A26" w:rsidRPr="007C2B95" w:rsidDel="009B6E2B">
          <w:rPr>
            <w:rFonts w:ascii="Times New Roman" w:hAnsi="Times New Roman" w:cs="Times New Roman"/>
            <w:lang w:val="en-AU"/>
          </w:rPr>
          <w:delText>models</w:delText>
        </w:r>
        <w:r w:rsidR="00E66263" w:rsidRPr="007C2B95" w:rsidDel="009B6E2B">
          <w:rPr>
            <w:rFonts w:ascii="Times New Roman" w:hAnsi="Times New Roman" w:cs="Times New Roman"/>
            <w:lang w:val="en-AU"/>
          </w:rPr>
          <w:delText>.</w:delText>
        </w:r>
      </w:del>
    </w:p>
    <w:tbl>
      <w:tblPr>
        <w:tblStyle w:val="TableGrid"/>
        <w:tblW w:w="0" w:type="auto"/>
        <w:tblLook w:val="04A0" w:firstRow="1" w:lastRow="0" w:firstColumn="1" w:lastColumn="0" w:noHBand="0" w:noVBand="1"/>
      </w:tblPr>
      <w:tblGrid>
        <w:gridCol w:w="1555"/>
        <w:gridCol w:w="1275"/>
        <w:gridCol w:w="1134"/>
        <w:gridCol w:w="1134"/>
        <w:gridCol w:w="1342"/>
        <w:gridCol w:w="76"/>
        <w:gridCol w:w="1212"/>
        <w:gridCol w:w="64"/>
        <w:gridCol w:w="1224"/>
      </w:tblGrid>
      <w:tr w:rsidR="008F7A26" w:rsidRPr="007C2B95" w:rsidDel="009B6E2B" w14:paraId="188C4F47" w14:textId="72D4416E" w:rsidTr="00D10366">
        <w:trPr>
          <w:del w:id="763" w:author="Gonzalo Ríos" w:date="2026-04-13T00:27:00Z"/>
        </w:trPr>
        <w:tc>
          <w:tcPr>
            <w:tcW w:w="1555" w:type="dxa"/>
            <w:tcBorders>
              <w:top w:val="nil"/>
              <w:left w:val="nil"/>
              <w:bottom w:val="nil"/>
              <w:right w:val="single" w:sz="4" w:space="0" w:color="auto"/>
            </w:tcBorders>
          </w:tcPr>
          <w:p w14:paraId="54101A86" w14:textId="06793382" w:rsidR="008F7A26" w:rsidRPr="007C2B95" w:rsidDel="009B6E2B" w:rsidRDefault="008F7A26" w:rsidP="008F7A26">
            <w:pPr>
              <w:jc w:val="both"/>
              <w:rPr>
                <w:del w:id="764" w:author="Gonzalo Ríos" w:date="2026-04-13T00:27:00Z" w16du:dateUtc="2026-04-12T14:27:00Z"/>
                <w:rFonts w:ascii="Times New Roman" w:hAnsi="Times New Roman" w:cs="Times New Roman"/>
                <w:lang w:val="en-AU"/>
              </w:rPr>
            </w:pPr>
          </w:p>
        </w:tc>
        <w:tc>
          <w:tcPr>
            <w:tcW w:w="3543" w:type="dxa"/>
            <w:gridSpan w:val="3"/>
            <w:tcBorders>
              <w:top w:val="nil"/>
              <w:left w:val="single" w:sz="4" w:space="0" w:color="auto"/>
              <w:bottom w:val="nil"/>
              <w:right w:val="single" w:sz="4" w:space="0" w:color="auto"/>
            </w:tcBorders>
            <w:vAlign w:val="center"/>
          </w:tcPr>
          <w:p w14:paraId="27846932" w14:textId="3B557071" w:rsidR="008F7A26" w:rsidRPr="007C2B95" w:rsidDel="009B6E2B" w:rsidRDefault="00264DD4" w:rsidP="00060612">
            <w:pPr>
              <w:jc w:val="center"/>
              <w:rPr>
                <w:del w:id="765" w:author="Gonzalo Ríos" w:date="2026-04-13T00:27:00Z" w16du:dateUtc="2026-04-12T14:27:00Z"/>
                <w:rFonts w:ascii="Times New Roman" w:hAnsi="Times New Roman" w:cs="Times New Roman"/>
                <w:b/>
                <w:bCs/>
                <w:lang w:val="en-AU"/>
              </w:rPr>
            </w:pPr>
            <w:del w:id="766" w:author="Gonzalo Ríos" w:date="2026-04-13T00:27:00Z" w16du:dateUtc="2026-04-12T14:27:00Z">
              <w:r w:rsidRPr="007C2B95" w:rsidDel="009B6E2B">
                <w:rPr>
                  <w:rFonts w:ascii="Times New Roman" w:hAnsi="Times New Roman" w:cs="Times New Roman"/>
                  <w:b/>
                  <w:bCs/>
                  <w:lang w:val="en-AU"/>
                </w:rPr>
                <w:delText>Fixed</w:delText>
              </w:r>
              <w:r w:rsidR="00060612" w:rsidRPr="007C2B95" w:rsidDel="009B6E2B">
                <w:rPr>
                  <w:rFonts w:ascii="Times New Roman" w:hAnsi="Times New Roman" w:cs="Times New Roman"/>
                  <w:b/>
                  <w:bCs/>
                  <w:lang w:val="en-AU"/>
                </w:rPr>
                <w:delText>-effects</w:delText>
              </w:r>
            </w:del>
          </w:p>
        </w:tc>
        <w:tc>
          <w:tcPr>
            <w:tcW w:w="3918" w:type="dxa"/>
            <w:gridSpan w:val="5"/>
            <w:tcBorders>
              <w:top w:val="nil"/>
              <w:left w:val="single" w:sz="4" w:space="0" w:color="auto"/>
              <w:bottom w:val="nil"/>
              <w:right w:val="nil"/>
            </w:tcBorders>
            <w:vAlign w:val="center"/>
          </w:tcPr>
          <w:p w14:paraId="3C11F90E" w14:textId="19AF3D6D" w:rsidR="008F7A26" w:rsidRPr="007C2B95" w:rsidDel="009B6E2B" w:rsidRDefault="00B358C4" w:rsidP="00060612">
            <w:pPr>
              <w:jc w:val="center"/>
              <w:rPr>
                <w:del w:id="767" w:author="Gonzalo Ríos" w:date="2026-04-13T00:27:00Z" w16du:dateUtc="2026-04-12T14:27:00Z"/>
                <w:rFonts w:ascii="Times New Roman" w:hAnsi="Times New Roman" w:cs="Times New Roman"/>
                <w:b/>
                <w:bCs/>
                <w:lang w:val="en-AU"/>
              </w:rPr>
            </w:pPr>
            <w:del w:id="768" w:author="Gonzalo Ríos" w:date="2026-04-13T00:27:00Z" w16du:dateUtc="2026-04-12T14:27:00Z">
              <w:r w:rsidRPr="007C2B95" w:rsidDel="009B6E2B">
                <w:rPr>
                  <w:rFonts w:ascii="Times New Roman" w:hAnsi="Times New Roman" w:cs="Times New Roman"/>
                  <w:b/>
                  <w:bCs/>
                  <w:lang w:val="en-AU"/>
                </w:rPr>
                <w:delText>Random parameters</w:delText>
              </w:r>
            </w:del>
          </w:p>
        </w:tc>
      </w:tr>
      <w:tr w:rsidR="008F7A26" w:rsidRPr="007C2B95" w:rsidDel="009B6E2B" w14:paraId="1DD882CE" w14:textId="00F4CFF3" w:rsidTr="00D10366">
        <w:trPr>
          <w:trHeight w:val="498"/>
          <w:del w:id="769" w:author="Gonzalo Ríos" w:date="2026-04-13T00:27:00Z"/>
        </w:trPr>
        <w:tc>
          <w:tcPr>
            <w:tcW w:w="1555" w:type="dxa"/>
            <w:tcBorders>
              <w:top w:val="nil"/>
              <w:left w:val="nil"/>
              <w:bottom w:val="single" w:sz="4" w:space="0" w:color="auto"/>
              <w:right w:val="single" w:sz="4" w:space="0" w:color="auto"/>
            </w:tcBorders>
            <w:vAlign w:val="center"/>
          </w:tcPr>
          <w:p w14:paraId="7F5133F9" w14:textId="30F7B074" w:rsidR="008F7A26" w:rsidRPr="007C2B95" w:rsidDel="009B6E2B" w:rsidRDefault="008F7A26" w:rsidP="006446A2">
            <w:pPr>
              <w:jc w:val="center"/>
              <w:rPr>
                <w:del w:id="770" w:author="Gonzalo Ríos" w:date="2026-04-13T00:27:00Z" w16du:dateUtc="2026-04-12T14:27:00Z"/>
                <w:rFonts w:ascii="Times New Roman" w:hAnsi="Times New Roman" w:cs="Times New Roman"/>
                <w:b/>
                <w:bCs/>
                <w:lang w:val="en-AU"/>
              </w:rPr>
            </w:pPr>
            <w:del w:id="771" w:author="Gonzalo Ríos" w:date="2026-04-13T00:27:00Z" w16du:dateUtc="2026-04-12T14:27:00Z">
              <w:r w:rsidRPr="007C2B95" w:rsidDel="009B6E2B">
                <w:rPr>
                  <w:rFonts w:ascii="Times New Roman" w:hAnsi="Times New Roman" w:cs="Times New Roman"/>
                  <w:b/>
                  <w:bCs/>
                  <w:lang w:val="en-AU"/>
                </w:rPr>
                <w:delText>Variable</w:delText>
              </w:r>
            </w:del>
          </w:p>
        </w:tc>
        <w:tc>
          <w:tcPr>
            <w:tcW w:w="1275" w:type="dxa"/>
            <w:tcBorders>
              <w:top w:val="nil"/>
              <w:left w:val="single" w:sz="4" w:space="0" w:color="auto"/>
              <w:bottom w:val="single" w:sz="4" w:space="0" w:color="auto"/>
              <w:right w:val="nil"/>
            </w:tcBorders>
            <w:vAlign w:val="center"/>
          </w:tcPr>
          <w:p w14:paraId="6943D509" w14:textId="10A9B5BF" w:rsidR="008F7A26" w:rsidRPr="007C2B95" w:rsidDel="009B6E2B" w:rsidRDefault="008F7A26" w:rsidP="006446A2">
            <w:pPr>
              <w:jc w:val="center"/>
              <w:rPr>
                <w:del w:id="772" w:author="Gonzalo Ríos" w:date="2026-04-13T00:27:00Z" w16du:dateUtc="2026-04-12T14:27:00Z"/>
                <w:rFonts w:ascii="Times New Roman" w:hAnsi="Times New Roman" w:cs="Times New Roman"/>
                <w:b/>
                <w:bCs/>
                <w:lang w:val="en-AU"/>
              </w:rPr>
            </w:pPr>
            <w:del w:id="773" w:author="Gonzalo Ríos" w:date="2026-04-13T00:27:00Z" w16du:dateUtc="2026-04-12T14:27:00Z">
              <w:r w:rsidRPr="007C2B95" w:rsidDel="009B6E2B">
                <w:rPr>
                  <w:rFonts w:ascii="Times New Roman" w:hAnsi="Times New Roman" w:cs="Times New Roman"/>
                  <w:b/>
                  <w:bCs/>
                  <w:lang w:val="en-AU"/>
                </w:rPr>
                <w:delText>Coefficient</w:delText>
              </w:r>
            </w:del>
          </w:p>
        </w:tc>
        <w:tc>
          <w:tcPr>
            <w:tcW w:w="1134" w:type="dxa"/>
            <w:tcBorders>
              <w:top w:val="nil"/>
              <w:left w:val="nil"/>
              <w:bottom w:val="single" w:sz="4" w:space="0" w:color="auto"/>
              <w:right w:val="nil"/>
            </w:tcBorders>
            <w:vAlign w:val="center"/>
          </w:tcPr>
          <w:p w14:paraId="6A50A497" w14:textId="09591323" w:rsidR="008F7A26" w:rsidRPr="007C2B95" w:rsidDel="009B6E2B" w:rsidRDefault="008F7A26" w:rsidP="006446A2">
            <w:pPr>
              <w:jc w:val="center"/>
              <w:rPr>
                <w:del w:id="774" w:author="Gonzalo Ríos" w:date="2026-04-13T00:27:00Z" w16du:dateUtc="2026-04-12T14:27:00Z"/>
                <w:rFonts w:ascii="Times New Roman" w:hAnsi="Times New Roman" w:cs="Times New Roman"/>
                <w:b/>
                <w:bCs/>
                <w:lang w:val="en-AU"/>
              </w:rPr>
            </w:pPr>
            <w:del w:id="775" w:author="Gonzalo Ríos" w:date="2026-04-13T00:27:00Z" w16du:dateUtc="2026-04-12T14:27:00Z">
              <w:r w:rsidRPr="007C2B95" w:rsidDel="009B6E2B">
                <w:rPr>
                  <w:rFonts w:ascii="Times New Roman" w:hAnsi="Times New Roman" w:cs="Times New Roman"/>
                  <w:b/>
                  <w:bCs/>
                  <w:lang w:val="en-AU"/>
                </w:rPr>
                <w:delText>Std. Err.</w:delText>
              </w:r>
            </w:del>
          </w:p>
        </w:tc>
        <w:tc>
          <w:tcPr>
            <w:tcW w:w="1134" w:type="dxa"/>
            <w:tcBorders>
              <w:top w:val="nil"/>
              <w:left w:val="nil"/>
              <w:bottom w:val="single" w:sz="4" w:space="0" w:color="auto"/>
              <w:right w:val="single" w:sz="4" w:space="0" w:color="auto"/>
            </w:tcBorders>
            <w:vAlign w:val="center"/>
          </w:tcPr>
          <w:p w14:paraId="32C72B65" w14:textId="62D20F15" w:rsidR="008F7A26" w:rsidRPr="007C2B95" w:rsidDel="009B6E2B" w:rsidRDefault="008F7A26" w:rsidP="006446A2">
            <w:pPr>
              <w:jc w:val="center"/>
              <w:rPr>
                <w:del w:id="776" w:author="Gonzalo Ríos" w:date="2026-04-13T00:27:00Z" w16du:dateUtc="2026-04-12T14:27:00Z"/>
                <w:rFonts w:ascii="Times New Roman" w:hAnsi="Times New Roman" w:cs="Times New Roman"/>
                <w:b/>
                <w:bCs/>
                <w:lang w:val="en-AU"/>
              </w:rPr>
            </w:pPr>
            <w:del w:id="777" w:author="Gonzalo Ríos" w:date="2026-04-13T00:27:00Z" w16du:dateUtc="2026-04-12T14:27:00Z">
              <w:r w:rsidRPr="007C2B95" w:rsidDel="009B6E2B">
                <w:rPr>
                  <w:rFonts w:ascii="Times New Roman" w:hAnsi="Times New Roman" w:cs="Times New Roman"/>
                  <w:b/>
                  <w:bCs/>
                  <w:lang w:val="en-AU"/>
                </w:rPr>
                <w:delText>p-value</w:delText>
              </w:r>
            </w:del>
          </w:p>
        </w:tc>
        <w:tc>
          <w:tcPr>
            <w:tcW w:w="1418" w:type="dxa"/>
            <w:gridSpan w:val="2"/>
            <w:tcBorders>
              <w:top w:val="nil"/>
              <w:left w:val="single" w:sz="4" w:space="0" w:color="auto"/>
              <w:bottom w:val="single" w:sz="4" w:space="0" w:color="auto"/>
              <w:right w:val="nil"/>
            </w:tcBorders>
            <w:vAlign w:val="center"/>
          </w:tcPr>
          <w:p w14:paraId="5F8897A7" w14:textId="2DF709B0" w:rsidR="008F7A26" w:rsidRPr="007C2B95" w:rsidDel="009B6E2B" w:rsidRDefault="008F7A26" w:rsidP="006446A2">
            <w:pPr>
              <w:jc w:val="center"/>
              <w:rPr>
                <w:del w:id="778" w:author="Gonzalo Ríos" w:date="2026-04-13T00:27:00Z" w16du:dateUtc="2026-04-12T14:27:00Z"/>
                <w:rFonts w:ascii="Times New Roman" w:hAnsi="Times New Roman" w:cs="Times New Roman"/>
                <w:b/>
                <w:bCs/>
                <w:lang w:val="en-AU"/>
              </w:rPr>
            </w:pPr>
            <w:del w:id="779" w:author="Gonzalo Ríos" w:date="2026-04-13T00:27:00Z" w16du:dateUtc="2026-04-12T14:27:00Z">
              <w:r w:rsidRPr="007C2B95" w:rsidDel="009B6E2B">
                <w:rPr>
                  <w:rFonts w:ascii="Times New Roman" w:hAnsi="Times New Roman" w:cs="Times New Roman"/>
                  <w:b/>
                  <w:bCs/>
                  <w:lang w:val="en-AU"/>
                </w:rPr>
                <w:delText>Coefficient</w:delText>
              </w:r>
            </w:del>
          </w:p>
        </w:tc>
        <w:tc>
          <w:tcPr>
            <w:tcW w:w="1276" w:type="dxa"/>
            <w:gridSpan w:val="2"/>
            <w:tcBorders>
              <w:top w:val="nil"/>
              <w:left w:val="nil"/>
              <w:bottom w:val="single" w:sz="4" w:space="0" w:color="auto"/>
              <w:right w:val="nil"/>
            </w:tcBorders>
            <w:vAlign w:val="center"/>
          </w:tcPr>
          <w:p w14:paraId="19A4FD66" w14:textId="78CF1D3B" w:rsidR="008F7A26" w:rsidRPr="007C2B95" w:rsidDel="009B6E2B" w:rsidRDefault="008F7A26" w:rsidP="006446A2">
            <w:pPr>
              <w:jc w:val="center"/>
              <w:rPr>
                <w:del w:id="780" w:author="Gonzalo Ríos" w:date="2026-04-13T00:27:00Z" w16du:dateUtc="2026-04-12T14:27:00Z"/>
                <w:rFonts w:ascii="Times New Roman" w:hAnsi="Times New Roman" w:cs="Times New Roman"/>
                <w:b/>
                <w:bCs/>
                <w:lang w:val="en-AU"/>
              </w:rPr>
            </w:pPr>
            <w:del w:id="781" w:author="Gonzalo Ríos" w:date="2026-04-13T00:27:00Z" w16du:dateUtc="2026-04-12T14:27:00Z">
              <w:r w:rsidRPr="007C2B95" w:rsidDel="009B6E2B">
                <w:rPr>
                  <w:rFonts w:ascii="Times New Roman" w:hAnsi="Times New Roman" w:cs="Times New Roman"/>
                  <w:b/>
                  <w:bCs/>
                  <w:lang w:val="en-AU"/>
                </w:rPr>
                <w:delText>Std. Err.</w:delText>
              </w:r>
            </w:del>
          </w:p>
        </w:tc>
        <w:tc>
          <w:tcPr>
            <w:tcW w:w="1224" w:type="dxa"/>
            <w:tcBorders>
              <w:top w:val="nil"/>
              <w:left w:val="nil"/>
              <w:bottom w:val="single" w:sz="4" w:space="0" w:color="auto"/>
              <w:right w:val="nil"/>
            </w:tcBorders>
            <w:vAlign w:val="center"/>
          </w:tcPr>
          <w:p w14:paraId="6CB14E43" w14:textId="15FF5F39" w:rsidR="008F7A26" w:rsidRPr="007C2B95" w:rsidDel="009B6E2B" w:rsidRDefault="008F7A26" w:rsidP="006446A2">
            <w:pPr>
              <w:jc w:val="center"/>
              <w:rPr>
                <w:del w:id="782" w:author="Gonzalo Ríos" w:date="2026-04-13T00:27:00Z" w16du:dateUtc="2026-04-12T14:27:00Z"/>
                <w:rFonts w:ascii="Times New Roman" w:hAnsi="Times New Roman" w:cs="Times New Roman"/>
                <w:b/>
                <w:bCs/>
                <w:lang w:val="en-AU"/>
              </w:rPr>
            </w:pPr>
            <w:del w:id="783" w:author="Gonzalo Ríos" w:date="2026-04-13T00:27:00Z" w16du:dateUtc="2026-04-12T14:27:00Z">
              <w:r w:rsidRPr="007C2B95" w:rsidDel="009B6E2B">
                <w:rPr>
                  <w:rFonts w:ascii="Times New Roman" w:hAnsi="Times New Roman" w:cs="Times New Roman"/>
                  <w:b/>
                  <w:bCs/>
                  <w:lang w:val="en-AU"/>
                </w:rPr>
                <w:delText>p-value</w:delText>
              </w:r>
            </w:del>
          </w:p>
        </w:tc>
      </w:tr>
      <w:tr w:rsidR="008F7A26" w:rsidRPr="007C2B95" w:rsidDel="009B6E2B" w14:paraId="5E1F20B1" w14:textId="3E0882B6" w:rsidTr="00601A89">
        <w:trPr>
          <w:trHeight w:val="423"/>
          <w:del w:id="784" w:author="Gonzalo Ríos" w:date="2026-04-13T00:27:00Z"/>
        </w:trPr>
        <w:tc>
          <w:tcPr>
            <w:tcW w:w="1555" w:type="dxa"/>
            <w:tcBorders>
              <w:top w:val="single" w:sz="4" w:space="0" w:color="auto"/>
              <w:left w:val="nil"/>
              <w:bottom w:val="nil"/>
              <w:right w:val="single" w:sz="4" w:space="0" w:color="auto"/>
            </w:tcBorders>
            <w:vAlign w:val="center"/>
          </w:tcPr>
          <w:p w14:paraId="595259E9" w14:textId="31E06A3D" w:rsidR="008F7A26" w:rsidRPr="007C2B95" w:rsidDel="009B6E2B" w:rsidRDefault="008F7A26" w:rsidP="00601A89">
            <w:pPr>
              <w:rPr>
                <w:del w:id="785" w:author="Gonzalo Ríos" w:date="2026-04-13T00:27:00Z" w16du:dateUtc="2026-04-12T14:27:00Z"/>
                <w:rFonts w:ascii="Times New Roman" w:hAnsi="Times New Roman" w:cs="Times New Roman"/>
                <w:lang w:val="en-AU"/>
              </w:rPr>
            </w:pPr>
            <w:del w:id="786" w:author="Gonzalo Ríos" w:date="2026-04-13T00:27:00Z" w16du:dateUtc="2026-04-12T14:27:00Z">
              <w:r w:rsidRPr="007C2B95" w:rsidDel="009B6E2B">
                <w:rPr>
                  <w:rFonts w:ascii="Times New Roman" w:hAnsi="Times New Roman" w:cs="Times New Roman"/>
                  <w:lang w:val="en-AU"/>
                </w:rPr>
                <w:delText>Constant</w:delText>
              </w:r>
            </w:del>
          </w:p>
        </w:tc>
        <w:tc>
          <w:tcPr>
            <w:tcW w:w="1275" w:type="dxa"/>
            <w:tcBorders>
              <w:top w:val="single" w:sz="4" w:space="0" w:color="auto"/>
              <w:left w:val="single" w:sz="4" w:space="0" w:color="auto"/>
              <w:bottom w:val="nil"/>
              <w:right w:val="nil"/>
            </w:tcBorders>
            <w:vAlign w:val="center"/>
          </w:tcPr>
          <w:p w14:paraId="475026BF" w14:textId="22BD76FA" w:rsidR="008F7A26" w:rsidRPr="007C2B95" w:rsidDel="009B6E2B" w:rsidRDefault="008F7A26" w:rsidP="00601A89">
            <w:pPr>
              <w:jc w:val="center"/>
              <w:rPr>
                <w:del w:id="787" w:author="Gonzalo Ríos" w:date="2026-04-13T00:27:00Z" w16du:dateUtc="2026-04-12T14:27:00Z"/>
                <w:rFonts w:ascii="Times New Roman" w:hAnsi="Times New Roman" w:cs="Times New Roman"/>
                <w:lang w:val="en-AU"/>
              </w:rPr>
            </w:pPr>
            <w:del w:id="788" w:author="Gonzalo Ríos" w:date="2026-04-13T00:27:00Z" w16du:dateUtc="2026-04-12T14:27:00Z">
              <w:r w:rsidRPr="007C2B95" w:rsidDel="009B6E2B">
                <w:rPr>
                  <w:rFonts w:ascii="Times New Roman" w:hAnsi="Times New Roman" w:cs="Times New Roman"/>
                  <w:lang w:val="en-AU"/>
                </w:rPr>
                <w:delText>-7.977</w:delText>
              </w:r>
            </w:del>
          </w:p>
        </w:tc>
        <w:tc>
          <w:tcPr>
            <w:tcW w:w="1134" w:type="dxa"/>
            <w:tcBorders>
              <w:top w:val="single" w:sz="4" w:space="0" w:color="auto"/>
              <w:left w:val="nil"/>
              <w:bottom w:val="nil"/>
              <w:right w:val="nil"/>
            </w:tcBorders>
            <w:vAlign w:val="center"/>
          </w:tcPr>
          <w:p w14:paraId="68EB44D3" w14:textId="21AEE34A" w:rsidR="008F7A26" w:rsidRPr="007C2B95" w:rsidDel="009B6E2B" w:rsidRDefault="008F7A26" w:rsidP="00601A89">
            <w:pPr>
              <w:jc w:val="center"/>
              <w:rPr>
                <w:del w:id="789" w:author="Gonzalo Ríos" w:date="2026-04-13T00:27:00Z" w16du:dateUtc="2026-04-12T14:27:00Z"/>
                <w:rFonts w:ascii="Times New Roman" w:hAnsi="Times New Roman" w:cs="Times New Roman"/>
                <w:lang w:val="en-AU"/>
              </w:rPr>
            </w:pPr>
            <w:del w:id="790" w:author="Gonzalo Ríos" w:date="2026-04-13T00:27:00Z" w16du:dateUtc="2026-04-12T14:27:00Z">
              <w:r w:rsidRPr="007C2B95" w:rsidDel="009B6E2B">
                <w:rPr>
                  <w:rFonts w:ascii="Times New Roman" w:hAnsi="Times New Roman" w:cs="Times New Roman"/>
                  <w:lang w:val="en-AU"/>
                </w:rPr>
                <w:delText>0.185</w:delText>
              </w:r>
            </w:del>
          </w:p>
        </w:tc>
        <w:tc>
          <w:tcPr>
            <w:tcW w:w="1134" w:type="dxa"/>
            <w:tcBorders>
              <w:top w:val="single" w:sz="4" w:space="0" w:color="auto"/>
              <w:left w:val="nil"/>
              <w:bottom w:val="nil"/>
              <w:right w:val="single" w:sz="4" w:space="0" w:color="auto"/>
            </w:tcBorders>
            <w:vAlign w:val="center"/>
          </w:tcPr>
          <w:p w14:paraId="24BC51E2" w14:textId="4724C1EA" w:rsidR="008F7A26" w:rsidRPr="007C2B95" w:rsidDel="009B6E2B" w:rsidRDefault="008F7A26" w:rsidP="00601A89">
            <w:pPr>
              <w:jc w:val="center"/>
              <w:rPr>
                <w:del w:id="791" w:author="Gonzalo Ríos" w:date="2026-04-13T00:27:00Z" w16du:dateUtc="2026-04-12T14:27:00Z"/>
                <w:rFonts w:ascii="Times New Roman" w:hAnsi="Times New Roman" w:cs="Times New Roman"/>
                <w:lang w:val="en-AU"/>
              </w:rPr>
            </w:pPr>
            <w:del w:id="792" w:author="Gonzalo Ríos" w:date="2026-04-13T00:27:00Z" w16du:dateUtc="2026-04-12T14:27:00Z">
              <w:r w:rsidRPr="007C2B95" w:rsidDel="009B6E2B">
                <w:rPr>
                  <w:rFonts w:ascii="Times New Roman" w:hAnsi="Times New Roman" w:cs="Times New Roman"/>
                  <w:lang w:val="en-AU"/>
                </w:rPr>
                <w:delText>&lt;0.000</w:delText>
              </w:r>
              <w:r w:rsidRPr="007C2B95" w:rsidDel="009B6E2B">
                <w:rPr>
                  <w:rFonts w:ascii="Times New Roman" w:hAnsi="Times New Roman" w:cs="Times New Roman"/>
                  <w:vertAlign w:val="superscript"/>
                  <w:lang w:val="en-AU"/>
                </w:rPr>
                <w:delText>***</w:delText>
              </w:r>
            </w:del>
          </w:p>
        </w:tc>
        <w:tc>
          <w:tcPr>
            <w:tcW w:w="1418" w:type="dxa"/>
            <w:gridSpan w:val="2"/>
            <w:tcBorders>
              <w:top w:val="single" w:sz="4" w:space="0" w:color="auto"/>
              <w:left w:val="single" w:sz="4" w:space="0" w:color="auto"/>
              <w:bottom w:val="nil"/>
              <w:right w:val="nil"/>
            </w:tcBorders>
            <w:vAlign w:val="center"/>
          </w:tcPr>
          <w:p w14:paraId="679E0EE9" w14:textId="13D276B7" w:rsidR="008F7A26" w:rsidRPr="007C2B95" w:rsidDel="009B6E2B" w:rsidRDefault="00264DD4" w:rsidP="00601A89">
            <w:pPr>
              <w:jc w:val="center"/>
              <w:rPr>
                <w:del w:id="793" w:author="Gonzalo Ríos" w:date="2026-04-13T00:27:00Z" w16du:dateUtc="2026-04-12T14:27:00Z"/>
                <w:rFonts w:ascii="Times New Roman" w:hAnsi="Times New Roman" w:cs="Times New Roman"/>
                <w:lang w:val="en-AU"/>
              </w:rPr>
            </w:pPr>
            <w:del w:id="794" w:author="Gonzalo Ríos" w:date="2026-04-13T00:27:00Z" w16du:dateUtc="2026-04-12T14:27:00Z">
              <w:r w:rsidRPr="007C2B95" w:rsidDel="009B6E2B">
                <w:rPr>
                  <w:rFonts w:ascii="Times New Roman" w:hAnsi="Times New Roman" w:cs="Times New Roman"/>
                  <w:lang w:val="en-AU"/>
                </w:rPr>
                <w:delText>-8.037</w:delText>
              </w:r>
            </w:del>
          </w:p>
        </w:tc>
        <w:tc>
          <w:tcPr>
            <w:tcW w:w="1276" w:type="dxa"/>
            <w:gridSpan w:val="2"/>
            <w:tcBorders>
              <w:top w:val="single" w:sz="4" w:space="0" w:color="auto"/>
              <w:left w:val="nil"/>
              <w:bottom w:val="nil"/>
              <w:right w:val="nil"/>
            </w:tcBorders>
            <w:vAlign w:val="center"/>
          </w:tcPr>
          <w:p w14:paraId="35AEE93F" w14:textId="6C368995" w:rsidR="008F7A26" w:rsidRPr="007C2B95" w:rsidDel="009B6E2B" w:rsidRDefault="00264DD4" w:rsidP="00601A89">
            <w:pPr>
              <w:jc w:val="center"/>
              <w:rPr>
                <w:del w:id="795" w:author="Gonzalo Ríos" w:date="2026-04-13T00:27:00Z" w16du:dateUtc="2026-04-12T14:27:00Z"/>
                <w:rFonts w:ascii="Times New Roman" w:hAnsi="Times New Roman" w:cs="Times New Roman"/>
                <w:lang w:val="en-AU"/>
              </w:rPr>
            </w:pPr>
            <w:del w:id="796" w:author="Gonzalo Ríos" w:date="2026-04-13T00:27:00Z" w16du:dateUtc="2026-04-12T14:27:00Z">
              <w:r w:rsidRPr="007C2B95" w:rsidDel="009B6E2B">
                <w:rPr>
                  <w:rFonts w:ascii="Times New Roman" w:hAnsi="Times New Roman" w:cs="Times New Roman"/>
                  <w:lang w:val="en-AU"/>
                </w:rPr>
                <w:delText>0.174</w:delText>
              </w:r>
            </w:del>
          </w:p>
        </w:tc>
        <w:tc>
          <w:tcPr>
            <w:tcW w:w="1224" w:type="dxa"/>
            <w:tcBorders>
              <w:top w:val="single" w:sz="4" w:space="0" w:color="auto"/>
              <w:left w:val="nil"/>
              <w:bottom w:val="nil"/>
              <w:right w:val="single" w:sz="4" w:space="0" w:color="auto"/>
            </w:tcBorders>
            <w:vAlign w:val="center"/>
          </w:tcPr>
          <w:p w14:paraId="1236DF3F" w14:textId="0558E2FC" w:rsidR="008F7A26" w:rsidRPr="007C2B95" w:rsidDel="009B6E2B" w:rsidRDefault="00264DD4" w:rsidP="00601A89">
            <w:pPr>
              <w:jc w:val="center"/>
              <w:rPr>
                <w:del w:id="797" w:author="Gonzalo Ríos" w:date="2026-04-13T00:27:00Z" w16du:dateUtc="2026-04-12T14:27:00Z"/>
                <w:rFonts w:ascii="Times New Roman" w:hAnsi="Times New Roman" w:cs="Times New Roman"/>
                <w:lang w:val="en-AU"/>
              </w:rPr>
            </w:pPr>
            <w:del w:id="798" w:author="Gonzalo Ríos" w:date="2026-04-13T00:27:00Z" w16du:dateUtc="2026-04-12T14:27:00Z">
              <w:r w:rsidRPr="007C2B95" w:rsidDel="009B6E2B">
                <w:rPr>
                  <w:rFonts w:ascii="Times New Roman" w:hAnsi="Times New Roman" w:cs="Times New Roman"/>
                  <w:lang w:val="en-AU"/>
                </w:rPr>
                <w:delText>&lt;0.000</w:delText>
              </w:r>
              <w:r w:rsidRPr="007C2B95" w:rsidDel="009B6E2B">
                <w:rPr>
                  <w:rFonts w:ascii="Times New Roman" w:hAnsi="Times New Roman" w:cs="Times New Roman"/>
                  <w:vertAlign w:val="superscript"/>
                  <w:lang w:val="en-AU"/>
                </w:rPr>
                <w:delText>***</w:delText>
              </w:r>
            </w:del>
          </w:p>
        </w:tc>
      </w:tr>
      <w:tr w:rsidR="008F7A26" w:rsidRPr="007C2B95" w:rsidDel="009B6E2B" w14:paraId="7BB992DB" w14:textId="13D7E1A8" w:rsidTr="00601A89">
        <w:trPr>
          <w:trHeight w:val="708"/>
          <w:del w:id="799" w:author="Gonzalo Ríos" w:date="2026-04-13T00:27:00Z"/>
        </w:trPr>
        <w:tc>
          <w:tcPr>
            <w:tcW w:w="1555" w:type="dxa"/>
            <w:tcBorders>
              <w:top w:val="nil"/>
              <w:left w:val="nil"/>
              <w:bottom w:val="nil"/>
              <w:right w:val="single" w:sz="4" w:space="0" w:color="auto"/>
            </w:tcBorders>
            <w:vAlign w:val="center"/>
          </w:tcPr>
          <w:p w14:paraId="161EECC2" w14:textId="2992B46E" w:rsidR="008F7A26" w:rsidRPr="007C2B95" w:rsidDel="009B6E2B" w:rsidRDefault="008F7A26" w:rsidP="00601A89">
            <w:pPr>
              <w:rPr>
                <w:del w:id="800" w:author="Gonzalo Ríos" w:date="2026-04-13T00:27:00Z" w16du:dateUtc="2026-04-12T14:27:00Z"/>
                <w:rFonts w:ascii="Times New Roman" w:hAnsi="Times New Roman" w:cs="Times New Roman"/>
                <w:lang w:val="en-AU"/>
              </w:rPr>
            </w:pPr>
            <w:del w:id="801" w:author="Gonzalo Ríos" w:date="2026-04-13T00:27:00Z" w16du:dateUtc="2026-04-12T14:27:00Z">
              <w:r w:rsidRPr="007C2B95" w:rsidDel="009B6E2B">
                <w:rPr>
                  <w:rFonts w:ascii="Times New Roman" w:hAnsi="Times New Roman" w:cs="Times New Roman"/>
                  <w:lang w:val="en-AU"/>
                </w:rPr>
                <w:delText>Grade breaks per length</w:delText>
              </w:r>
              <w:r w:rsidR="006446A2" w:rsidRPr="007C2B95" w:rsidDel="009B6E2B">
                <w:rPr>
                  <w:rFonts w:ascii="Times New Roman" w:hAnsi="Times New Roman" w:cs="Times New Roman"/>
                  <w:lang w:val="en-AU"/>
                </w:rPr>
                <w:delText xml:space="preserve"> (X</w:delText>
              </w:r>
              <w:r w:rsidR="006446A2" w:rsidRPr="007C2B95" w:rsidDel="009B6E2B">
                <w:rPr>
                  <w:rFonts w:ascii="Times New Roman" w:hAnsi="Times New Roman" w:cs="Times New Roman"/>
                  <w:vertAlign w:val="subscript"/>
                  <w:lang w:val="en-AU"/>
                </w:rPr>
                <w:delText>1</w:delText>
              </w:r>
              <w:r w:rsidR="006446A2" w:rsidRPr="007C2B95" w:rsidDel="009B6E2B">
                <w:rPr>
                  <w:rFonts w:ascii="Times New Roman" w:hAnsi="Times New Roman" w:cs="Times New Roman"/>
                  <w:lang w:val="en-AU"/>
                </w:rPr>
                <w:delText>)</w:delText>
              </w:r>
            </w:del>
          </w:p>
        </w:tc>
        <w:tc>
          <w:tcPr>
            <w:tcW w:w="1275" w:type="dxa"/>
            <w:tcBorders>
              <w:top w:val="nil"/>
              <w:left w:val="single" w:sz="4" w:space="0" w:color="auto"/>
              <w:bottom w:val="nil"/>
              <w:right w:val="nil"/>
            </w:tcBorders>
            <w:vAlign w:val="center"/>
          </w:tcPr>
          <w:p w14:paraId="3B6D92BD" w14:textId="0DB5C876" w:rsidR="008F7A26" w:rsidRPr="007C2B95" w:rsidDel="009B6E2B" w:rsidRDefault="008F7A26" w:rsidP="00601A89">
            <w:pPr>
              <w:jc w:val="center"/>
              <w:rPr>
                <w:del w:id="802" w:author="Gonzalo Ríos" w:date="2026-04-13T00:27:00Z" w16du:dateUtc="2026-04-12T14:27:00Z"/>
                <w:rFonts w:ascii="Times New Roman" w:hAnsi="Times New Roman" w:cs="Times New Roman"/>
                <w:lang w:val="en-AU"/>
              </w:rPr>
            </w:pPr>
            <w:del w:id="803" w:author="Gonzalo Ríos" w:date="2026-04-13T00:27:00Z" w16du:dateUtc="2026-04-12T14:27:00Z">
              <w:r w:rsidRPr="007C2B95" w:rsidDel="009B6E2B">
                <w:rPr>
                  <w:rFonts w:ascii="Times New Roman" w:hAnsi="Times New Roman" w:cs="Times New Roman"/>
                  <w:lang w:val="en-AU"/>
                </w:rPr>
                <w:delText>0.098</w:delText>
              </w:r>
            </w:del>
          </w:p>
        </w:tc>
        <w:tc>
          <w:tcPr>
            <w:tcW w:w="1134" w:type="dxa"/>
            <w:tcBorders>
              <w:top w:val="nil"/>
              <w:left w:val="nil"/>
              <w:bottom w:val="nil"/>
              <w:right w:val="nil"/>
            </w:tcBorders>
            <w:vAlign w:val="center"/>
          </w:tcPr>
          <w:p w14:paraId="75A32257" w14:textId="267F35C0" w:rsidR="008F7A26" w:rsidRPr="007C2B95" w:rsidDel="009B6E2B" w:rsidRDefault="008F7A26" w:rsidP="00601A89">
            <w:pPr>
              <w:jc w:val="center"/>
              <w:rPr>
                <w:del w:id="804" w:author="Gonzalo Ríos" w:date="2026-04-13T00:27:00Z" w16du:dateUtc="2026-04-12T14:27:00Z"/>
                <w:rFonts w:ascii="Times New Roman" w:hAnsi="Times New Roman" w:cs="Times New Roman"/>
                <w:lang w:val="en-AU"/>
              </w:rPr>
            </w:pPr>
            <w:del w:id="805" w:author="Gonzalo Ríos" w:date="2026-04-13T00:27:00Z" w16du:dateUtc="2026-04-12T14:27:00Z">
              <w:r w:rsidRPr="007C2B95" w:rsidDel="009B6E2B">
                <w:rPr>
                  <w:rFonts w:ascii="Times New Roman" w:hAnsi="Times New Roman" w:cs="Times New Roman"/>
                  <w:lang w:val="en-AU"/>
                </w:rPr>
                <w:delText>0.035</w:delText>
              </w:r>
            </w:del>
          </w:p>
        </w:tc>
        <w:tc>
          <w:tcPr>
            <w:tcW w:w="1134" w:type="dxa"/>
            <w:tcBorders>
              <w:top w:val="nil"/>
              <w:left w:val="nil"/>
              <w:bottom w:val="nil"/>
              <w:right w:val="single" w:sz="4" w:space="0" w:color="auto"/>
            </w:tcBorders>
            <w:vAlign w:val="center"/>
          </w:tcPr>
          <w:p w14:paraId="0E6960F7" w14:textId="34E860E2" w:rsidR="008F7A26" w:rsidRPr="007C2B95" w:rsidDel="009B6E2B" w:rsidRDefault="008F7A26" w:rsidP="00601A89">
            <w:pPr>
              <w:jc w:val="center"/>
              <w:rPr>
                <w:del w:id="806" w:author="Gonzalo Ríos" w:date="2026-04-13T00:27:00Z" w16du:dateUtc="2026-04-12T14:27:00Z"/>
                <w:rFonts w:ascii="Times New Roman" w:hAnsi="Times New Roman" w:cs="Times New Roman"/>
                <w:lang w:val="en-AU"/>
              </w:rPr>
            </w:pPr>
            <w:del w:id="807" w:author="Gonzalo Ríos" w:date="2026-04-13T00:27:00Z" w16du:dateUtc="2026-04-12T14:27:00Z">
              <w:r w:rsidRPr="007C2B95" w:rsidDel="009B6E2B">
                <w:rPr>
                  <w:rFonts w:ascii="Times New Roman" w:hAnsi="Times New Roman" w:cs="Times New Roman"/>
                  <w:lang w:val="en-AU"/>
                </w:rPr>
                <w:delText>0.005</w:delText>
              </w:r>
              <w:r w:rsidRPr="007C2B95" w:rsidDel="009B6E2B">
                <w:rPr>
                  <w:rFonts w:ascii="Times New Roman" w:hAnsi="Times New Roman" w:cs="Times New Roman"/>
                  <w:vertAlign w:val="superscript"/>
                  <w:lang w:val="en-AU"/>
                </w:rPr>
                <w:delText>**</w:delText>
              </w:r>
            </w:del>
          </w:p>
        </w:tc>
        <w:tc>
          <w:tcPr>
            <w:tcW w:w="1418" w:type="dxa"/>
            <w:gridSpan w:val="2"/>
            <w:tcBorders>
              <w:top w:val="nil"/>
              <w:left w:val="single" w:sz="4" w:space="0" w:color="auto"/>
              <w:bottom w:val="nil"/>
              <w:right w:val="nil"/>
            </w:tcBorders>
            <w:vAlign w:val="center"/>
          </w:tcPr>
          <w:p w14:paraId="1D0117B1" w14:textId="22B27538" w:rsidR="008F7A26" w:rsidRPr="007C2B95" w:rsidDel="009B6E2B" w:rsidRDefault="00264DD4" w:rsidP="00601A89">
            <w:pPr>
              <w:jc w:val="center"/>
              <w:rPr>
                <w:del w:id="808" w:author="Gonzalo Ríos" w:date="2026-04-13T00:27:00Z" w16du:dateUtc="2026-04-12T14:27:00Z"/>
                <w:rFonts w:ascii="Times New Roman" w:hAnsi="Times New Roman" w:cs="Times New Roman"/>
                <w:lang w:val="en-AU"/>
              </w:rPr>
            </w:pPr>
            <w:del w:id="809" w:author="Gonzalo Ríos" w:date="2026-04-13T00:27:00Z" w16du:dateUtc="2026-04-12T14:27:00Z">
              <w:r w:rsidRPr="007C2B95" w:rsidDel="009B6E2B">
                <w:rPr>
                  <w:rFonts w:ascii="Times New Roman" w:hAnsi="Times New Roman" w:cs="Times New Roman"/>
                  <w:lang w:val="en-AU"/>
                </w:rPr>
                <w:delText>0.069</w:delText>
              </w:r>
            </w:del>
          </w:p>
        </w:tc>
        <w:tc>
          <w:tcPr>
            <w:tcW w:w="1276" w:type="dxa"/>
            <w:gridSpan w:val="2"/>
            <w:tcBorders>
              <w:top w:val="nil"/>
              <w:left w:val="nil"/>
              <w:bottom w:val="nil"/>
              <w:right w:val="nil"/>
            </w:tcBorders>
            <w:vAlign w:val="center"/>
          </w:tcPr>
          <w:p w14:paraId="4F77AA8B" w14:textId="5D6DDA12" w:rsidR="008F7A26" w:rsidRPr="007C2B95" w:rsidDel="009B6E2B" w:rsidRDefault="00264DD4" w:rsidP="00601A89">
            <w:pPr>
              <w:jc w:val="center"/>
              <w:rPr>
                <w:del w:id="810" w:author="Gonzalo Ríos" w:date="2026-04-13T00:27:00Z" w16du:dateUtc="2026-04-12T14:27:00Z"/>
                <w:rFonts w:ascii="Times New Roman" w:hAnsi="Times New Roman" w:cs="Times New Roman"/>
                <w:lang w:val="en-AU"/>
              </w:rPr>
            </w:pPr>
            <w:del w:id="811" w:author="Gonzalo Ríos" w:date="2026-04-13T00:27:00Z" w16du:dateUtc="2026-04-12T14:27:00Z">
              <w:r w:rsidRPr="007C2B95" w:rsidDel="009B6E2B">
                <w:rPr>
                  <w:rFonts w:ascii="Times New Roman" w:hAnsi="Times New Roman" w:cs="Times New Roman"/>
                  <w:lang w:val="en-AU"/>
                </w:rPr>
                <w:delText>0.061</w:delText>
              </w:r>
            </w:del>
          </w:p>
        </w:tc>
        <w:tc>
          <w:tcPr>
            <w:tcW w:w="1224" w:type="dxa"/>
            <w:tcBorders>
              <w:top w:val="nil"/>
              <w:left w:val="nil"/>
              <w:bottom w:val="nil"/>
              <w:right w:val="single" w:sz="4" w:space="0" w:color="auto"/>
            </w:tcBorders>
            <w:vAlign w:val="center"/>
          </w:tcPr>
          <w:p w14:paraId="49CEF406" w14:textId="5C3C6412" w:rsidR="008F7A26" w:rsidRPr="007C2B95" w:rsidDel="009B6E2B" w:rsidRDefault="00264DD4" w:rsidP="00601A89">
            <w:pPr>
              <w:jc w:val="center"/>
              <w:rPr>
                <w:del w:id="812" w:author="Gonzalo Ríos" w:date="2026-04-13T00:27:00Z" w16du:dateUtc="2026-04-12T14:27:00Z"/>
                <w:rFonts w:ascii="Times New Roman" w:hAnsi="Times New Roman" w:cs="Times New Roman"/>
                <w:lang w:val="en-AU"/>
              </w:rPr>
            </w:pPr>
            <w:del w:id="813" w:author="Gonzalo Ríos" w:date="2026-04-13T00:27:00Z" w16du:dateUtc="2026-04-12T14:27:00Z">
              <w:r w:rsidRPr="007C2B95" w:rsidDel="009B6E2B">
                <w:rPr>
                  <w:rFonts w:ascii="Times New Roman" w:hAnsi="Times New Roman" w:cs="Times New Roman"/>
                  <w:lang w:val="en-AU"/>
                </w:rPr>
                <w:delText>0.253</w:delText>
              </w:r>
            </w:del>
          </w:p>
        </w:tc>
      </w:tr>
      <w:tr w:rsidR="008F7A26" w:rsidRPr="007C2B95" w:rsidDel="009B6E2B" w14:paraId="0712B480" w14:textId="133BD0EF" w:rsidTr="00601A89">
        <w:trPr>
          <w:trHeight w:val="705"/>
          <w:del w:id="814" w:author="Gonzalo Ríos" w:date="2026-04-13T00:27:00Z"/>
        </w:trPr>
        <w:tc>
          <w:tcPr>
            <w:tcW w:w="1555" w:type="dxa"/>
            <w:tcBorders>
              <w:top w:val="nil"/>
              <w:left w:val="nil"/>
              <w:bottom w:val="nil"/>
              <w:right w:val="single" w:sz="4" w:space="0" w:color="auto"/>
            </w:tcBorders>
            <w:vAlign w:val="center"/>
          </w:tcPr>
          <w:p w14:paraId="1943E56E" w14:textId="14B4B8F2" w:rsidR="008F7A26" w:rsidRPr="007C2B95" w:rsidDel="009B6E2B" w:rsidRDefault="008F7A26" w:rsidP="00601A89">
            <w:pPr>
              <w:rPr>
                <w:del w:id="815" w:author="Gonzalo Ríos" w:date="2026-04-13T00:27:00Z" w16du:dateUtc="2026-04-12T14:27:00Z"/>
                <w:rFonts w:ascii="Times New Roman" w:hAnsi="Times New Roman" w:cs="Times New Roman"/>
                <w:lang w:val="en-AU"/>
              </w:rPr>
            </w:pPr>
            <w:del w:id="816" w:author="Gonzalo Ríos" w:date="2026-04-13T00:27:00Z" w16du:dateUtc="2026-04-12T14:27:00Z">
              <w:r w:rsidRPr="007C2B95" w:rsidDel="009B6E2B">
                <w:rPr>
                  <w:rFonts w:ascii="Times New Roman" w:hAnsi="Times New Roman" w:cs="Times New Roman"/>
                  <w:lang w:val="en-AU"/>
                </w:rPr>
                <w:delText>Interchanges per length</w:delText>
              </w:r>
              <w:r w:rsidR="006446A2" w:rsidRPr="007C2B95" w:rsidDel="009B6E2B">
                <w:rPr>
                  <w:rFonts w:ascii="Times New Roman" w:hAnsi="Times New Roman" w:cs="Times New Roman"/>
                  <w:lang w:val="en-AU"/>
                </w:rPr>
                <w:delText xml:space="preserve"> (X2)</w:delText>
              </w:r>
            </w:del>
          </w:p>
        </w:tc>
        <w:tc>
          <w:tcPr>
            <w:tcW w:w="1275" w:type="dxa"/>
            <w:tcBorders>
              <w:top w:val="nil"/>
              <w:left w:val="single" w:sz="4" w:space="0" w:color="auto"/>
              <w:bottom w:val="nil"/>
              <w:right w:val="nil"/>
            </w:tcBorders>
            <w:vAlign w:val="center"/>
          </w:tcPr>
          <w:p w14:paraId="5CC568D4" w14:textId="36B93C16" w:rsidR="008F7A26" w:rsidRPr="007C2B95" w:rsidDel="009B6E2B" w:rsidRDefault="008F7A26" w:rsidP="00601A89">
            <w:pPr>
              <w:jc w:val="center"/>
              <w:rPr>
                <w:del w:id="817" w:author="Gonzalo Ríos" w:date="2026-04-13T00:27:00Z" w16du:dateUtc="2026-04-12T14:27:00Z"/>
                <w:rFonts w:ascii="Times New Roman" w:hAnsi="Times New Roman" w:cs="Times New Roman"/>
                <w:lang w:val="en-AU"/>
              </w:rPr>
            </w:pPr>
            <w:del w:id="818" w:author="Gonzalo Ríos" w:date="2026-04-13T00:27:00Z" w16du:dateUtc="2026-04-12T14:27:00Z">
              <w:r w:rsidRPr="007C2B95" w:rsidDel="009B6E2B">
                <w:rPr>
                  <w:rFonts w:ascii="Times New Roman" w:hAnsi="Times New Roman" w:cs="Times New Roman"/>
                  <w:lang w:val="en-AU"/>
                </w:rPr>
                <w:delText>0.178</w:delText>
              </w:r>
            </w:del>
          </w:p>
        </w:tc>
        <w:tc>
          <w:tcPr>
            <w:tcW w:w="1134" w:type="dxa"/>
            <w:tcBorders>
              <w:top w:val="nil"/>
              <w:left w:val="nil"/>
              <w:bottom w:val="nil"/>
              <w:right w:val="nil"/>
            </w:tcBorders>
            <w:vAlign w:val="center"/>
          </w:tcPr>
          <w:p w14:paraId="1C536BE1" w14:textId="51BA5042" w:rsidR="008F7A26" w:rsidRPr="007C2B95" w:rsidDel="009B6E2B" w:rsidRDefault="008F7A26" w:rsidP="00601A89">
            <w:pPr>
              <w:jc w:val="center"/>
              <w:rPr>
                <w:del w:id="819" w:author="Gonzalo Ríos" w:date="2026-04-13T00:27:00Z" w16du:dateUtc="2026-04-12T14:27:00Z"/>
                <w:rFonts w:ascii="Times New Roman" w:hAnsi="Times New Roman" w:cs="Times New Roman"/>
                <w:lang w:val="en-AU"/>
              </w:rPr>
            </w:pPr>
            <w:del w:id="820" w:author="Gonzalo Ríos" w:date="2026-04-13T00:27:00Z" w16du:dateUtc="2026-04-12T14:27:00Z">
              <w:r w:rsidRPr="007C2B95" w:rsidDel="009B6E2B">
                <w:rPr>
                  <w:rFonts w:ascii="Times New Roman" w:hAnsi="Times New Roman" w:cs="Times New Roman"/>
                  <w:lang w:val="en-AU"/>
                </w:rPr>
                <w:delText>0.076</w:delText>
              </w:r>
            </w:del>
          </w:p>
        </w:tc>
        <w:tc>
          <w:tcPr>
            <w:tcW w:w="1134" w:type="dxa"/>
            <w:tcBorders>
              <w:top w:val="nil"/>
              <w:left w:val="nil"/>
              <w:bottom w:val="nil"/>
              <w:right w:val="single" w:sz="4" w:space="0" w:color="auto"/>
            </w:tcBorders>
            <w:vAlign w:val="center"/>
          </w:tcPr>
          <w:p w14:paraId="475E4891" w14:textId="6CCCE2CF" w:rsidR="008F7A26" w:rsidRPr="007C2B95" w:rsidDel="009B6E2B" w:rsidRDefault="008F7A26" w:rsidP="00601A89">
            <w:pPr>
              <w:jc w:val="center"/>
              <w:rPr>
                <w:del w:id="821" w:author="Gonzalo Ríos" w:date="2026-04-13T00:27:00Z" w16du:dateUtc="2026-04-12T14:27:00Z"/>
                <w:rFonts w:ascii="Times New Roman" w:hAnsi="Times New Roman" w:cs="Times New Roman"/>
                <w:vertAlign w:val="superscript"/>
                <w:lang w:val="en-AU"/>
              </w:rPr>
            </w:pPr>
            <w:del w:id="822" w:author="Gonzalo Ríos" w:date="2026-04-13T00:27:00Z" w16du:dateUtc="2026-04-12T14:27:00Z">
              <w:r w:rsidRPr="007C2B95" w:rsidDel="009B6E2B">
                <w:rPr>
                  <w:rFonts w:ascii="Times New Roman" w:hAnsi="Times New Roman" w:cs="Times New Roman"/>
                  <w:lang w:val="en-AU"/>
                </w:rPr>
                <w:delText>0.019</w:delText>
              </w:r>
              <w:r w:rsidRPr="007C2B95" w:rsidDel="009B6E2B">
                <w:rPr>
                  <w:rFonts w:ascii="Times New Roman" w:hAnsi="Times New Roman" w:cs="Times New Roman"/>
                  <w:vertAlign w:val="superscript"/>
                  <w:lang w:val="en-AU"/>
                </w:rPr>
                <w:delText>*</w:delText>
              </w:r>
            </w:del>
          </w:p>
        </w:tc>
        <w:tc>
          <w:tcPr>
            <w:tcW w:w="1418" w:type="dxa"/>
            <w:gridSpan w:val="2"/>
            <w:tcBorders>
              <w:top w:val="nil"/>
              <w:left w:val="single" w:sz="4" w:space="0" w:color="auto"/>
              <w:bottom w:val="nil"/>
              <w:right w:val="nil"/>
            </w:tcBorders>
            <w:vAlign w:val="center"/>
          </w:tcPr>
          <w:p w14:paraId="07322DEB" w14:textId="4F6D314D" w:rsidR="008F7A26" w:rsidRPr="007C2B95" w:rsidDel="009B6E2B" w:rsidRDefault="00264DD4" w:rsidP="00601A89">
            <w:pPr>
              <w:jc w:val="center"/>
              <w:rPr>
                <w:del w:id="823" w:author="Gonzalo Ríos" w:date="2026-04-13T00:27:00Z" w16du:dateUtc="2026-04-12T14:27:00Z"/>
                <w:rFonts w:ascii="Times New Roman" w:hAnsi="Times New Roman" w:cs="Times New Roman"/>
                <w:lang w:val="en-AU"/>
              </w:rPr>
            </w:pPr>
            <w:del w:id="824" w:author="Gonzalo Ríos" w:date="2026-04-13T00:27:00Z" w16du:dateUtc="2026-04-12T14:27:00Z">
              <w:r w:rsidRPr="007C2B95" w:rsidDel="009B6E2B">
                <w:rPr>
                  <w:rFonts w:ascii="Times New Roman" w:hAnsi="Times New Roman" w:cs="Times New Roman"/>
                  <w:lang w:val="en-AU"/>
                </w:rPr>
                <w:delText>0.181</w:delText>
              </w:r>
            </w:del>
          </w:p>
        </w:tc>
        <w:tc>
          <w:tcPr>
            <w:tcW w:w="1276" w:type="dxa"/>
            <w:gridSpan w:val="2"/>
            <w:tcBorders>
              <w:top w:val="nil"/>
              <w:left w:val="nil"/>
              <w:bottom w:val="nil"/>
              <w:right w:val="nil"/>
            </w:tcBorders>
            <w:vAlign w:val="center"/>
          </w:tcPr>
          <w:p w14:paraId="0BB14D1F" w14:textId="1BCA7FEB" w:rsidR="008F7A26" w:rsidRPr="007C2B95" w:rsidDel="009B6E2B" w:rsidRDefault="00264DD4" w:rsidP="00601A89">
            <w:pPr>
              <w:jc w:val="center"/>
              <w:rPr>
                <w:del w:id="825" w:author="Gonzalo Ríos" w:date="2026-04-13T00:27:00Z" w16du:dateUtc="2026-04-12T14:27:00Z"/>
                <w:rFonts w:ascii="Times New Roman" w:hAnsi="Times New Roman" w:cs="Times New Roman"/>
                <w:lang w:val="en-AU"/>
              </w:rPr>
            </w:pPr>
            <w:del w:id="826" w:author="Gonzalo Ríos" w:date="2026-04-13T00:27:00Z" w16du:dateUtc="2026-04-12T14:27:00Z">
              <w:r w:rsidRPr="007C2B95" w:rsidDel="009B6E2B">
                <w:rPr>
                  <w:rFonts w:ascii="Times New Roman" w:hAnsi="Times New Roman" w:cs="Times New Roman"/>
                  <w:lang w:val="en-AU"/>
                </w:rPr>
                <w:delText>0.075</w:delText>
              </w:r>
            </w:del>
          </w:p>
        </w:tc>
        <w:tc>
          <w:tcPr>
            <w:tcW w:w="1224" w:type="dxa"/>
            <w:tcBorders>
              <w:top w:val="nil"/>
              <w:left w:val="nil"/>
              <w:bottom w:val="nil"/>
              <w:right w:val="single" w:sz="4" w:space="0" w:color="auto"/>
            </w:tcBorders>
            <w:vAlign w:val="center"/>
          </w:tcPr>
          <w:p w14:paraId="4450386D" w14:textId="222F7F85" w:rsidR="008F7A26" w:rsidRPr="007C2B95" w:rsidDel="009B6E2B" w:rsidRDefault="00264DD4" w:rsidP="00601A89">
            <w:pPr>
              <w:jc w:val="center"/>
              <w:rPr>
                <w:del w:id="827" w:author="Gonzalo Ríos" w:date="2026-04-13T00:27:00Z" w16du:dateUtc="2026-04-12T14:27:00Z"/>
                <w:rFonts w:ascii="Times New Roman" w:hAnsi="Times New Roman" w:cs="Times New Roman"/>
                <w:vertAlign w:val="superscript"/>
                <w:lang w:val="en-AU"/>
              </w:rPr>
            </w:pPr>
            <w:del w:id="828" w:author="Gonzalo Ríos" w:date="2026-04-13T00:27:00Z" w16du:dateUtc="2026-04-12T14:27:00Z">
              <w:r w:rsidRPr="007C2B95" w:rsidDel="009B6E2B">
                <w:rPr>
                  <w:rFonts w:ascii="Times New Roman" w:hAnsi="Times New Roman" w:cs="Times New Roman"/>
                  <w:lang w:val="en-AU"/>
                </w:rPr>
                <w:delText>0.016</w:delText>
              </w:r>
              <w:r w:rsidRPr="007C2B95" w:rsidDel="009B6E2B">
                <w:rPr>
                  <w:rFonts w:ascii="Times New Roman" w:hAnsi="Times New Roman" w:cs="Times New Roman"/>
                  <w:vertAlign w:val="superscript"/>
                  <w:lang w:val="en-AU"/>
                </w:rPr>
                <w:delText>*</w:delText>
              </w:r>
            </w:del>
          </w:p>
        </w:tc>
      </w:tr>
      <w:tr w:rsidR="008F7A26" w:rsidRPr="007C2B95" w:rsidDel="009B6E2B" w14:paraId="6BAC47FF" w14:textId="5DA77D89" w:rsidTr="00601A89">
        <w:trPr>
          <w:trHeight w:val="714"/>
          <w:del w:id="829" w:author="Gonzalo Ríos" w:date="2026-04-13T00:27:00Z"/>
        </w:trPr>
        <w:tc>
          <w:tcPr>
            <w:tcW w:w="1555" w:type="dxa"/>
            <w:tcBorders>
              <w:top w:val="nil"/>
              <w:left w:val="nil"/>
              <w:bottom w:val="nil"/>
              <w:right w:val="single" w:sz="4" w:space="0" w:color="auto"/>
            </w:tcBorders>
            <w:vAlign w:val="center"/>
          </w:tcPr>
          <w:p w14:paraId="73A35376" w14:textId="1C2CF9AD" w:rsidR="008F7A26" w:rsidRPr="007C2B95" w:rsidDel="009B6E2B" w:rsidRDefault="008F7A26" w:rsidP="00601A89">
            <w:pPr>
              <w:rPr>
                <w:del w:id="830" w:author="Gonzalo Ríos" w:date="2026-04-13T00:27:00Z" w16du:dateUtc="2026-04-12T14:27:00Z"/>
                <w:rFonts w:ascii="Times New Roman" w:hAnsi="Times New Roman" w:cs="Times New Roman"/>
                <w:lang w:val="en-AU"/>
              </w:rPr>
            </w:pPr>
            <w:del w:id="831" w:author="Gonzalo Ríos" w:date="2026-04-13T00:27:00Z" w16du:dateUtc="2026-04-12T14:27:00Z">
              <w:r w:rsidRPr="007C2B95" w:rsidDel="009B6E2B">
                <w:rPr>
                  <w:rFonts w:ascii="Times New Roman" w:hAnsi="Times New Roman" w:cs="Times New Roman"/>
                  <w:lang w:val="en-AU"/>
                </w:rPr>
                <w:delText>Tangent length</w:delText>
              </w:r>
              <w:r w:rsidR="006446A2" w:rsidRPr="007C2B95" w:rsidDel="009B6E2B">
                <w:rPr>
                  <w:rFonts w:ascii="Times New Roman" w:hAnsi="Times New Roman" w:cs="Times New Roman"/>
                  <w:lang w:val="en-AU"/>
                </w:rPr>
                <w:delText xml:space="preserve"> (X</w:delText>
              </w:r>
              <w:r w:rsidR="006446A2" w:rsidRPr="007C2B95" w:rsidDel="009B6E2B">
                <w:rPr>
                  <w:rFonts w:ascii="Times New Roman" w:hAnsi="Times New Roman" w:cs="Times New Roman"/>
                  <w:vertAlign w:val="subscript"/>
                  <w:lang w:val="en-AU"/>
                </w:rPr>
                <w:delText>3</w:delText>
              </w:r>
              <w:r w:rsidR="006446A2" w:rsidRPr="007C2B95" w:rsidDel="009B6E2B">
                <w:rPr>
                  <w:rFonts w:ascii="Times New Roman" w:hAnsi="Times New Roman" w:cs="Times New Roman"/>
                  <w:lang w:val="en-AU"/>
                </w:rPr>
                <w:delText>)</w:delText>
              </w:r>
            </w:del>
          </w:p>
        </w:tc>
        <w:tc>
          <w:tcPr>
            <w:tcW w:w="1275" w:type="dxa"/>
            <w:tcBorders>
              <w:top w:val="nil"/>
              <w:left w:val="single" w:sz="4" w:space="0" w:color="auto"/>
              <w:bottom w:val="nil"/>
              <w:right w:val="nil"/>
            </w:tcBorders>
            <w:vAlign w:val="center"/>
          </w:tcPr>
          <w:p w14:paraId="5BC5C236" w14:textId="4E9E3BF8" w:rsidR="008F7A26" w:rsidRPr="007C2B95" w:rsidDel="009B6E2B" w:rsidRDefault="008F7A26" w:rsidP="00601A89">
            <w:pPr>
              <w:jc w:val="center"/>
              <w:rPr>
                <w:del w:id="832" w:author="Gonzalo Ríos" w:date="2026-04-13T00:27:00Z" w16du:dateUtc="2026-04-12T14:27:00Z"/>
                <w:rFonts w:ascii="Times New Roman" w:hAnsi="Times New Roman" w:cs="Times New Roman"/>
                <w:lang w:val="en-AU"/>
              </w:rPr>
            </w:pPr>
            <w:del w:id="833" w:author="Gonzalo Ríos" w:date="2026-04-13T00:27:00Z" w16du:dateUtc="2026-04-12T14:27:00Z">
              <w:r w:rsidRPr="007C2B95" w:rsidDel="009B6E2B">
                <w:rPr>
                  <w:rFonts w:ascii="Times New Roman" w:hAnsi="Times New Roman" w:cs="Times New Roman"/>
                  <w:lang w:val="en-AU"/>
                </w:rPr>
                <w:delText>0.036</w:delText>
              </w:r>
            </w:del>
          </w:p>
        </w:tc>
        <w:tc>
          <w:tcPr>
            <w:tcW w:w="1134" w:type="dxa"/>
            <w:tcBorders>
              <w:top w:val="nil"/>
              <w:left w:val="nil"/>
              <w:bottom w:val="nil"/>
              <w:right w:val="nil"/>
            </w:tcBorders>
            <w:vAlign w:val="center"/>
          </w:tcPr>
          <w:p w14:paraId="4CB884A2" w14:textId="7B4B18F7" w:rsidR="008F7A26" w:rsidRPr="007C2B95" w:rsidDel="009B6E2B" w:rsidRDefault="008F7A26" w:rsidP="00601A89">
            <w:pPr>
              <w:jc w:val="center"/>
              <w:rPr>
                <w:del w:id="834" w:author="Gonzalo Ríos" w:date="2026-04-13T00:27:00Z" w16du:dateUtc="2026-04-12T14:27:00Z"/>
                <w:rFonts w:ascii="Times New Roman" w:hAnsi="Times New Roman" w:cs="Times New Roman"/>
                <w:lang w:val="en-AU"/>
              </w:rPr>
            </w:pPr>
            <w:del w:id="835" w:author="Gonzalo Ríos" w:date="2026-04-13T00:27:00Z" w16du:dateUtc="2026-04-12T14:27:00Z">
              <w:r w:rsidRPr="007C2B95" w:rsidDel="009B6E2B">
                <w:rPr>
                  <w:rFonts w:ascii="Times New Roman" w:hAnsi="Times New Roman" w:cs="Times New Roman"/>
                  <w:lang w:val="en-AU"/>
                </w:rPr>
                <w:delText>0.017</w:delText>
              </w:r>
            </w:del>
          </w:p>
        </w:tc>
        <w:tc>
          <w:tcPr>
            <w:tcW w:w="1134" w:type="dxa"/>
            <w:tcBorders>
              <w:top w:val="nil"/>
              <w:left w:val="nil"/>
              <w:bottom w:val="nil"/>
              <w:right w:val="single" w:sz="4" w:space="0" w:color="auto"/>
            </w:tcBorders>
            <w:vAlign w:val="center"/>
          </w:tcPr>
          <w:p w14:paraId="5DC50DB9" w14:textId="4FCE5589" w:rsidR="008F7A26" w:rsidRPr="007C2B95" w:rsidDel="009B6E2B" w:rsidRDefault="008F7A26" w:rsidP="00601A89">
            <w:pPr>
              <w:jc w:val="center"/>
              <w:rPr>
                <w:del w:id="836" w:author="Gonzalo Ríos" w:date="2026-04-13T00:27:00Z" w16du:dateUtc="2026-04-12T14:27:00Z"/>
                <w:rFonts w:ascii="Times New Roman" w:hAnsi="Times New Roman" w:cs="Times New Roman"/>
                <w:vertAlign w:val="superscript"/>
                <w:lang w:val="en-AU"/>
              </w:rPr>
            </w:pPr>
            <w:del w:id="837" w:author="Gonzalo Ríos" w:date="2026-04-13T00:27:00Z" w16du:dateUtc="2026-04-12T14:27:00Z">
              <w:r w:rsidRPr="007C2B95" w:rsidDel="009B6E2B">
                <w:rPr>
                  <w:rFonts w:ascii="Times New Roman" w:hAnsi="Times New Roman" w:cs="Times New Roman"/>
                  <w:lang w:val="en-AU"/>
                </w:rPr>
                <w:delText>0.035</w:delText>
              </w:r>
              <w:r w:rsidRPr="007C2B95" w:rsidDel="009B6E2B">
                <w:rPr>
                  <w:rFonts w:ascii="Times New Roman" w:hAnsi="Times New Roman" w:cs="Times New Roman"/>
                  <w:vertAlign w:val="superscript"/>
                  <w:lang w:val="en-AU"/>
                </w:rPr>
                <w:delText>*</w:delText>
              </w:r>
            </w:del>
          </w:p>
        </w:tc>
        <w:tc>
          <w:tcPr>
            <w:tcW w:w="1418" w:type="dxa"/>
            <w:gridSpan w:val="2"/>
            <w:tcBorders>
              <w:top w:val="nil"/>
              <w:left w:val="single" w:sz="4" w:space="0" w:color="auto"/>
              <w:bottom w:val="nil"/>
              <w:right w:val="nil"/>
            </w:tcBorders>
            <w:vAlign w:val="center"/>
          </w:tcPr>
          <w:p w14:paraId="5C883228" w14:textId="567FC8E8" w:rsidR="008F7A26" w:rsidRPr="007C2B95" w:rsidDel="009B6E2B" w:rsidRDefault="00264DD4" w:rsidP="00601A89">
            <w:pPr>
              <w:jc w:val="center"/>
              <w:rPr>
                <w:del w:id="838" w:author="Gonzalo Ríos" w:date="2026-04-13T00:27:00Z" w16du:dateUtc="2026-04-12T14:27:00Z"/>
                <w:rFonts w:ascii="Times New Roman" w:hAnsi="Times New Roman" w:cs="Times New Roman"/>
                <w:lang w:val="en-AU"/>
              </w:rPr>
            </w:pPr>
            <w:del w:id="839" w:author="Gonzalo Ríos" w:date="2026-04-13T00:27:00Z" w16du:dateUtc="2026-04-12T14:27:00Z">
              <w:r w:rsidRPr="007C2B95" w:rsidDel="009B6E2B">
                <w:rPr>
                  <w:rFonts w:ascii="Times New Roman" w:hAnsi="Times New Roman" w:cs="Times New Roman"/>
                  <w:lang w:val="en-AU"/>
                </w:rPr>
                <w:delText>0.043</w:delText>
              </w:r>
            </w:del>
          </w:p>
        </w:tc>
        <w:tc>
          <w:tcPr>
            <w:tcW w:w="1276" w:type="dxa"/>
            <w:gridSpan w:val="2"/>
            <w:tcBorders>
              <w:top w:val="nil"/>
              <w:left w:val="nil"/>
              <w:bottom w:val="nil"/>
              <w:right w:val="nil"/>
            </w:tcBorders>
            <w:vAlign w:val="center"/>
          </w:tcPr>
          <w:p w14:paraId="0BDC4298" w14:textId="08FE4035" w:rsidR="008F7A26" w:rsidRPr="007C2B95" w:rsidDel="009B6E2B" w:rsidRDefault="00264DD4" w:rsidP="00601A89">
            <w:pPr>
              <w:jc w:val="center"/>
              <w:rPr>
                <w:del w:id="840" w:author="Gonzalo Ríos" w:date="2026-04-13T00:27:00Z" w16du:dateUtc="2026-04-12T14:27:00Z"/>
                <w:rFonts w:ascii="Times New Roman" w:hAnsi="Times New Roman" w:cs="Times New Roman"/>
                <w:lang w:val="en-AU"/>
              </w:rPr>
            </w:pPr>
            <w:del w:id="841" w:author="Gonzalo Ríos" w:date="2026-04-13T00:27:00Z" w16du:dateUtc="2026-04-12T14:27:00Z">
              <w:r w:rsidRPr="007C2B95" w:rsidDel="009B6E2B">
                <w:rPr>
                  <w:rFonts w:ascii="Times New Roman" w:hAnsi="Times New Roman" w:cs="Times New Roman"/>
                  <w:lang w:val="en-AU"/>
                </w:rPr>
                <w:delText>0.017</w:delText>
              </w:r>
            </w:del>
          </w:p>
        </w:tc>
        <w:tc>
          <w:tcPr>
            <w:tcW w:w="1224" w:type="dxa"/>
            <w:tcBorders>
              <w:top w:val="nil"/>
              <w:left w:val="nil"/>
              <w:bottom w:val="nil"/>
              <w:right w:val="single" w:sz="4" w:space="0" w:color="auto"/>
            </w:tcBorders>
            <w:vAlign w:val="center"/>
          </w:tcPr>
          <w:p w14:paraId="6ED1BC2D" w14:textId="485AC795" w:rsidR="008F7A26" w:rsidRPr="007C2B95" w:rsidDel="009B6E2B" w:rsidRDefault="00264DD4" w:rsidP="00601A89">
            <w:pPr>
              <w:jc w:val="center"/>
              <w:rPr>
                <w:del w:id="842" w:author="Gonzalo Ríos" w:date="2026-04-13T00:27:00Z" w16du:dateUtc="2026-04-12T14:27:00Z"/>
                <w:rFonts w:ascii="Times New Roman" w:hAnsi="Times New Roman" w:cs="Times New Roman"/>
                <w:vertAlign w:val="superscript"/>
                <w:lang w:val="en-AU"/>
              </w:rPr>
            </w:pPr>
            <w:del w:id="843" w:author="Gonzalo Ríos" w:date="2026-04-13T00:27:00Z" w16du:dateUtc="2026-04-12T14:27:00Z">
              <w:r w:rsidRPr="007C2B95" w:rsidDel="009B6E2B">
                <w:rPr>
                  <w:rFonts w:ascii="Times New Roman" w:hAnsi="Times New Roman" w:cs="Times New Roman"/>
                  <w:lang w:val="en-AU"/>
                </w:rPr>
                <w:delText>0.014</w:delText>
              </w:r>
              <w:r w:rsidRPr="007C2B95" w:rsidDel="009B6E2B">
                <w:rPr>
                  <w:rFonts w:ascii="Times New Roman" w:hAnsi="Times New Roman" w:cs="Times New Roman"/>
                  <w:vertAlign w:val="superscript"/>
                  <w:lang w:val="en-AU"/>
                </w:rPr>
                <w:delText>*</w:delText>
              </w:r>
            </w:del>
          </w:p>
        </w:tc>
      </w:tr>
      <w:tr w:rsidR="008F7A26" w:rsidRPr="007C2B95" w:rsidDel="009B6E2B" w14:paraId="0A4D0F2B" w14:textId="57593C36" w:rsidTr="00601A89">
        <w:trPr>
          <w:trHeight w:val="710"/>
          <w:del w:id="844" w:author="Gonzalo Ríos" w:date="2026-04-13T00:27:00Z"/>
        </w:trPr>
        <w:tc>
          <w:tcPr>
            <w:tcW w:w="1555" w:type="dxa"/>
            <w:tcBorders>
              <w:top w:val="nil"/>
              <w:left w:val="nil"/>
              <w:bottom w:val="nil"/>
              <w:right w:val="single" w:sz="4" w:space="0" w:color="auto"/>
            </w:tcBorders>
            <w:vAlign w:val="center"/>
          </w:tcPr>
          <w:p w14:paraId="4B530104" w14:textId="5BB7D7AC" w:rsidR="008F7A26" w:rsidRPr="007C2B95" w:rsidDel="009B6E2B" w:rsidRDefault="008F7A26" w:rsidP="00601A89">
            <w:pPr>
              <w:rPr>
                <w:del w:id="845" w:author="Gonzalo Ríos" w:date="2026-04-13T00:27:00Z" w16du:dateUtc="2026-04-12T14:27:00Z"/>
                <w:rFonts w:ascii="Times New Roman" w:hAnsi="Times New Roman" w:cs="Times New Roman"/>
                <w:lang w:val="en-AU"/>
              </w:rPr>
            </w:pPr>
            <w:del w:id="846" w:author="Gonzalo Ríos" w:date="2026-04-13T00:27:00Z" w16du:dateUtc="2026-04-12T14:27:00Z">
              <w:r w:rsidRPr="007C2B95" w:rsidDel="009B6E2B">
                <w:rPr>
                  <w:rFonts w:ascii="Times New Roman" w:hAnsi="Times New Roman" w:cs="Times New Roman"/>
                  <w:lang w:val="en-AU"/>
                </w:rPr>
                <w:delText>Slope of segment</w:delText>
              </w:r>
              <w:r w:rsidR="006446A2" w:rsidRPr="007C2B95" w:rsidDel="009B6E2B">
                <w:rPr>
                  <w:rFonts w:ascii="Times New Roman" w:hAnsi="Times New Roman" w:cs="Times New Roman"/>
                  <w:lang w:val="en-AU"/>
                </w:rPr>
                <w:delText xml:space="preserve"> (X</w:delText>
              </w:r>
              <w:r w:rsidR="006446A2" w:rsidRPr="007C2B95" w:rsidDel="009B6E2B">
                <w:rPr>
                  <w:rFonts w:ascii="Times New Roman" w:hAnsi="Times New Roman" w:cs="Times New Roman"/>
                  <w:vertAlign w:val="subscript"/>
                  <w:lang w:val="en-AU"/>
                </w:rPr>
                <w:delText>4</w:delText>
              </w:r>
              <w:r w:rsidR="006446A2" w:rsidRPr="007C2B95" w:rsidDel="009B6E2B">
                <w:rPr>
                  <w:rFonts w:ascii="Times New Roman" w:hAnsi="Times New Roman" w:cs="Times New Roman"/>
                  <w:lang w:val="en-AU"/>
                </w:rPr>
                <w:delText>)</w:delText>
              </w:r>
            </w:del>
          </w:p>
        </w:tc>
        <w:tc>
          <w:tcPr>
            <w:tcW w:w="1275" w:type="dxa"/>
            <w:tcBorders>
              <w:top w:val="nil"/>
              <w:left w:val="single" w:sz="4" w:space="0" w:color="auto"/>
              <w:bottom w:val="nil"/>
              <w:right w:val="nil"/>
            </w:tcBorders>
            <w:vAlign w:val="center"/>
          </w:tcPr>
          <w:p w14:paraId="4A5AC833" w14:textId="5AFF84CC" w:rsidR="008F7A26" w:rsidRPr="007C2B95" w:rsidDel="009B6E2B" w:rsidRDefault="008F7A26" w:rsidP="00601A89">
            <w:pPr>
              <w:jc w:val="center"/>
              <w:rPr>
                <w:del w:id="847" w:author="Gonzalo Ríos" w:date="2026-04-13T00:27:00Z" w16du:dateUtc="2026-04-12T14:27:00Z"/>
                <w:rFonts w:ascii="Times New Roman" w:hAnsi="Times New Roman" w:cs="Times New Roman"/>
                <w:lang w:val="en-AU"/>
              </w:rPr>
            </w:pPr>
            <w:del w:id="848" w:author="Gonzalo Ríos" w:date="2026-04-13T00:27:00Z" w16du:dateUtc="2026-04-12T14:27:00Z">
              <w:r w:rsidRPr="007C2B95" w:rsidDel="009B6E2B">
                <w:rPr>
                  <w:rFonts w:ascii="Times New Roman" w:hAnsi="Times New Roman" w:cs="Times New Roman"/>
                  <w:lang w:val="en-AU"/>
                </w:rPr>
                <w:delText>0.118</w:delText>
              </w:r>
            </w:del>
          </w:p>
        </w:tc>
        <w:tc>
          <w:tcPr>
            <w:tcW w:w="1134" w:type="dxa"/>
            <w:tcBorders>
              <w:top w:val="nil"/>
              <w:left w:val="nil"/>
              <w:bottom w:val="nil"/>
              <w:right w:val="nil"/>
            </w:tcBorders>
            <w:vAlign w:val="center"/>
          </w:tcPr>
          <w:p w14:paraId="17BF2CE3" w14:textId="7EE8DF13" w:rsidR="008F7A26" w:rsidRPr="007C2B95" w:rsidDel="009B6E2B" w:rsidRDefault="008F7A26" w:rsidP="00601A89">
            <w:pPr>
              <w:jc w:val="center"/>
              <w:rPr>
                <w:del w:id="849" w:author="Gonzalo Ríos" w:date="2026-04-13T00:27:00Z" w16du:dateUtc="2026-04-12T14:27:00Z"/>
                <w:rFonts w:ascii="Times New Roman" w:hAnsi="Times New Roman" w:cs="Times New Roman"/>
                <w:lang w:val="en-AU"/>
              </w:rPr>
            </w:pPr>
            <w:del w:id="850" w:author="Gonzalo Ríos" w:date="2026-04-13T00:27:00Z" w16du:dateUtc="2026-04-12T14:27:00Z">
              <w:r w:rsidRPr="007C2B95" w:rsidDel="009B6E2B">
                <w:rPr>
                  <w:rFonts w:ascii="Times New Roman" w:hAnsi="Times New Roman" w:cs="Times New Roman"/>
                  <w:lang w:val="en-AU"/>
                </w:rPr>
                <w:delText>0.055</w:delText>
              </w:r>
            </w:del>
          </w:p>
        </w:tc>
        <w:tc>
          <w:tcPr>
            <w:tcW w:w="1134" w:type="dxa"/>
            <w:tcBorders>
              <w:top w:val="nil"/>
              <w:left w:val="nil"/>
              <w:bottom w:val="nil"/>
              <w:right w:val="single" w:sz="4" w:space="0" w:color="auto"/>
            </w:tcBorders>
            <w:vAlign w:val="center"/>
          </w:tcPr>
          <w:p w14:paraId="1C29CA92" w14:textId="1BF291B8" w:rsidR="008F7A26" w:rsidRPr="007C2B95" w:rsidDel="009B6E2B" w:rsidRDefault="008F7A26" w:rsidP="00601A89">
            <w:pPr>
              <w:jc w:val="center"/>
              <w:rPr>
                <w:del w:id="851" w:author="Gonzalo Ríos" w:date="2026-04-13T00:27:00Z" w16du:dateUtc="2026-04-12T14:27:00Z"/>
                <w:rFonts w:ascii="Times New Roman" w:hAnsi="Times New Roman" w:cs="Times New Roman"/>
                <w:vertAlign w:val="superscript"/>
                <w:lang w:val="en-AU"/>
              </w:rPr>
            </w:pPr>
            <w:del w:id="852" w:author="Gonzalo Ríos" w:date="2026-04-13T00:27:00Z" w16du:dateUtc="2026-04-12T14:27:00Z">
              <w:r w:rsidRPr="007C2B95" w:rsidDel="009B6E2B">
                <w:rPr>
                  <w:rFonts w:ascii="Times New Roman" w:hAnsi="Times New Roman" w:cs="Times New Roman"/>
                  <w:lang w:val="en-AU"/>
                </w:rPr>
                <w:delText>0.003</w:delText>
              </w:r>
              <w:r w:rsidRPr="007C2B95" w:rsidDel="009B6E2B">
                <w:rPr>
                  <w:rFonts w:ascii="Times New Roman" w:hAnsi="Times New Roman" w:cs="Times New Roman"/>
                  <w:vertAlign w:val="superscript"/>
                  <w:lang w:val="en-AU"/>
                </w:rPr>
                <w:delText>**</w:delText>
              </w:r>
            </w:del>
          </w:p>
        </w:tc>
        <w:tc>
          <w:tcPr>
            <w:tcW w:w="1418" w:type="dxa"/>
            <w:gridSpan w:val="2"/>
            <w:tcBorders>
              <w:top w:val="nil"/>
              <w:left w:val="single" w:sz="4" w:space="0" w:color="auto"/>
              <w:bottom w:val="nil"/>
              <w:right w:val="nil"/>
            </w:tcBorders>
            <w:vAlign w:val="center"/>
          </w:tcPr>
          <w:p w14:paraId="43C7CF8A" w14:textId="29A216D3" w:rsidR="008F7A26" w:rsidRPr="007C2B95" w:rsidDel="009B6E2B" w:rsidRDefault="00264DD4" w:rsidP="00601A89">
            <w:pPr>
              <w:jc w:val="center"/>
              <w:rPr>
                <w:del w:id="853" w:author="Gonzalo Ríos" w:date="2026-04-13T00:27:00Z" w16du:dateUtc="2026-04-12T14:27:00Z"/>
                <w:rFonts w:ascii="Times New Roman" w:hAnsi="Times New Roman" w:cs="Times New Roman"/>
                <w:lang w:val="en-AU"/>
              </w:rPr>
            </w:pPr>
            <w:del w:id="854" w:author="Gonzalo Ríos" w:date="2026-04-13T00:27:00Z" w16du:dateUtc="2026-04-12T14:27:00Z">
              <w:r w:rsidRPr="007C2B95" w:rsidDel="009B6E2B">
                <w:rPr>
                  <w:rFonts w:ascii="Times New Roman" w:hAnsi="Times New Roman" w:cs="Times New Roman"/>
                  <w:lang w:val="en-AU"/>
                </w:rPr>
                <w:delText>0.135</w:delText>
              </w:r>
            </w:del>
          </w:p>
        </w:tc>
        <w:tc>
          <w:tcPr>
            <w:tcW w:w="1276" w:type="dxa"/>
            <w:gridSpan w:val="2"/>
            <w:tcBorders>
              <w:top w:val="nil"/>
              <w:left w:val="nil"/>
              <w:bottom w:val="nil"/>
              <w:right w:val="nil"/>
            </w:tcBorders>
            <w:vAlign w:val="center"/>
          </w:tcPr>
          <w:p w14:paraId="64553368" w14:textId="54B03E73" w:rsidR="008F7A26" w:rsidRPr="007C2B95" w:rsidDel="009B6E2B" w:rsidRDefault="00264DD4" w:rsidP="00601A89">
            <w:pPr>
              <w:jc w:val="center"/>
              <w:rPr>
                <w:del w:id="855" w:author="Gonzalo Ríos" w:date="2026-04-13T00:27:00Z" w16du:dateUtc="2026-04-12T14:27:00Z"/>
                <w:rFonts w:ascii="Times New Roman" w:hAnsi="Times New Roman" w:cs="Times New Roman"/>
                <w:lang w:val="en-AU"/>
              </w:rPr>
            </w:pPr>
            <w:del w:id="856" w:author="Gonzalo Ríos" w:date="2026-04-13T00:27:00Z" w16du:dateUtc="2026-04-12T14:27:00Z">
              <w:r w:rsidRPr="007C2B95" w:rsidDel="009B6E2B">
                <w:rPr>
                  <w:rFonts w:ascii="Times New Roman" w:hAnsi="Times New Roman" w:cs="Times New Roman"/>
                  <w:lang w:val="en-AU"/>
                </w:rPr>
                <w:delText>0.055</w:delText>
              </w:r>
            </w:del>
          </w:p>
        </w:tc>
        <w:tc>
          <w:tcPr>
            <w:tcW w:w="1224" w:type="dxa"/>
            <w:tcBorders>
              <w:top w:val="nil"/>
              <w:left w:val="nil"/>
              <w:bottom w:val="nil"/>
              <w:right w:val="single" w:sz="4" w:space="0" w:color="auto"/>
            </w:tcBorders>
            <w:vAlign w:val="center"/>
          </w:tcPr>
          <w:p w14:paraId="7A4E9F2E" w14:textId="576EF927" w:rsidR="008F7A26" w:rsidRPr="007C2B95" w:rsidDel="009B6E2B" w:rsidRDefault="00264DD4" w:rsidP="00601A89">
            <w:pPr>
              <w:jc w:val="center"/>
              <w:rPr>
                <w:del w:id="857" w:author="Gonzalo Ríos" w:date="2026-04-13T00:27:00Z" w16du:dateUtc="2026-04-12T14:27:00Z"/>
                <w:rFonts w:ascii="Times New Roman" w:hAnsi="Times New Roman" w:cs="Times New Roman"/>
                <w:vertAlign w:val="superscript"/>
                <w:lang w:val="en-AU"/>
              </w:rPr>
            </w:pPr>
            <w:del w:id="858" w:author="Gonzalo Ríos" w:date="2026-04-13T00:27:00Z" w16du:dateUtc="2026-04-12T14:27:00Z">
              <w:r w:rsidRPr="007C2B95" w:rsidDel="009B6E2B">
                <w:rPr>
                  <w:rFonts w:ascii="Times New Roman" w:hAnsi="Times New Roman" w:cs="Times New Roman"/>
                  <w:lang w:val="en-AU"/>
                </w:rPr>
                <w:delText>0.014</w:delText>
              </w:r>
              <w:r w:rsidRPr="007C2B95" w:rsidDel="009B6E2B">
                <w:rPr>
                  <w:rFonts w:ascii="Times New Roman" w:hAnsi="Times New Roman" w:cs="Times New Roman"/>
                  <w:vertAlign w:val="superscript"/>
                  <w:lang w:val="en-AU"/>
                </w:rPr>
                <w:delText>*</w:delText>
              </w:r>
            </w:del>
          </w:p>
        </w:tc>
      </w:tr>
      <w:tr w:rsidR="008F7A26" w:rsidRPr="007C2B95" w:rsidDel="009B6E2B" w14:paraId="08CBF94D" w14:textId="20C108CE" w:rsidTr="00601A89">
        <w:trPr>
          <w:trHeight w:val="706"/>
          <w:del w:id="859" w:author="Gonzalo Ríos" w:date="2026-04-13T00:27:00Z"/>
        </w:trPr>
        <w:tc>
          <w:tcPr>
            <w:tcW w:w="1555" w:type="dxa"/>
            <w:tcBorders>
              <w:top w:val="nil"/>
              <w:left w:val="nil"/>
              <w:bottom w:val="nil"/>
              <w:right w:val="single" w:sz="4" w:space="0" w:color="auto"/>
            </w:tcBorders>
            <w:vAlign w:val="center"/>
          </w:tcPr>
          <w:p w14:paraId="494BAD14" w14:textId="41F28061" w:rsidR="008F7A26" w:rsidRPr="007C2B95" w:rsidDel="009B6E2B" w:rsidRDefault="008F7A26" w:rsidP="00601A89">
            <w:pPr>
              <w:rPr>
                <w:del w:id="860" w:author="Gonzalo Ríos" w:date="2026-04-13T00:27:00Z" w16du:dateUtc="2026-04-12T14:27:00Z"/>
                <w:rFonts w:ascii="Times New Roman" w:hAnsi="Times New Roman" w:cs="Times New Roman"/>
                <w:lang w:val="en-AU"/>
              </w:rPr>
            </w:pPr>
            <w:del w:id="861" w:author="Gonzalo Ríos" w:date="2026-04-13T00:27:00Z" w16du:dateUtc="2026-04-12T14:27:00Z">
              <w:r w:rsidRPr="007C2B95" w:rsidDel="009B6E2B">
                <w:rPr>
                  <w:rFonts w:ascii="Times New Roman" w:hAnsi="Times New Roman" w:cs="Times New Roman"/>
                  <w:lang w:val="en-AU"/>
                </w:rPr>
                <w:delText>Width of segment</w:delText>
              </w:r>
              <w:r w:rsidR="006446A2" w:rsidRPr="007C2B95" w:rsidDel="009B6E2B">
                <w:rPr>
                  <w:rFonts w:ascii="Times New Roman" w:hAnsi="Times New Roman" w:cs="Times New Roman"/>
                  <w:lang w:val="en-AU"/>
                </w:rPr>
                <w:delText xml:space="preserve"> (X</w:delText>
              </w:r>
              <w:r w:rsidR="006446A2" w:rsidRPr="007C2B95" w:rsidDel="009B6E2B">
                <w:rPr>
                  <w:rFonts w:ascii="Times New Roman" w:hAnsi="Times New Roman" w:cs="Times New Roman"/>
                  <w:vertAlign w:val="subscript"/>
                  <w:lang w:val="en-AU"/>
                </w:rPr>
                <w:delText>5</w:delText>
              </w:r>
              <w:r w:rsidR="006446A2" w:rsidRPr="007C2B95" w:rsidDel="009B6E2B">
                <w:rPr>
                  <w:rFonts w:ascii="Times New Roman" w:hAnsi="Times New Roman" w:cs="Times New Roman"/>
                  <w:lang w:val="en-AU"/>
                </w:rPr>
                <w:delText>)</w:delText>
              </w:r>
            </w:del>
          </w:p>
        </w:tc>
        <w:tc>
          <w:tcPr>
            <w:tcW w:w="1275" w:type="dxa"/>
            <w:tcBorders>
              <w:top w:val="nil"/>
              <w:left w:val="single" w:sz="4" w:space="0" w:color="auto"/>
              <w:bottom w:val="nil"/>
              <w:right w:val="nil"/>
            </w:tcBorders>
            <w:vAlign w:val="center"/>
          </w:tcPr>
          <w:p w14:paraId="773BA48A" w14:textId="549E27CF" w:rsidR="008F7A26" w:rsidRPr="007C2B95" w:rsidDel="009B6E2B" w:rsidRDefault="008F7A26" w:rsidP="00601A89">
            <w:pPr>
              <w:jc w:val="center"/>
              <w:rPr>
                <w:del w:id="862" w:author="Gonzalo Ríos" w:date="2026-04-13T00:27:00Z" w16du:dateUtc="2026-04-12T14:27:00Z"/>
                <w:rFonts w:ascii="Times New Roman" w:hAnsi="Times New Roman" w:cs="Times New Roman"/>
                <w:lang w:val="en-AU"/>
              </w:rPr>
            </w:pPr>
            <w:del w:id="863" w:author="Gonzalo Ríos" w:date="2026-04-13T00:27:00Z" w16du:dateUtc="2026-04-12T14:27:00Z">
              <w:r w:rsidRPr="007C2B95" w:rsidDel="009B6E2B">
                <w:rPr>
                  <w:rFonts w:ascii="Times New Roman" w:hAnsi="Times New Roman" w:cs="Times New Roman"/>
                  <w:lang w:val="en-AU"/>
                </w:rPr>
                <w:delText>-0.010</w:delText>
              </w:r>
            </w:del>
          </w:p>
        </w:tc>
        <w:tc>
          <w:tcPr>
            <w:tcW w:w="1134" w:type="dxa"/>
            <w:tcBorders>
              <w:top w:val="nil"/>
              <w:left w:val="nil"/>
              <w:bottom w:val="nil"/>
              <w:right w:val="nil"/>
            </w:tcBorders>
            <w:vAlign w:val="center"/>
          </w:tcPr>
          <w:p w14:paraId="46243EE3" w14:textId="48609B31" w:rsidR="008F7A26" w:rsidRPr="007C2B95" w:rsidDel="009B6E2B" w:rsidRDefault="008F7A26" w:rsidP="00601A89">
            <w:pPr>
              <w:jc w:val="center"/>
              <w:rPr>
                <w:del w:id="864" w:author="Gonzalo Ríos" w:date="2026-04-13T00:27:00Z" w16du:dateUtc="2026-04-12T14:27:00Z"/>
                <w:rFonts w:ascii="Times New Roman" w:hAnsi="Times New Roman" w:cs="Times New Roman"/>
                <w:lang w:val="en-AU"/>
              </w:rPr>
            </w:pPr>
            <w:del w:id="865" w:author="Gonzalo Ríos" w:date="2026-04-13T00:27:00Z" w16du:dateUtc="2026-04-12T14:27:00Z">
              <w:r w:rsidRPr="007C2B95" w:rsidDel="009B6E2B">
                <w:rPr>
                  <w:rFonts w:ascii="Times New Roman" w:hAnsi="Times New Roman" w:cs="Times New Roman"/>
                  <w:lang w:val="en-AU"/>
                </w:rPr>
                <w:delText>0.003</w:delText>
              </w:r>
            </w:del>
          </w:p>
        </w:tc>
        <w:tc>
          <w:tcPr>
            <w:tcW w:w="1134" w:type="dxa"/>
            <w:tcBorders>
              <w:top w:val="nil"/>
              <w:left w:val="nil"/>
              <w:bottom w:val="nil"/>
              <w:right w:val="single" w:sz="4" w:space="0" w:color="auto"/>
            </w:tcBorders>
            <w:vAlign w:val="center"/>
          </w:tcPr>
          <w:p w14:paraId="778D74EF" w14:textId="34DD355B" w:rsidR="008F7A26" w:rsidRPr="007C2B95" w:rsidDel="009B6E2B" w:rsidRDefault="008F7A26" w:rsidP="00601A89">
            <w:pPr>
              <w:jc w:val="center"/>
              <w:rPr>
                <w:del w:id="866" w:author="Gonzalo Ríos" w:date="2026-04-13T00:27:00Z" w16du:dateUtc="2026-04-12T14:27:00Z"/>
                <w:rFonts w:ascii="Times New Roman" w:hAnsi="Times New Roman" w:cs="Times New Roman"/>
                <w:vertAlign w:val="superscript"/>
                <w:lang w:val="en-AU"/>
              </w:rPr>
            </w:pPr>
            <w:del w:id="867" w:author="Gonzalo Ríos" w:date="2026-04-13T00:27:00Z" w16du:dateUtc="2026-04-12T14:27:00Z">
              <w:r w:rsidRPr="007C2B95" w:rsidDel="009B6E2B">
                <w:rPr>
                  <w:rFonts w:ascii="Times New Roman" w:hAnsi="Times New Roman" w:cs="Times New Roman"/>
                  <w:lang w:val="en-AU"/>
                </w:rPr>
                <w:delText>&lt;0.000</w:delText>
              </w:r>
              <w:r w:rsidRPr="007C2B95" w:rsidDel="009B6E2B">
                <w:rPr>
                  <w:rFonts w:ascii="Times New Roman" w:hAnsi="Times New Roman" w:cs="Times New Roman"/>
                  <w:vertAlign w:val="superscript"/>
                  <w:lang w:val="en-AU"/>
                </w:rPr>
                <w:delText>***</w:delText>
              </w:r>
            </w:del>
          </w:p>
        </w:tc>
        <w:tc>
          <w:tcPr>
            <w:tcW w:w="1418" w:type="dxa"/>
            <w:gridSpan w:val="2"/>
            <w:tcBorders>
              <w:top w:val="nil"/>
              <w:left w:val="single" w:sz="4" w:space="0" w:color="auto"/>
              <w:bottom w:val="nil"/>
              <w:right w:val="nil"/>
            </w:tcBorders>
            <w:vAlign w:val="center"/>
          </w:tcPr>
          <w:p w14:paraId="1CC2B845" w14:textId="3B9659CD" w:rsidR="008F7A26" w:rsidRPr="007C2B95" w:rsidDel="009B6E2B" w:rsidRDefault="00264DD4" w:rsidP="00601A89">
            <w:pPr>
              <w:jc w:val="center"/>
              <w:rPr>
                <w:del w:id="868" w:author="Gonzalo Ríos" w:date="2026-04-13T00:27:00Z" w16du:dateUtc="2026-04-12T14:27:00Z"/>
                <w:rFonts w:ascii="Times New Roman" w:hAnsi="Times New Roman" w:cs="Times New Roman"/>
                <w:lang w:val="en-AU"/>
              </w:rPr>
            </w:pPr>
            <w:del w:id="869" w:author="Gonzalo Ríos" w:date="2026-04-13T00:27:00Z" w16du:dateUtc="2026-04-12T14:27:00Z">
              <w:r w:rsidRPr="007C2B95" w:rsidDel="009B6E2B">
                <w:rPr>
                  <w:rFonts w:ascii="Times New Roman" w:hAnsi="Times New Roman" w:cs="Times New Roman"/>
                  <w:lang w:val="en-AU"/>
                </w:rPr>
                <w:delText>-0.008</w:delText>
              </w:r>
            </w:del>
          </w:p>
        </w:tc>
        <w:tc>
          <w:tcPr>
            <w:tcW w:w="1276" w:type="dxa"/>
            <w:gridSpan w:val="2"/>
            <w:tcBorders>
              <w:top w:val="nil"/>
              <w:left w:val="nil"/>
              <w:bottom w:val="nil"/>
              <w:right w:val="nil"/>
            </w:tcBorders>
            <w:vAlign w:val="center"/>
          </w:tcPr>
          <w:p w14:paraId="6876384F" w14:textId="208AC30C" w:rsidR="008F7A26" w:rsidRPr="007C2B95" w:rsidDel="009B6E2B" w:rsidRDefault="00264DD4" w:rsidP="00601A89">
            <w:pPr>
              <w:jc w:val="center"/>
              <w:rPr>
                <w:del w:id="870" w:author="Gonzalo Ríos" w:date="2026-04-13T00:27:00Z" w16du:dateUtc="2026-04-12T14:27:00Z"/>
                <w:rFonts w:ascii="Times New Roman" w:hAnsi="Times New Roman" w:cs="Times New Roman"/>
                <w:lang w:val="en-AU"/>
              </w:rPr>
            </w:pPr>
            <w:del w:id="871" w:author="Gonzalo Ríos" w:date="2026-04-13T00:27:00Z" w16du:dateUtc="2026-04-12T14:27:00Z">
              <w:r w:rsidRPr="007C2B95" w:rsidDel="009B6E2B">
                <w:rPr>
                  <w:rFonts w:ascii="Times New Roman" w:hAnsi="Times New Roman" w:cs="Times New Roman"/>
                  <w:lang w:val="en-AU"/>
                </w:rPr>
                <w:delText>0.002</w:delText>
              </w:r>
            </w:del>
          </w:p>
        </w:tc>
        <w:tc>
          <w:tcPr>
            <w:tcW w:w="1224" w:type="dxa"/>
            <w:tcBorders>
              <w:top w:val="nil"/>
              <w:left w:val="nil"/>
              <w:bottom w:val="nil"/>
              <w:right w:val="single" w:sz="4" w:space="0" w:color="auto"/>
            </w:tcBorders>
            <w:vAlign w:val="center"/>
          </w:tcPr>
          <w:p w14:paraId="1A0C05FF" w14:textId="7D14C470" w:rsidR="008F7A26" w:rsidRPr="007C2B95" w:rsidDel="009B6E2B" w:rsidRDefault="00264DD4" w:rsidP="00601A89">
            <w:pPr>
              <w:jc w:val="center"/>
              <w:rPr>
                <w:del w:id="872" w:author="Gonzalo Ríos" w:date="2026-04-13T00:27:00Z" w16du:dateUtc="2026-04-12T14:27:00Z"/>
                <w:rFonts w:ascii="Times New Roman" w:hAnsi="Times New Roman" w:cs="Times New Roman"/>
                <w:vertAlign w:val="superscript"/>
                <w:lang w:val="en-AU"/>
              </w:rPr>
            </w:pPr>
            <w:del w:id="873" w:author="Gonzalo Ríos" w:date="2026-04-13T00:27:00Z" w16du:dateUtc="2026-04-12T14:27:00Z">
              <w:r w:rsidRPr="007C2B95" w:rsidDel="009B6E2B">
                <w:rPr>
                  <w:rFonts w:ascii="Times New Roman" w:hAnsi="Times New Roman" w:cs="Times New Roman"/>
                  <w:lang w:val="en-AU"/>
                </w:rPr>
                <w:delText>0.003</w:delText>
              </w:r>
              <w:r w:rsidRPr="007C2B95" w:rsidDel="009B6E2B">
                <w:rPr>
                  <w:rFonts w:ascii="Times New Roman" w:hAnsi="Times New Roman" w:cs="Times New Roman"/>
                  <w:vertAlign w:val="superscript"/>
                  <w:lang w:val="en-AU"/>
                </w:rPr>
                <w:delText>**</w:delText>
              </w:r>
            </w:del>
          </w:p>
        </w:tc>
      </w:tr>
      <w:tr w:rsidR="00F02F68" w:rsidRPr="007C2B95" w:rsidDel="009B6E2B" w14:paraId="4BC85F76" w14:textId="4148D8E2" w:rsidTr="00F02F68">
        <w:trPr>
          <w:del w:id="874" w:author="Gonzalo Ríos" w:date="2026-04-13T00:27:00Z"/>
        </w:trPr>
        <w:tc>
          <w:tcPr>
            <w:tcW w:w="5098" w:type="dxa"/>
            <w:gridSpan w:val="4"/>
            <w:tcBorders>
              <w:top w:val="nil"/>
              <w:left w:val="nil"/>
              <w:bottom w:val="single" w:sz="4" w:space="0" w:color="auto"/>
              <w:right w:val="single" w:sz="4" w:space="0" w:color="auto"/>
            </w:tcBorders>
          </w:tcPr>
          <w:p w14:paraId="33221740" w14:textId="27ECF43F" w:rsidR="00F02F68" w:rsidRPr="007C2B95" w:rsidDel="009B6E2B" w:rsidRDefault="00F02F68" w:rsidP="008F7A26">
            <w:pPr>
              <w:jc w:val="both"/>
              <w:rPr>
                <w:del w:id="875" w:author="Gonzalo Ríos" w:date="2026-04-13T00:27:00Z" w16du:dateUtc="2026-04-12T14:27:00Z"/>
                <w:rFonts w:ascii="Times New Roman" w:hAnsi="Times New Roman" w:cs="Times New Roman"/>
                <w:i/>
                <w:iCs/>
                <w:lang w:val="en-AU"/>
              </w:rPr>
            </w:pPr>
            <w:del w:id="876" w:author="Gonzalo Ríos" w:date="2026-04-13T00:27:00Z" w16du:dateUtc="2026-04-12T14:27:00Z">
              <w:r w:rsidRPr="007C2B95" w:rsidDel="009B6E2B">
                <w:rPr>
                  <w:rFonts w:ascii="Times New Roman" w:hAnsi="Times New Roman" w:cs="Times New Roman"/>
                  <w:i/>
                  <w:iCs/>
                  <w:lang w:val="en-AU"/>
                </w:rPr>
                <w:delText>Std. Deviation of random parameters</w:delText>
              </w:r>
            </w:del>
          </w:p>
        </w:tc>
        <w:tc>
          <w:tcPr>
            <w:tcW w:w="1342" w:type="dxa"/>
            <w:tcBorders>
              <w:top w:val="nil"/>
              <w:left w:val="single" w:sz="4" w:space="0" w:color="auto"/>
              <w:bottom w:val="single" w:sz="4" w:space="0" w:color="auto"/>
              <w:right w:val="nil"/>
            </w:tcBorders>
          </w:tcPr>
          <w:p w14:paraId="3DE2CE30" w14:textId="4862F013" w:rsidR="00F02F68" w:rsidRPr="007C2B95" w:rsidDel="009B6E2B" w:rsidRDefault="00F02F68" w:rsidP="008F7A26">
            <w:pPr>
              <w:jc w:val="both"/>
              <w:rPr>
                <w:del w:id="877" w:author="Gonzalo Ríos" w:date="2026-04-13T00:27:00Z" w16du:dateUtc="2026-04-12T14:27:00Z"/>
                <w:rFonts w:ascii="Times New Roman" w:hAnsi="Times New Roman" w:cs="Times New Roman"/>
                <w:i/>
                <w:iCs/>
                <w:lang w:val="en-AU"/>
              </w:rPr>
            </w:pPr>
          </w:p>
        </w:tc>
        <w:tc>
          <w:tcPr>
            <w:tcW w:w="1288" w:type="dxa"/>
            <w:gridSpan w:val="2"/>
            <w:tcBorders>
              <w:top w:val="nil"/>
              <w:left w:val="nil"/>
              <w:bottom w:val="single" w:sz="4" w:space="0" w:color="auto"/>
              <w:right w:val="nil"/>
            </w:tcBorders>
          </w:tcPr>
          <w:p w14:paraId="410CDC68" w14:textId="16A0E4EB" w:rsidR="00F02F68" w:rsidRPr="007C2B95" w:rsidDel="009B6E2B" w:rsidRDefault="00F02F68" w:rsidP="008F7A26">
            <w:pPr>
              <w:jc w:val="both"/>
              <w:rPr>
                <w:del w:id="878" w:author="Gonzalo Ríos" w:date="2026-04-13T00:27:00Z" w16du:dateUtc="2026-04-12T14:27:00Z"/>
                <w:rFonts w:ascii="Times New Roman" w:hAnsi="Times New Roman" w:cs="Times New Roman"/>
                <w:i/>
                <w:iCs/>
                <w:lang w:val="en-AU"/>
              </w:rPr>
            </w:pPr>
          </w:p>
        </w:tc>
        <w:tc>
          <w:tcPr>
            <w:tcW w:w="1288" w:type="dxa"/>
            <w:gridSpan w:val="2"/>
            <w:tcBorders>
              <w:top w:val="nil"/>
              <w:left w:val="nil"/>
              <w:bottom w:val="single" w:sz="4" w:space="0" w:color="auto"/>
              <w:right w:val="single" w:sz="4" w:space="0" w:color="auto"/>
            </w:tcBorders>
          </w:tcPr>
          <w:p w14:paraId="23BE04BC" w14:textId="357AC0F2" w:rsidR="00F02F68" w:rsidRPr="007C2B95" w:rsidDel="009B6E2B" w:rsidRDefault="00F02F68" w:rsidP="008F7A26">
            <w:pPr>
              <w:jc w:val="both"/>
              <w:rPr>
                <w:del w:id="879" w:author="Gonzalo Ríos" w:date="2026-04-13T00:27:00Z" w16du:dateUtc="2026-04-12T14:27:00Z"/>
                <w:rFonts w:ascii="Times New Roman" w:hAnsi="Times New Roman" w:cs="Times New Roman"/>
                <w:i/>
                <w:iCs/>
                <w:lang w:val="en-AU"/>
              </w:rPr>
            </w:pPr>
          </w:p>
        </w:tc>
      </w:tr>
      <w:tr w:rsidR="008F7A26" w:rsidRPr="007C2B95" w:rsidDel="009B6E2B" w14:paraId="342886A1" w14:textId="5A0D264F" w:rsidTr="00601A89">
        <w:trPr>
          <w:trHeight w:val="398"/>
          <w:del w:id="880" w:author="Gonzalo Ríos" w:date="2026-04-13T00:27:00Z"/>
        </w:trPr>
        <w:tc>
          <w:tcPr>
            <w:tcW w:w="1555" w:type="dxa"/>
            <w:tcBorders>
              <w:top w:val="nil"/>
              <w:left w:val="nil"/>
              <w:bottom w:val="nil"/>
              <w:right w:val="single" w:sz="4" w:space="0" w:color="auto"/>
            </w:tcBorders>
            <w:vAlign w:val="center"/>
          </w:tcPr>
          <w:p w14:paraId="102B6C48" w14:textId="1BE04385" w:rsidR="008F7A26" w:rsidRPr="007C2B95" w:rsidDel="009B6E2B" w:rsidRDefault="00264DD4" w:rsidP="00601A89">
            <w:pPr>
              <w:rPr>
                <w:del w:id="881" w:author="Gonzalo Ríos" w:date="2026-04-13T00:27:00Z" w16du:dateUtc="2026-04-12T14:27:00Z"/>
                <w:rFonts w:ascii="Times New Roman" w:hAnsi="Times New Roman" w:cs="Times New Roman"/>
                <w:lang w:val="en-AU"/>
              </w:rPr>
            </w:pPr>
            <w:del w:id="882" w:author="Gonzalo Ríos" w:date="2026-04-13T00:27:00Z" w16du:dateUtc="2026-04-12T14:27:00Z">
              <w:r w:rsidRPr="007C2B95" w:rsidDel="009B6E2B">
                <w:rPr>
                  <w:rFonts w:ascii="Times New Roman" w:hAnsi="Times New Roman" w:cs="Times New Roman"/>
                  <w:lang w:val="en-AU"/>
                </w:rPr>
                <w:delText>Constant</w:delText>
              </w:r>
            </w:del>
          </w:p>
        </w:tc>
        <w:tc>
          <w:tcPr>
            <w:tcW w:w="1275" w:type="dxa"/>
            <w:tcBorders>
              <w:top w:val="nil"/>
              <w:left w:val="single" w:sz="4" w:space="0" w:color="auto"/>
              <w:bottom w:val="nil"/>
              <w:right w:val="nil"/>
            </w:tcBorders>
            <w:vAlign w:val="center"/>
          </w:tcPr>
          <w:p w14:paraId="6CE5D068" w14:textId="058AFB32" w:rsidR="008F7A26" w:rsidRPr="007C2B95" w:rsidDel="009B6E2B" w:rsidRDefault="008F7A26" w:rsidP="00601A89">
            <w:pPr>
              <w:jc w:val="center"/>
              <w:rPr>
                <w:del w:id="883" w:author="Gonzalo Ríos" w:date="2026-04-13T00:27:00Z" w16du:dateUtc="2026-04-12T14:27:00Z"/>
                <w:rFonts w:ascii="Times New Roman" w:hAnsi="Times New Roman" w:cs="Times New Roman"/>
                <w:lang w:val="en-AU"/>
              </w:rPr>
            </w:pPr>
          </w:p>
        </w:tc>
        <w:tc>
          <w:tcPr>
            <w:tcW w:w="1134" w:type="dxa"/>
            <w:tcBorders>
              <w:top w:val="nil"/>
              <w:left w:val="nil"/>
              <w:bottom w:val="nil"/>
              <w:right w:val="nil"/>
            </w:tcBorders>
            <w:vAlign w:val="center"/>
          </w:tcPr>
          <w:p w14:paraId="47792635" w14:textId="3FD35148" w:rsidR="008F7A26" w:rsidRPr="007C2B95" w:rsidDel="009B6E2B" w:rsidRDefault="008F7A26" w:rsidP="00601A89">
            <w:pPr>
              <w:jc w:val="center"/>
              <w:rPr>
                <w:del w:id="884" w:author="Gonzalo Ríos" w:date="2026-04-13T00:27:00Z" w16du:dateUtc="2026-04-12T14:27:00Z"/>
                <w:rFonts w:ascii="Times New Roman" w:hAnsi="Times New Roman" w:cs="Times New Roman"/>
                <w:lang w:val="en-AU"/>
              </w:rPr>
            </w:pPr>
          </w:p>
        </w:tc>
        <w:tc>
          <w:tcPr>
            <w:tcW w:w="1134" w:type="dxa"/>
            <w:tcBorders>
              <w:top w:val="nil"/>
              <w:left w:val="nil"/>
              <w:bottom w:val="nil"/>
              <w:right w:val="single" w:sz="4" w:space="0" w:color="auto"/>
            </w:tcBorders>
            <w:vAlign w:val="center"/>
          </w:tcPr>
          <w:p w14:paraId="0DBBA5FC" w14:textId="28E1FFC3" w:rsidR="008F7A26" w:rsidRPr="007C2B95" w:rsidDel="009B6E2B" w:rsidRDefault="008F7A26" w:rsidP="00601A89">
            <w:pPr>
              <w:jc w:val="center"/>
              <w:rPr>
                <w:del w:id="885" w:author="Gonzalo Ríos" w:date="2026-04-13T00:27:00Z" w16du:dateUtc="2026-04-12T14:27:00Z"/>
                <w:rFonts w:ascii="Times New Roman" w:hAnsi="Times New Roman" w:cs="Times New Roman"/>
                <w:lang w:val="en-AU"/>
              </w:rPr>
            </w:pPr>
          </w:p>
        </w:tc>
        <w:tc>
          <w:tcPr>
            <w:tcW w:w="1418" w:type="dxa"/>
            <w:gridSpan w:val="2"/>
            <w:tcBorders>
              <w:top w:val="nil"/>
              <w:left w:val="single" w:sz="4" w:space="0" w:color="auto"/>
              <w:bottom w:val="nil"/>
              <w:right w:val="nil"/>
            </w:tcBorders>
            <w:vAlign w:val="center"/>
          </w:tcPr>
          <w:p w14:paraId="72DB6925" w14:textId="6BDE053C" w:rsidR="008F7A26" w:rsidRPr="007C2B95" w:rsidDel="009B6E2B" w:rsidRDefault="00264DD4" w:rsidP="00601A89">
            <w:pPr>
              <w:jc w:val="center"/>
              <w:rPr>
                <w:del w:id="886" w:author="Gonzalo Ríos" w:date="2026-04-13T00:27:00Z" w16du:dateUtc="2026-04-12T14:27:00Z"/>
                <w:rFonts w:ascii="Times New Roman" w:hAnsi="Times New Roman" w:cs="Times New Roman"/>
                <w:lang w:val="en-AU"/>
              </w:rPr>
            </w:pPr>
            <w:del w:id="887" w:author="Gonzalo Ríos" w:date="2026-04-13T00:27:00Z" w16du:dateUtc="2026-04-12T14:27:00Z">
              <w:r w:rsidRPr="007C2B95" w:rsidDel="009B6E2B">
                <w:rPr>
                  <w:rFonts w:ascii="Times New Roman" w:hAnsi="Times New Roman" w:cs="Times New Roman"/>
                  <w:lang w:val="en-AU"/>
                </w:rPr>
                <w:delText>--</w:delText>
              </w:r>
            </w:del>
          </w:p>
        </w:tc>
        <w:tc>
          <w:tcPr>
            <w:tcW w:w="1276" w:type="dxa"/>
            <w:gridSpan w:val="2"/>
            <w:tcBorders>
              <w:top w:val="nil"/>
              <w:left w:val="nil"/>
              <w:bottom w:val="nil"/>
              <w:right w:val="nil"/>
            </w:tcBorders>
            <w:vAlign w:val="center"/>
          </w:tcPr>
          <w:p w14:paraId="665D9DE9" w14:textId="0899548E" w:rsidR="008F7A26" w:rsidRPr="007C2B95" w:rsidDel="009B6E2B" w:rsidRDefault="00264DD4" w:rsidP="00601A89">
            <w:pPr>
              <w:jc w:val="center"/>
              <w:rPr>
                <w:del w:id="888" w:author="Gonzalo Ríos" w:date="2026-04-13T00:27:00Z" w16du:dateUtc="2026-04-12T14:27:00Z"/>
                <w:rFonts w:ascii="Times New Roman" w:hAnsi="Times New Roman" w:cs="Times New Roman"/>
                <w:lang w:val="en-AU"/>
              </w:rPr>
            </w:pPr>
            <w:del w:id="889" w:author="Gonzalo Ríos" w:date="2026-04-13T00:27:00Z" w16du:dateUtc="2026-04-12T14:27:00Z">
              <w:r w:rsidRPr="007C2B95" w:rsidDel="009B6E2B">
                <w:rPr>
                  <w:rFonts w:ascii="Times New Roman" w:hAnsi="Times New Roman" w:cs="Times New Roman"/>
                  <w:lang w:val="en-AU"/>
                </w:rPr>
                <w:delText>0.000</w:delText>
              </w:r>
            </w:del>
          </w:p>
        </w:tc>
        <w:tc>
          <w:tcPr>
            <w:tcW w:w="1224" w:type="dxa"/>
            <w:tcBorders>
              <w:top w:val="nil"/>
              <w:left w:val="nil"/>
              <w:bottom w:val="nil"/>
              <w:right w:val="single" w:sz="4" w:space="0" w:color="auto"/>
            </w:tcBorders>
            <w:vAlign w:val="center"/>
          </w:tcPr>
          <w:p w14:paraId="307FDC05" w14:textId="21E7F0C9" w:rsidR="008F7A26" w:rsidRPr="007C2B95" w:rsidDel="009B6E2B" w:rsidRDefault="00264DD4" w:rsidP="00601A89">
            <w:pPr>
              <w:jc w:val="center"/>
              <w:rPr>
                <w:del w:id="890" w:author="Gonzalo Ríos" w:date="2026-04-13T00:27:00Z" w16du:dateUtc="2026-04-12T14:27:00Z"/>
                <w:rFonts w:ascii="Times New Roman" w:hAnsi="Times New Roman" w:cs="Times New Roman"/>
                <w:lang w:val="en-AU"/>
              </w:rPr>
            </w:pPr>
            <w:del w:id="891" w:author="Gonzalo Ríos" w:date="2026-04-13T00:27:00Z" w16du:dateUtc="2026-04-12T14:27:00Z">
              <w:r w:rsidRPr="007C2B95" w:rsidDel="009B6E2B">
                <w:rPr>
                  <w:rFonts w:ascii="Times New Roman" w:hAnsi="Times New Roman" w:cs="Times New Roman"/>
                  <w:lang w:val="en-AU"/>
                </w:rPr>
                <w:delText>--</w:delText>
              </w:r>
            </w:del>
          </w:p>
        </w:tc>
      </w:tr>
      <w:tr w:rsidR="008F7A26" w:rsidRPr="007C2B95" w:rsidDel="009B6E2B" w14:paraId="3A32F35A" w14:textId="1F2976FC" w:rsidTr="00601A89">
        <w:trPr>
          <w:trHeight w:val="698"/>
          <w:del w:id="892" w:author="Gonzalo Ríos" w:date="2026-04-13T00:27:00Z"/>
        </w:trPr>
        <w:tc>
          <w:tcPr>
            <w:tcW w:w="1555" w:type="dxa"/>
            <w:tcBorders>
              <w:top w:val="nil"/>
              <w:left w:val="nil"/>
              <w:bottom w:val="nil"/>
              <w:right w:val="single" w:sz="4" w:space="0" w:color="auto"/>
            </w:tcBorders>
            <w:vAlign w:val="center"/>
          </w:tcPr>
          <w:p w14:paraId="786C3E73" w14:textId="697F75EE" w:rsidR="008F7A26" w:rsidRPr="007C2B95" w:rsidDel="009B6E2B" w:rsidRDefault="00264DD4" w:rsidP="00601A89">
            <w:pPr>
              <w:rPr>
                <w:del w:id="893" w:author="Gonzalo Ríos" w:date="2026-04-13T00:27:00Z" w16du:dateUtc="2026-04-12T14:27:00Z"/>
                <w:rFonts w:ascii="Times New Roman" w:hAnsi="Times New Roman" w:cs="Times New Roman"/>
                <w:lang w:val="en-AU"/>
              </w:rPr>
            </w:pPr>
            <w:del w:id="894" w:author="Gonzalo Ríos" w:date="2026-04-13T00:27:00Z" w16du:dateUtc="2026-04-12T14:27:00Z">
              <w:r w:rsidRPr="007C2B95" w:rsidDel="009B6E2B">
                <w:rPr>
                  <w:rFonts w:ascii="Times New Roman" w:hAnsi="Times New Roman" w:cs="Times New Roman"/>
                  <w:lang w:val="en-AU"/>
                </w:rPr>
                <w:delText>Grade breaks per length</w:delText>
              </w:r>
              <w:r w:rsidR="00B60D7F" w:rsidRPr="007C2B95" w:rsidDel="009B6E2B">
                <w:rPr>
                  <w:rFonts w:ascii="Times New Roman" w:hAnsi="Times New Roman" w:cs="Times New Roman"/>
                  <w:lang w:val="en-AU"/>
                </w:rPr>
                <w:delText xml:space="preserve"> (X</w:delText>
              </w:r>
              <w:r w:rsidR="00B60D7F" w:rsidRPr="007C2B95" w:rsidDel="009B6E2B">
                <w:rPr>
                  <w:rFonts w:ascii="Times New Roman" w:hAnsi="Times New Roman" w:cs="Times New Roman"/>
                  <w:vertAlign w:val="subscript"/>
                  <w:lang w:val="en-AU"/>
                </w:rPr>
                <w:delText>1</w:delText>
              </w:r>
              <w:r w:rsidR="00B60D7F" w:rsidRPr="007C2B95" w:rsidDel="009B6E2B">
                <w:rPr>
                  <w:rFonts w:ascii="Times New Roman" w:hAnsi="Times New Roman" w:cs="Times New Roman"/>
                  <w:lang w:val="en-AU"/>
                </w:rPr>
                <w:delText>)</w:delText>
              </w:r>
            </w:del>
          </w:p>
        </w:tc>
        <w:tc>
          <w:tcPr>
            <w:tcW w:w="1275" w:type="dxa"/>
            <w:tcBorders>
              <w:top w:val="nil"/>
              <w:left w:val="single" w:sz="4" w:space="0" w:color="auto"/>
              <w:bottom w:val="nil"/>
              <w:right w:val="nil"/>
            </w:tcBorders>
            <w:vAlign w:val="center"/>
          </w:tcPr>
          <w:p w14:paraId="6BA4B9E3" w14:textId="59DC2059" w:rsidR="008F7A26" w:rsidRPr="007C2B95" w:rsidDel="009B6E2B" w:rsidRDefault="008F7A26" w:rsidP="00601A89">
            <w:pPr>
              <w:jc w:val="center"/>
              <w:rPr>
                <w:del w:id="895" w:author="Gonzalo Ríos" w:date="2026-04-13T00:27:00Z" w16du:dateUtc="2026-04-12T14:27:00Z"/>
                <w:rFonts w:ascii="Times New Roman" w:hAnsi="Times New Roman" w:cs="Times New Roman"/>
                <w:lang w:val="en-AU"/>
              </w:rPr>
            </w:pPr>
          </w:p>
        </w:tc>
        <w:tc>
          <w:tcPr>
            <w:tcW w:w="1134" w:type="dxa"/>
            <w:tcBorders>
              <w:top w:val="nil"/>
              <w:left w:val="nil"/>
              <w:bottom w:val="nil"/>
              <w:right w:val="nil"/>
            </w:tcBorders>
            <w:vAlign w:val="center"/>
          </w:tcPr>
          <w:p w14:paraId="297C19E6" w14:textId="6CD1DDF5" w:rsidR="008F7A26" w:rsidRPr="007C2B95" w:rsidDel="009B6E2B" w:rsidRDefault="008F7A26" w:rsidP="00601A89">
            <w:pPr>
              <w:jc w:val="center"/>
              <w:rPr>
                <w:del w:id="896" w:author="Gonzalo Ríos" w:date="2026-04-13T00:27:00Z" w16du:dateUtc="2026-04-12T14:27:00Z"/>
                <w:rFonts w:ascii="Times New Roman" w:hAnsi="Times New Roman" w:cs="Times New Roman"/>
                <w:lang w:val="en-AU"/>
              </w:rPr>
            </w:pPr>
          </w:p>
        </w:tc>
        <w:tc>
          <w:tcPr>
            <w:tcW w:w="1134" w:type="dxa"/>
            <w:tcBorders>
              <w:top w:val="nil"/>
              <w:left w:val="nil"/>
              <w:bottom w:val="nil"/>
              <w:right w:val="single" w:sz="4" w:space="0" w:color="auto"/>
            </w:tcBorders>
            <w:vAlign w:val="center"/>
          </w:tcPr>
          <w:p w14:paraId="18FA5DB4" w14:textId="4A3CE1DC" w:rsidR="008F7A26" w:rsidRPr="007C2B95" w:rsidDel="009B6E2B" w:rsidRDefault="008F7A26" w:rsidP="00601A89">
            <w:pPr>
              <w:jc w:val="center"/>
              <w:rPr>
                <w:del w:id="897" w:author="Gonzalo Ríos" w:date="2026-04-13T00:27:00Z" w16du:dateUtc="2026-04-12T14:27:00Z"/>
                <w:rFonts w:ascii="Times New Roman" w:hAnsi="Times New Roman" w:cs="Times New Roman"/>
                <w:lang w:val="en-AU"/>
              </w:rPr>
            </w:pPr>
          </w:p>
        </w:tc>
        <w:tc>
          <w:tcPr>
            <w:tcW w:w="1418" w:type="dxa"/>
            <w:gridSpan w:val="2"/>
            <w:tcBorders>
              <w:top w:val="nil"/>
              <w:left w:val="single" w:sz="4" w:space="0" w:color="auto"/>
              <w:bottom w:val="nil"/>
              <w:right w:val="nil"/>
            </w:tcBorders>
            <w:vAlign w:val="center"/>
          </w:tcPr>
          <w:p w14:paraId="57E9915D" w14:textId="640C1182" w:rsidR="008F7A26" w:rsidRPr="007C2B95" w:rsidDel="009B6E2B" w:rsidRDefault="00264DD4" w:rsidP="00601A89">
            <w:pPr>
              <w:jc w:val="center"/>
              <w:rPr>
                <w:del w:id="898" w:author="Gonzalo Ríos" w:date="2026-04-13T00:27:00Z" w16du:dateUtc="2026-04-12T14:27:00Z"/>
                <w:rFonts w:ascii="Times New Roman" w:hAnsi="Times New Roman" w:cs="Times New Roman"/>
                <w:lang w:val="en-AU"/>
              </w:rPr>
            </w:pPr>
            <w:del w:id="899" w:author="Gonzalo Ríos" w:date="2026-04-13T00:27:00Z" w16du:dateUtc="2026-04-12T14:27:00Z">
              <w:r w:rsidRPr="007C2B95" w:rsidDel="009B6E2B">
                <w:rPr>
                  <w:rFonts w:ascii="Times New Roman" w:hAnsi="Times New Roman" w:cs="Times New Roman"/>
                  <w:lang w:val="en-AU"/>
                </w:rPr>
                <w:delText>--</w:delText>
              </w:r>
            </w:del>
          </w:p>
        </w:tc>
        <w:tc>
          <w:tcPr>
            <w:tcW w:w="1276" w:type="dxa"/>
            <w:gridSpan w:val="2"/>
            <w:tcBorders>
              <w:top w:val="nil"/>
              <w:left w:val="nil"/>
              <w:bottom w:val="nil"/>
              <w:right w:val="nil"/>
            </w:tcBorders>
            <w:vAlign w:val="center"/>
          </w:tcPr>
          <w:p w14:paraId="367A87DC" w14:textId="6A7AB4ED" w:rsidR="008F7A26" w:rsidRPr="007C2B95" w:rsidDel="009B6E2B" w:rsidRDefault="00264DD4" w:rsidP="00601A89">
            <w:pPr>
              <w:jc w:val="center"/>
              <w:rPr>
                <w:del w:id="900" w:author="Gonzalo Ríos" w:date="2026-04-13T00:27:00Z" w16du:dateUtc="2026-04-12T14:27:00Z"/>
                <w:rFonts w:ascii="Times New Roman" w:hAnsi="Times New Roman" w:cs="Times New Roman"/>
                <w:lang w:val="en-AU"/>
              </w:rPr>
            </w:pPr>
            <w:del w:id="901" w:author="Gonzalo Ríos" w:date="2026-04-13T00:27:00Z" w16du:dateUtc="2026-04-12T14:27:00Z">
              <w:r w:rsidRPr="007C2B95" w:rsidDel="009B6E2B">
                <w:rPr>
                  <w:rFonts w:ascii="Times New Roman" w:hAnsi="Times New Roman" w:cs="Times New Roman"/>
                  <w:lang w:val="en-AU"/>
                </w:rPr>
                <w:delText>0.073</w:delText>
              </w:r>
            </w:del>
          </w:p>
        </w:tc>
        <w:tc>
          <w:tcPr>
            <w:tcW w:w="1224" w:type="dxa"/>
            <w:tcBorders>
              <w:top w:val="nil"/>
              <w:left w:val="nil"/>
              <w:bottom w:val="nil"/>
              <w:right w:val="single" w:sz="4" w:space="0" w:color="auto"/>
            </w:tcBorders>
            <w:vAlign w:val="center"/>
          </w:tcPr>
          <w:p w14:paraId="15BACC0E" w14:textId="11DE7B36" w:rsidR="008F7A26" w:rsidRPr="007C2B95" w:rsidDel="009B6E2B" w:rsidRDefault="00060612" w:rsidP="00601A89">
            <w:pPr>
              <w:jc w:val="center"/>
              <w:rPr>
                <w:del w:id="902" w:author="Gonzalo Ríos" w:date="2026-04-13T00:27:00Z" w16du:dateUtc="2026-04-12T14:27:00Z"/>
                <w:rFonts w:ascii="Times New Roman" w:hAnsi="Times New Roman" w:cs="Times New Roman"/>
                <w:lang w:val="en-AU"/>
              </w:rPr>
            </w:pPr>
            <w:del w:id="903" w:author="Gonzalo Ríos" w:date="2026-04-13T00:27:00Z" w16du:dateUtc="2026-04-12T14:27:00Z">
              <w:r w:rsidRPr="007C2B95" w:rsidDel="009B6E2B">
                <w:rPr>
                  <w:rFonts w:ascii="Times New Roman" w:hAnsi="Times New Roman" w:cs="Times New Roman"/>
                  <w:lang w:val="en-AU"/>
                </w:rPr>
                <w:delText>0.010</w:delText>
              </w:r>
              <w:r w:rsidRPr="007C2B95" w:rsidDel="009B6E2B">
                <w:rPr>
                  <w:rFonts w:ascii="Times New Roman" w:hAnsi="Times New Roman" w:cs="Times New Roman"/>
                  <w:vertAlign w:val="superscript"/>
                  <w:lang w:val="en-AU"/>
                </w:rPr>
                <w:delText>*</w:delText>
              </w:r>
            </w:del>
          </w:p>
        </w:tc>
      </w:tr>
      <w:tr w:rsidR="00F02F68" w:rsidRPr="007C2B95" w:rsidDel="009B6E2B" w14:paraId="6B847BFB" w14:textId="04ACDE3F" w:rsidTr="00F02F68">
        <w:trPr>
          <w:del w:id="904" w:author="Gonzalo Ríos" w:date="2026-04-13T00:27:00Z"/>
        </w:trPr>
        <w:tc>
          <w:tcPr>
            <w:tcW w:w="5098" w:type="dxa"/>
            <w:gridSpan w:val="4"/>
            <w:tcBorders>
              <w:top w:val="nil"/>
              <w:left w:val="nil"/>
              <w:bottom w:val="single" w:sz="4" w:space="0" w:color="auto"/>
              <w:right w:val="single" w:sz="4" w:space="0" w:color="auto"/>
            </w:tcBorders>
          </w:tcPr>
          <w:p w14:paraId="59AD1E5E" w14:textId="1C06F742" w:rsidR="00F02F68" w:rsidRPr="007C2B95" w:rsidDel="009B6E2B" w:rsidRDefault="00F02F68" w:rsidP="008F7A26">
            <w:pPr>
              <w:jc w:val="both"/>
              <w:rPr>
                <w:del w:id="905" w:author="Gonzalo Ríos" w:date="2026-04-13T00:27:00Z" w16du:dateUtc="2026-04-12T14:27:00Z"/>
                <w:rFonts w:ascii="Times New Roman" w:hAnsi="Times New Roman" w:cs="Times New Roman"/>
                <w:i/>
                <w:iCs/>
                <w:lang w:val="en-AU"/>
              </w:rPr>
            </w:pPr>
            <w:del w:id="906" w:author="Gonzalo Ríos" w:date="2026-04-13T00:27:00Z" w16du:dateUtc="2026-04-12T14:27:00Z">
              <w:r w:rsidRPr="007C2B95" w:rsidDel="009B6E2B">
                <w:rPr>
                  <w:rFonts w:ascii="Times New Roman" w:hAnsi="Times New Roman" w:cs="Times New Roman"/>
                  <w:i/>
                  <w:iCs/>
                  <w:lang w:val="en-AU"/>
                </w:rPr>
                <w:delText>Goodness-of-fit</w:delText>
              </w:r>
            </w:del>
          </w:p>
        </w:tc>
        <w:tc>
          <w:tcPr>
            <w:tcW w:w="1342" w:type="dxa"/>
            <w:tcBorders>
              <w:top w:val="nil"/>
              <w:left w:val="nil"/>
              <w:bottom w:val="single" w:sz="4" w:space="0" w:color="auto"/>
              <w:right w:val="nil"/>
            </w:tcBorders>
          </w:tcPr>
          <w:p w14:paraId="6172ED10" w14:textId="52485DA7" w:rsidR="00F02F68" w:rsidRPr="007C2B95" w:rsidDel="009B6E2B" w:rsidRDefault="00F02F68" w:rsidP="008F7A26">
            <w:pPr>
              <w:jc w:val="both"/>
              <w:rPr>
                <w:del w:id="907" w:author="Gonzalo Ríos" w:date="2026-04-13T00:27:00Z" w16du:dateUtc="2026-04-12T14:27:00Z"/>
                <w:rFonts w:ascii="Times New Roman" w:hAnsi="Times New Roman" w:cs="Times New Roman"/>
                <w:i/>
                <w:iCs/>
                <w:lang w:val="en-AU"/>
              </w:rPr>
            </w:pPr>
          </w:p>
        </w:tc>
        <w:tc>
          <w:tcPr>
            <w:tcW w:w="1288" w:type="dxa"/>
            <w:gridSpan w:val="2"/>
            <w:tcBorders>
              <w:top w:val="nil"/>
              <w:left w:val="nil"/>
              <w:bottom w:val="single" w:sz="4" w:space="0" w:color="auto"/>
              <w:right w:val="nil"/>
            </w:tcBorders>
          </w:tcPr>
          <w:p w14:paraId="10FD74C1" w14:textId="3D3DBA7B" w:rsidR="00F02F68" w:rsidRPr="007C2B95" w:rsidDel="009B6E2B" w:rsidRDefault="00F02F68" w:rsidP="008F7A26">
            <w:pPr>
              <w:jc w:val="both"/>
              <w:rPr>
                <w:del w:id="908" w:author="Gonzalo Ríos" w:date="2026-04-13T00:27:00Z" w16du:dateUtc="2026-04-12T14:27:00Z"/>
                <w:rFonts w:ascii="Times New Roman" w:hAnsi="Times New Roman" w:cs="Times New Roman"/>
                <w:i/>
                <w:iCs/>
                <w:lang w:val="en-AU"/>
              </w:rPr>
            </w:pPr>
          </w:p>
        </w:tc>
        <w:tc>
          <w:tcPr>
            <w:tcW w:w="1288" w:type="dxa"/>
            <w:gridSpan w:val="2"/>
            <w:tcBorders>
              <w:top w:val="nil"/>
              <w:left w:val="nil"/>
              <w:bottom w:val="single" w:sz="4" w:space="0" w:color="auto"/>
              <w:right w:val="single" w:sz="4" w:space="0" w:color="auto"/>
            </w:tcBorders>
          </w:tcPr>
          <w:p w14:paraId="2D6DE204" w14:textId="0427C493" w:rsidR="00F02F68" w:rsidRPr="007C2B95" w:rsidDel="009B6E2B" w:rsidRDefault="00F02F68" w:rsidP="008F7A26">
            <w:pPr>
              <w:jc w:val="both"/>
              <w:rPr>
                <w:del w:id="909" w:author="Gonzalo Ríos" w:date="2026-04-13T00:27:00Z" w16du:dateUtc="2026-04-12T14:27:00Z"/>
                <w:rFonts w:ascii="Times New Roman" w:hAnsi="Times New Roman" w:cs="Times New Roman"/>
                <w:i/>
                <w:iCs/>
                <w:lang w:val="en-AU"/>
              </w:rPr>
            </w:pPr>
          </w:p>
        </w:tc>
      </w:tr>
      <w:tr w:rsidR="00060612" w:rsidRPr="007C2B95" w:rsidDel="009B6E2B" w14:paraId="2339E804" w14:textId="034BB64C" w:rsidTr="00D10366">
        <w:trPr>
          <w:del w:id="910" w:author="Gonzalo Ríos" w:date="2026-04-13T00:27:00Z"/>
        </w:trPr>
        <w:tc>
          <w:tcPr>
            <w:tcW w:w="1555" w:type="dxa"/>
            <w:tcBorders>
              <w:top w:val="single" w:sz="4" w:space="0" w:color="auto"/>
              <w:left w:val="nil"/>
              <w:bottom w:val="nil"/>
              <w:right w:val="single" w:sz="4" w:space="0" w:color="auto"/>
            </w:tcBorders>
          </w:tcPr>
          <w:p w14:paraId="4FDD0C94" w14:textId="2BC764CF" w:rsidR="00060612" w:rsidRPr="007C2B95" w:rsidDel="009B6E2B" w:rsidRDefault="00060612" w:rsidP="008F7A26">
            <w:pPr>
              <w:jc w:val="both"/>
              <w:rPr>
                <w:del w:id="911" w:author="Gonzalo Ríos" w:date="2026-04-13T00:27:00Z" w16du:dateUtc="2026-04-12T14:27:00Z"/>
                <w:rFonts w:ascii="Times New Roman" w:hAnsi="Times New Roman" w:cs="Times New Roman"/>
                <w:lang w:val="en-AU"/>
              </w:rPr>
            </w:pPr>
            <w:del w:id="912" w:author="Gonzalo Ríos" w:date="2026-04-13T00:27:00Z" w16du:dateUtc="2026-04-12T14:27:00Z">
              <w:r w:rsidRPr="007C2B95" w:rsidDel="009B6E2B">
                <w:rPr>
                  <w:rFonts w:ascii="Times New Roman" w:hAnsi="Times New Roman" w:cs="Times New Roman"/>
                  <w:lang w:val="en-AU"/>
                </w:rPr>
                <w:delText>AIC</w:delText>
              </w:r>
            </w:del>
          </w:p>
        </w:tc>
        <w:tc>
          <w:tcPr>
            <w:tcW w:w="1275" w:type="dxa"/>
            <w:tcBorders>
              <w:top w:val="single" w:sz="4" w:space="0" w:color="auto"/>
              <w:left w:val="single" w:sz="4" w:space="0" w:color="auto"/>
              <w:bottom w:val="nil"/>
              <w:right w:val="nil"/>
            </w:tcBorders>
            <w:vAlign w:val="center"/>
          </w:tcPr>
          <w:p w14:paraId="6E386720" w14:textId="50FFDA21" w:rsidR="00060612" w:rsidRPr="007C2B95" w:rsidDel="009B6E2B" w:rsidRDefault="00060612" w:rsidP="00060612">
            <w:pPr>
              <w:jc w:val="center"/>
              <w:rPr>
                <w:del w:id="913" w:author="Gonzalo Ríos" w:date="2026-04-13T00:27:00Z" w16du:dateUtc="2026-04-12T14:27:00Z"/>
                <w:rFonts w:ascii="Times New Roman" w:hAnsi="Times New Roman" w:cs="Times New Roman"/>
                <w:lang w:val="en-AU"/>
              </w:rPr>
            </w:pPr>
            <w:del w:id="914" w:author="Gonzalo Ríos" w:date="2026-04-13T00:27:00Z" w16du:dateUtc="2026-04-12T14:27:00Z">
              <w:r w:rsidRPr="007C2B95" w:rsidDel="009B6E2B">
                <w:rPr>
                  <w:rFonts w:ascii="Times New Roman" w:hAnsi="Times New Roman" w:cs="Times New Roman"/>
                  <w:lang w:val="en-AU"/>
                </w:rPr>
                <w:delText>1</w:delText>
              </w:r>
              <w:r w:rsidR="004E2C79" w:rsidRPr="007C2B95" w:rsidDel="009B6E2B">
                <w:rPr>
                  <w:rFonts w:ascii="Times New Roman" w:hAnsi="Times New Roman" w:cs="Times New Roman"/>
                  <w:lang w:val="en-AU"/>
                </w:rPr>
                <w:delText>,</w:delText>
              </w:r>
              <w:r w:rsidRPr="007C2B95" w:rsidDel="009B6E2B">
                <w:rPr>
                  <w:rFonts w:ascii="Times New Roman" w:hAnsi="Times New Roman" w:cs="Times New Roman"/>
                  <w:lang w:val="en-AU"/>
                </w:rPr>
                <w:delText>876</w:delText>
              </w:r>
            </w:del>
          </w:p>
        </w:tc>
        <w:tc>
          <w:tcPr>
            <w:tcW w:w="1134" w:type="dxa"/>
            <w:tcBorders>
              <w:top w:val="single" w:sz="4" w:space="0" w:color="auto"/>
              <w:left w:val="nil"/>
              <w:bottom w:val="nil"/>
              <w:right w:val="nil"/>
            </w:tcBorders>
            <w:vAlign w:val="center"/>
          </w:tcPr>
          <w:p w14:paraId="04D91CE8" w14:textId="0260174F" w:rsidR="00060612" w:rsidRPr="007C2B95" w:rsidDel="009B6E2B" w:rsidRDefault="00060612" w:rsidP="00060612">
            <w:pPr>
              <w:jc w:val="center"/>
              <w:rPr>
                <w:del w:id="915" w:author="Gonzalo Ríos" w:date="2026-04-13T00:27:00Z" w16du:dateUtc="2026-04-12T14:27:00Z"/>
                <w:rFonts w:ascii="Times New Roman" w:hAnsi="Times New Roman" w:cs="Times New Roman"/>
                <w:lang w:val="en-AU"/>
              </w:rPr>
            </w:pPr>
          </w:p>
        </w:tc>
        <w:tc>
          <w:tcPr>
            <w:tcW w:w="1134" w:type="dxa"/>
            <w:tcBorders>
              <w:top w:val="single" w:sz="4" w:space="0" w:color="auto"/>
              <w:left w:val="nil"/>
              <w:bottom w:val="nil"/>
              <w:right w:val="single" w:sz="4" w:space="0" w:color="auto"/>
            </w:tcBorders>
            <w:vAlign w:val="center"/>
          </w:tcPr>
          <w:p w14:paraId="1836A183" w14:textId="3B6AD3B8" w:rsidR="00060612" w:rsidRPr="007C2B95" w:rsidDel="009B6E2B" w:rsidRDefault="00060612" w:rsidP="00060612">
            <w:pPr>
              <w:jc w:val="center"/>
              <w:rPr>
                <w:del w:id="916" w:author="Gonzalo Ríos" w:date="2026-04-13T00:27:00Z" w16du:dateUtc="2026-04-12T14:27:00Z"/>
                <w:rFonts w:ascii="Times New Roman" w:hAnsi="Times New Roman" w:cs="Times New Roman"/>
                <w:lang w:val="en-AU"/>
              </w:rPr>
            </w:pPr>
          </w:p>
        </w:tc>
        <w:tc>
          <w:tcPr>
            <w:tcW w:w="1418" w:type="dxa"/>
            <w:gridSpan w:val="2"/>
            <w:tcBorders>
              <w:top w:val="single" w:sz="4" w:space="0" w:color="auto"/>
              <w:left w:val="single" w:sz="4" w:space="0" w:color="auto"/>
              <w:bottom w:val="nil"/>
              <w:right w:val="nil"/>
            </w:tcBorders>
            <w:vAlign w:val="center"/>
          </w:tcPr>
          <w:p w14:paraId="02DEDF08" w14:textId="4EFB7AE5" w:rsidR="00060612" w:rsidRPr="007C2B95" w:rsidDel="009B6E2B" w:rsidRDefault="00060612" w:rsidP="00060612">
            <w:pPr>
              <w:jc w:val="center"/>
              <w:rPr>
                <w:del w:id="917" w:author="Gonzalo Ríos" w:date="2026-04-13T00:27:00Z" w16du:dateUtc="2026-04-12T14:27:00Z"/>
                <w:rFonts w:ascii="Times New Roman" w:hAnsi="Times New Roman" w:cs="Times New Roman"/>
                <w:lang w:val="en-AU"/>
              </w:rPr>
            </w:pPr>
            <w:del w:id="918" w:author="Gonzalo Ríos" w:date="2026-04-13T00:27:00Z" w16du:dateUtc="2026-04-12T14:27:00Z">
              <w:r w:rsidRPr="007C2B95" w:rsidDel="009B6E2B">
                <w:rPr>
                  <w:rFonts w:ascii="Times New Roman" w:hAnsi="Times New Roman" w:cs="Times New Roman"/>
                  <w:lang w:val="en-AU"/>
                </w:rPr>
                <w:delText>1</w:delText>
              </w:r>
              <w:r w:rsidR="004E2C79" w:rsidRPr="007C2B95" w:rsidDel="009B6E2B">
                <w:rPr>
                  <w:rFonts w:ascii="Times New Roman" w:hAnsi="Times New Roman" w:cs="Times New Roman"/>
                  <w:lang w:val="en-AU"/>
                </w:rPr>
                <w:delText>,</w:delText>
              </w:r>
              <w:r w:rsidRPr="007C2B95" w:rsidDel="009B6E2B">
                <w:rPr>
                  <w:rFonts w:ascii="Times New Roman" w:hAnsi="Times New Roman" w:cs="Times New Roman"/>
                  <w:lang w:val="en-AU"/>
                </w:rPr>
                <w:delText>871</w:delText>
              </w:r>
            </w:del>
          </w:p>
        </w:tc>
        <w:tc>
          <w:tcPr>
            <w:tcW w:w="1276" w:type="dxa"/>
            <w:gridSpan w:val="2"/>
            <w:tcBorders>
              <w:top w:val="single" w:sz="4" w:space="0" w:color="auto"/>
              <w:left w:val="nil"/>
              <w:bottom w:val="nil"/>
              <w:right w:val="nil"/>
            </w:tcBorders>
            <w:vAlign w:val="center"/>
          </w:tcPr>
          <w:p w14:paraId="3B1EF17A" w14:textId="20A674B7" w:rsidR="00060612" w:rsidRPr="007C2B95" w:rsidDel="009B6E2B" w:rsidRDefault="00060612" w:rsidP="00060612">
            <w:pPr>
              <w:jc w:val="center"/>
              <w:rPr>
                <w:del w:id="919" w:author="Gonzalo Ríos" w:date="2026-04-13T00:27:00Z" w16du:dateUtc="2026-04-12T14:27:00Z"/>
                <w:rFonts w:ascii="Times New Roman" w:hAnsi="Times New Roman" w:cs="Times New Roman"/>
                <w:lang w:val="en-AU"/>
              </w:rPr>
            </w:pPr>
          </w:p>
        </w:tc>
        <w:tc>
          <w:tcPr>
            <w:tcW w:w="1224" w:type="dxa"/>
            <w:tcBorders>
              <w:top w:val="single" w:sz="4" w:space="0" w:color="auto"/>
              <w:left w:val="nil"/>
              <w:bottom w:val="nil"/>
              <w:right w:val="single" w:sz="4" w:space="0" w:color="auto"/>
            </w:tcBorders>
          </w:tcPr>
          <w:p w14:paraId="2D22984F" w14:textId="2CD85BEF" w:rsidR="00060612" w:rsidRPr="007C2B95" w:rsidDel="009B6E2B" w:rsidRDefault="00060612" w:rsidP="008F7A26">
            <w:pPr>
              <w:jc w:val="both"/>
              <w:rPr>
                <w:del w:id="920" w:author="Gonzalo Ríos" w:date="2026-04-13T00:27:00Z" w16du:dateUtc="2026-04-12T14:27:00Z"/>
                <w:rFonts w:ascii="Times New Roman" w:hAnsi="Times New Roman" w:cs="Times New Roman"/>
                <w:lang w:val="en-AU"/>
              </w:rPr>
            </w:pPr>
          </w:p>
        </w:tc>
      </w:tr>
      <w:tr w:rsidR="00060612" w:rsidRPr="007C2B95" w:rsidDel="009B6E2B" w14:paraId="3B84DA1D" w14:textId="3393EE85" w:rsidTr="00D10366">
        <w:trPr>
          <w:del w:id="921" w:author="Gonzalo Ríos" w:date="2026-04-13T00:27:00Z"/>
        </w:trPr>
        <w:tc>
          <w:tcPr>
            <w:tcW w:w="1555" w:type="dxa"/>
            <w:tcBorders>
              <w:top w:val="nil"/>
              <w:left w:val="nil"/>
              <w:bottom w:val="nil"/>
              <w:right w:val="single" w:sz="4" w:space="0" w:color="auto"/>
            </w:tcBorders>
          </w:tcPr>
          <w:p w14:paraId="6C8A67AE" w14:textId="49D13846" w:rsidR="00060612" w:rsidRPr="007C2B95" w:rsidDel="009B6E2B" w:rsidRDefault="00060612" w:rsidP="008F7A26">
            <w:pPr>
              <w:jc w:val="both"/>
              <w:rPr>
                <w:del w:id="922" w:author="Gonzalo Ríos" w:date="2026-04-13T00:27:00Z" w16du:dateUtc="2026-04-12T14:27:00Z"/>
                <w:rFonts w:ascii="Times New Roman" w:hAnsi="Times New Roman" w:cs="Times New Roman"/>
                <w:lang w:val="en-AU"/>
              </w:rPr>
            </w:pPr>
            <w:del w:id="923" w:author="Gonzalo Ríos" w:date="2026-04-13T00:27:00Z" w16du:dateUtc="2026-04-12T14:27:00Z">
              <w:r w:rsidRPr="007C2B95" w:rsidDel="009B6E2B">
                <w:rPr>
                  <w:rFonts w:ascii="Times New Roman" w:hAnsi="Times New Roman" w:cs="Times New Roman"/>
                  <w:lang w:val="en-AU"/>
                </w:rPr>
                <w:delText>BIC</w:delText>
              </w:r>
            </w:del>
          </w:p>
        </w:tc>
        <w:tc>
          <w:tcPr>
            <w:tcW w:w="1275" w:type="dxa"/>
            <w:tcBorders>
              <w:top w:val="nil"/>
              <w:left w:val="single" w:sz="4" w:space="0" w:color="auto"/>
              <w:bottom w:val="nil"/>
              <w:right w:val="nil"/>
            </w:tcBorders>
            <w:vAlign w:val="center"/>
          </w:tcPr>
          <w:p w14:paraId="14B865D7" w14:textId="69C86FFC" w:rsidR="00060612" w:rsidRPr="007C2B95" w:rsidDel="009B6E2B" w:rsidRDefault="00060612" w:rsidP="00060612">
            <w:pPr>
              <w:jc w:val="center"/>
              <w:rPr>
                <w:del w:id="924" w:author="Gonzalo Ríos" w:date="2026-04-13T00:27:00Z" w16du:dateUtc="2026-04-12T14:27:00Z"/>
                <w:rFonts w:ascii="Times New Roman" w:hAnsi="Times New Roman" w:cs="Times New Roman"/>
                <w:lang w:val="en-AU"/>
              </w:rPr>
            </w:pPr>
            <w:del w:id="925" w:author="Gonzalo Ríos" w:date="2026-04-13T00:27:00Z" w16du:dateUtc="2026-04-12T14:27:00Z">
              <w:r w:rsidRPr="007C2B95" w:rsidDel="009B6E2B">
                <w:rPr>
                  <w:rFonts w:ascii="Times New Roman" w:hAnsi="Times New Roman" w:cs="Times New Roman"/>
                  <w:lang w:val="en-AU"/>
                </w:rPr>
                <w:delText>1</w:delText>
              </w:r>
              <w:r w:rsidR="004E2C79" w:rsidRPr="007C2B95" w:rsidDel="009B6E2B">
                <w:rPr>
                  <w:rFonts w:ascii="Times New Roman" w:hAnsi="Times New Roman" w:cs="Times New Roman"/>
                  <w:lang w:val="en-AU"/>
                </w:rPr>
                <w:delText>,</w:delText>
              </w:r>
              <w:r w:rsidRPr="007C2B95" w:rsidDel="009B6E2B">
                <w:rPr>
                  <w:rFonts w:ascii="Times New Roman" w:hAnsi="Times New Roman" w:cs="Times New Roman"/>
                  <w:lang w:val="en-AU"/>
                </w:rPr>
                <w:delText>90</w:delText>
              </w:r>
              <w:r w:rsidR="00DA5DE5" w:rsidRPr="007C2B95" w:rsidDel="009B6E2B">
                <w:rPr>
                  <w:rFonts w:ascii="Times New Roman" w:hAnsi="Times New Roman" w:cs="Times New Roman"/>
                  <w:lang w:val="en-AU"/>
                </w:rPr>
                <w:delText>4</w:delText>
              </w:r>
            </w:del>
          </w:p>
        </w:tc>
        <w:tc>
          <w:tcPr>
            <w:tcW w:w="1134" w:type="dxa"/>
            <w:tcBorders>
              <w:top w:val="nil"/>
              <w:left w:val="nil"/>
              <w:bottom w:val="nil"/>
              <w:right w:val="nil"/>
            </w:tcBorders>
            <w:vAlign w:val="center"/>
          </w:tcPr>
          <w:p w14:paraId="0127A4AD" w14:textId="497D06CA" w:rsidR="00060612" w:rsidRPr="007C2B95" w:rsidDel="009B6E2B" w:rsidRDefault="00060612" w:rsidP="00060612">
            <w:pPr>
              <w:jc w:val="center"/>
              <w:rPr>
                <w:del w:id="926" w:author="Gonzalo Ríos" w:date="2026-04-13T00:27:00Z" w16du:dateUtc="2026-04-12T14:27:00Z"/>
                <w:rFonts w:ascii="Times New Roman" w:hAnsi="Times New Roman" w:cs="Times New Roman"/>
                <w:lang w:val="en-AU"/>
              </w:rPr>
            </w:pPr>
          </w:p>
        </w:tc>
        <w:tc>
          <w:tcPr>
            <w:tcW w:w="1134" w:type="dxa"/>
            <w:tcBorders>
              <w:top w:val="nil"/>
              <w:left w:val="nil"/>
              <w:bottom w:val="nil"/>
              <w:right w:val="single" w:sz="4" w:space="0" w:color="auto"/>
            </w:tcBorders>
            <w:vAlign w:val="center"/>
          </w:tcPr>
          <w:p w14:paraId="68E543D5" w14:textId="5C7A50F8" w:rsidR="00060612" w:rsidRPr="007C2B95" w:rsidDel="009B6E2B" w:rsidRDefault="00060612" w:rsidP="00060612">
            <w:pPr>
              <w:jc w:val="center"/>
              <w:rPr>
                <w:del w:id="927" w:author="Gonzalo Ríos" w:date="2026-04-13T00:27:00Z" w16du:dateUtc="2026-04-12T14:27:00Z"/>
                <w:rFonts w:ascii="Times New Roman" w:hAnsi="Times New Roman" w:cs="Times New Roman"/>
                <w:lang w:val="en-AU"/>
              </w:rPr>
            </w:pPr>
          </w:p>
        </w:tc>
        <w:tc>
          <w:tcPr>
            <w:tcW w:w="1418" w:type="dxa"/>
            <w:gridSpan w:val="2"/>
            <w:tcBorders>
              <w:top w:val="nil"/>
              <w:left w:val="single" w:sz="4" w:space="0" w:color="auto"/>
              <w:bottom w:val="nil"/>
              <w:right w:val="nil"/>
            </w:tcBorders>
            <w:vAlign w:val="center"/>
          </w:tcPr>
          <w:p w14:paraId="3E682B0E" w14:textId="3C4959AF" w:rsidR="00060612" w:rsidRPr="007C2B95" w:rsidDel="009B6E2B" w:rsidRDefault="00060612" w:rsidP="00060612">
            <w:pPr>
              <w:jc w:val="center"/>
              <w:rPr>
                <w:del w:id="928" w:author="Gonzalo Ríos" w:date="2026-04-13T00:27:00Z" w16du:dateUtc="2026-04-12T14:27:00Z"/>
                <w:rFonts w:ascii="Times New Roman" w:hAnsi="Times New Roman" w:cs="Times New Roman"/>
                <w:lang w:val="en-AU"/>
              </w:rPr>
            </w:pPr>
            <w:del w:id="929" w:author="Gonzalo Ríos" w:date="2026-04-13T00:27:00Z" w16du:dateUtc="2026-04-12T14:27:00Z">
              <w:r w:rsidRPr="007C2B95" w:rsidDel="009B6E2B">
                <w:rPr>
                  <w:rFonts w:ascii="Times New Roman" w:hAnsi="Times New Roman" w:cs="Times New Roman"/>
                  <w:lang w:val="en-AU"/>
                </w:rPr>
                <w:delText>1</w:delText>
              </w:r>
              <w:r w:rsidR="004E2C79" w:rsidRPr="007C2B95" w:rsidDel="009B6E2B">
                <w:rPr>
                  <w:rFonts w:ascii="Times New Roman" w:hAnsi="Times New Roman" w:cs="Times New Roman"/>
                  <w:lang w:val="en-AU"/>
                </w:rPr>
                <w:delText>,</w:delText>
              </w:r>
              <w:r w:rsidRPr="007C2B95" w:rsidDel="009B6E2B">
                <w:rPr>
                  <w:rFonts w:ascii="Times New Roman" w:hAnsi="Times New Roman" w:cs="Times New Roman"/>
                  <w:lang w:val="en-AU"/>
                </w:rPr>
                <w:delText>901</w:delText>
              </w:r>
            </w:del>
          </w:p>
        </w:tc>
        <w:tc>
          <w:tcPr>
            <w:tcW w:w="1276" w:type="dxa"/>
            <w:gridSpan w:val="2"/>
            <w:tcBorders>
              <w:top w:val="nil"/>
              <w:left w:val="nil"/>
              <w:bottom w:val="nil"/>
              <w:right w:val="nil"/>
            </w:tcBorders>
            <w:vAlign w:val="center"/>
          </w:tcPr>
          <w:p w14:paraId="3D4893E0" w14:textId="65026B99" w:rsidR="00060612" w:rsidRPr="007C2B95" w:rsidDel="009B6E2B" w:rsidRDefault="00060612" w:rsidP="00060612">
            <w:pPr>
              <w:jc w:val="center"/>
              <w:rPr>
                <w:del w:id="930" w:author="Gonzalo Ríos" w:date="2026-04-13T00:27:00Z" w16du:dateUtc="2026-04-12T14:27:00Z"/>
                <w:rFonts w:ascii="Times New Roman" w:hAnsi="Times New Roman" w:cs="Times New Roman"/>
                <w:lang w:val="en-AU"/>
              </w:rPr>
            </w:pPr>
          </w:p>
        </w:tc>
        <w:tc>
          <w:tcPr>
            <w:tcW w:w="1224" w:type="dxa"/>
            <w:tcBorders>
              <w:top w:val="nil"/>
              <w:left w:val="nil"/>
              <w:bottom w:val="nil"/>
              <w:right w:val="single" w:sz="4" w:space="0" w:color="auto"/>
            </w:tcBorders>
          </w:tcPr>
          <w:p w14:paraId="245DBF69" w14:textId="28E6A6A6" w:rsidR="00060612" w:rsidRPr="007C2B95" w:rsidDel="009B6E2B" w:rsidRDefault="00060612" w:rsidP="008F7A26">
            <w:pPr>
              <w:jc w:val="both"/>
              <w:rPr>
                <w:del w:id="931" w:author="Gonzalo Ríos" w:date="2026-04-13T00:27:00Z" w16du:dateUtc="2026-04-12T14:27:00Z"/>
                <w:rFonts w:ascii="Times New Roman" w:hAnsi="Times New Roman" w:cs="Times New Roman"/>
                <w:lang w:val="en-AU"/>
              </w:rPr>
            </w:pPr>
          </w:p>
        </w:tc>
      </w:tr>
      <w:tr w:rsidR="00060612" w:rsidRPr="007C2B95" w:rsidDel="009B6E2B" w14:paraId="2299D909" w14:textId="61948628" w:rsidTr="00D10366">
        <w:trPr>
          <w:del w:id="932" w:author="Gonzalo Ríos" w:date="2026-04-13T00:27:00Z"/>
        </w:trPr>
        <w:tc>
          <w:tcPr>
            <w:tcW w:w="1555" w:type="dxa"/>
            <w:tcBorders>
              <w:top w:val="nil"/>
              <w:left w:val="nil"/>
              <w:bottom w:val="single" w:sz="4" w:space="0" w:color="auto"/>
              <w:right w:val="single" w:sz="4" w:space="0" w:color="auto"/>
            </w:tcBorders>
          </w:tcPr>
          <w:p w14:paraId="3BE1407B" w14:textId="199BCC52" w:rsidR="00060612" w:rsidRPr="007C2B95" w:rsidDel="009B6E2B" w:rsidRDefault="00060612" w:rsidP="008F7A26">
            <w:pPr>
              <w:jc w:val="both"/>
              <w:rPr>
                <w:del w:id="933" w:author="Gonzalo Ríos" w:date="2026-04-13T00:27:00Z" w16du:dateUtc="2026-04-12T14:27:00Z"/>
                <w:rFonts w:ascii="Times New Roman" w:hAnsi="Times New Roman" w:cs="Times New Roman"/>
                <w:lang w:val="en-AU"/>
              </w:rPr>
            </w:pPr>
            <w:del w:id="934" w:author="Gonzalo Ríos" w:date="2026-04-13T00:27:00Z" w16du:dateUtc="2026-04-12T14:27:00Z">
              <w:r w:rsidRPr="007C2B95" w:rsidDel="009B6E2B">
                <w:rPr>
                  <w:rFonts w:ascii="Times New Roman" w:hAnsi="Times New Roman" w:cs="Times New Roman"/>
                  <w:lang w:val="en-AU"/>
                </w:rPr>
                <w:delText>Log-Likelihood</w:delText>
              </w:r>
            </w:del>
          </w:p>
        </w:tc>
        <w:tc>
          <w:tcPr>
            <w:tcW w:w="1275" w:type="dxa"/>
            <w:tcBorders>
              <w:top w:val="nil"/>
              <w:left w:val="single" w:sz="4" w:space="0" w:color="auto"/>
              <w:bottom w:val="single" w:sz="4" w:space="0" w:color="auto"/>
              <w:right w:val="nil"/>
            </w:tcBorders>
            <w:vAlign w:val="center"/>
          </w:tcPr>
          <w:p w14:paraId="4B7376EA" w14:textId="7FB61FB4" w:rsidR="00060612" w:rsidRPr="007C2B95" w:rsidDel="009B6E2B" w:rsidRDefault="00060612" w:rsidP="00060612">
            <w:pPr>
              <w:jc w:val="center"/>
              <w:rPr>
                <w:del w:id="935" w:author="Gonzalo Ríos" w:date="2026-04-13T00:27:00Z" w16du:dateUtc="2026-04-12T14:27:00Z"/>
                <w:rFonts w:ascii="Times New Roman" w:hAnsi="Times New Roman" w:cs="Times New Roman"/>
                <w:lang w:val="en-AU"/>
              </w:rPr>
            </w:pPr>
            <w:del w:id="936" w:author="Gonzalo Ríos" w:date="2026-04-13T00:27:00Z" w16du:dateUtc="2026-04-12T14:27:00Z">
              <w:r w:rsidRPr="007C2B95" w:rsidDel="009B6E2B">
                <w:rPr>
                  <w:rFonts w:ascii="Times New Roman" w:hAnsi="Times New Roman" w:cs="Times New Roman"/>
                  <w:lang w:val="en-AU"/>
                </w:rPr>
                <w:delText>-931</w:delText>
              </w:r>
            </w:del>
          </w:p>
        </w:tc>
        <w:tc>
          <w:tcPr>
            <w:tcW w:w="1134" w:type="dxa"/>
            <w:tcBorders>
              <w:top w:val="nil"/>
              <w:left w:val="nil"/>
              <w:bottom w:val="single" w:sz="4" w:space="0" w:color="auto"/>
              <w:right w:val="nil"/>
            </w:tcBorders>
            <w:vAlign w:val="center"/>
          </w:tcPr>
          <w:p w14:paraId="27A5CCBF" w14:textId="08EB4942" w:rsidR="00060612" w:rsidRPr="007C2B95" w:rsidDel="009B6E2B" w:rsidRDefault="00060612" w:rsidP="00060612">
            <w:pPr>
              <w:jc w:val="center"/>
              <w:rPr>
                <w:del w:id="937" w:author="Gonzalo Ríos" w:date="2026-04-13T00:27:00Z" w16du:dateUtc="2026-04-12T14:27:00Z"/>
                <w:rFonts w:ascii="Times New Roman" w:hAnsi="Times New Roman" w:cs="Times New Roman"/>
                <w:lang w:val="en-AU"/>
              </w:rPr>
            </w:pPr>
          </w:p>
        </w:tc>
        <w:tc>
          <w:tcPr>
            <w:tcW w:w="1134" w:type="dxa"/>
            <w:tcBorders>
              <w:top w:val="nil"/>
              <w:left w:val="nil"/>
              <w:bottom w:val="single" w:sz="4" w:space="0" w:color="auto"/>
              <w:right w:val="single" w:sz="4" w:space="0" w:color="auto"/>
            </w:tcBorders>
            <w:vAlign w:val="center"/>
          </w:tcPr>
          <w:p w14:paraId="1EAC77C8" w14:textId="45662F09" w:rsidR="00060612" w:rsidRPr="007C2B95" w:rsidDel="009B6E2B" w:rsidRDefault="00060612" w:rsidP="00060612">
            <w:pPr>
              <w:jc w:val="center"/>
              <w:rPr>
                <w:del w:id="938" w:author="Gonzalo Ríos" w:date="2026-04-13T00:27:00Z" w16du:dateUtc="2026-04-12T14:27:00Z"/>
                <w:rFonts w:ascii="Times New Roman" w:hAnsi="Times New Roman" w:cs="Times New Roman"/>
                <w:lang w:val="en-AU"/>
              </w:rPr>
            </w:pPr>
          </w:p>
        </w:tc>
        <w:tc>
          <w:tcPr>
            <w:tcW w:w="1418" w:type="dxa"/>
            <w:gridSpan w:val="2"/>
            <w:tcBorders>
              <w:top w:val="nil"/>
              <w:left w:val="single" w:sz="4" w:space="0" w:color="auto"/>
              <w:bottom w:val="single" w:sz="4" w:space="0" w:color="auto"/>
              <w:right w:val="nil"/>
            </w:tcBorders>
            <w:vAlign w:val="center"/>
          </w:tcPr>
          <w:p w14:paraId="597BF691" w14:textId="0CF01C3B" w:rsidR="00060612" w:rsidRPr="007C2B95" w:rsidDel="009B6E2B" w:rsidRDefault="00060612" w:rsidP="00060612">
            <w:pPr>
              <w:jc w:val="center"/>
              <w:rPr>
                <w:del w:id="939" w:author="Gonzalo Ríos" w:date="2026-04-13T00:27:00Z" w16du:dateUtc="2026-04-12T14:27:00Z"/>
                <w:rFonts w:ascii="Times New Roman" w:hAnsi="Times New Roman" w:cs="Times New Roman"/>
                <w:lang w:val="en-AU"/>
              </w:rPr>
            </w:pPr>
            <w:del w:id="940" w:author="Gonzalo Ríos" w:date="2026-04-13T00:27:00Z" w16du:dateUtc="2026-04-12T14:27:00Z">
              <w:r w:rsidRPr="007C2B95" w:rsidDel="009B6E2B">
                <w:rPr>
                  <w:rFonts w:ascii="Times New Roman" w:hAnsi="Times New Roman" w:cs="Times New Roman"/>
                  <w:lang w:val="en-AU"/>
                </w:rPr>
                <w:delText>-92</w:delText>
              </w:r>
              <w:r w:rsidR="00DA5DE5" w:rsidRPr="007C2B95" w:rsidDel="009B6E2B">
                <w:rPr>
                  <w:rFonts w:ascii="Times New Roman" w:hAnsi="Times New Roman" w:cs="Times New Roman"/>
                  <w:lang w:val="en-AU"/>
                </w:rPr>
                <w:delText>7</w:delText>
              </w:r>
            </w:del>
          </w:p>
        </w:tc>
        <w:tc>
          <w:tcPr>
            <w:tcW w:w="1276" w:type="dxa"/>
            <w:gridSpan w:val="2"/>
            <w:tcBorders>
              <w:top w:val="nil"/>
              <w:left w:val="nil"/>
              <w:bottom w:val="single" w:sz="4" w:space="0" w:color="auto"/>
              <w:right w:val="nil"/>
            </w:tcBorders>
            <w:vAlign w:val="center"/>
          </w:tcPr>
          <w:p w14:paraId="03AEFA63" w14:textId="7277B8C8" w:rsidR="00060612" w:rsidRPr="007C2B95" w:rsidDel="009B6E2B" w:rsidRDefault="00060612" w:rsidP="00060612">
            <w:pPr>
              <w:jc w:val="center"/>
              <w:rPr>
                <w:del w:id="941" w:author="Gonzalo Ríos" w:date="2026-04-13T00:27:00Z" w16du:dateUtc="2026-04-12T14:27:00Z"/>
                <w:rFonts w:ascii="Times New Roman" w:hAnsi="Times New Roman" w:cs="Times New Roman"/>
                <w:lang w:val="en-AU"/>
              </w:rPr>
            </w:pPr>
          </w:p>
        </w:tc>
        <w:tc>
          <w:tcPr>
            <w:tcW w:w="1224" w:type="dxa"/>
            <w:tcBorders>
              <w:top w:val="nil"/>
              <w:left w:val="nil"/>
              <w:bottom w:val="single" w:sz="4" w:space="0" w:color="auto"/>
              <w:right w:val="single" w:sz="4" w:space="0" w:color="auto"/>
            </w:tcBorders>
          </w:tcPr>
          <w:p w14:paraId="6AC8560B" w14:textId="75F8B715" w:rsidR="00060612" w:rsidRPr="007C2B95" w:rsidDel="009B6E2B" w:rsidRDefault="00060612" w:rsidP="008F7A26">
            <w:pPr>
              <w:jc w:val="both"/>
              <w:rPr>
                <w:del w:id="942" w:author="Gonzalo Ríos" w:date="2026-04-13T00:27:00Z" w16du:dateUtc="2026-04-12T14:27:00Z"/>
                <w:rFonts w:ascii="Times New Roman" w:hAnsi="Times New Roman" w:cs="Times New Roman"/>
                <w:lang w:val="en-AU"/>
              </w:rPr>
            </w:pPr>
          </w:p>
        </w:tc>
      </w:tr>
    </w:tbl>
    <w:p w14:paraId="5061708A" w14:textId="19EB8B2B" w:rsidR="00493711" w:rsidRPr="007C2B95" w:rsidDel="009B6E2B" w:rsidRDefault="00493711" w:rsidP="008F7A26">
      <w:pPr>
        <w:jc w:val="both"/>
        <w:rPr>
          <w:del w:id="943" w:author="Gonzalo Ríos" w:date="2026-04-13T00:27:00Z" w16du:dateUtc="2026-04-12T14:27:00Z"/>
          <w:rFonts w:ascii="Times New Roman" w:hAnsi="Times New Roman" w:cs="Times New Roman"/>
          <w:lang w:val="en-AU"/>
        </w:rPr>
      </w:pPr>
    </w:p>
    <w:p w14:paraId="6CD42B94" w14:textId="4194753C" w:rsidR="0099725F" w:rsidRPr="007C2B95" w:rsidDel="009B6E2B" w:rsidRDefault="00087E94" w:rsidP="008F7A26">
      <w:pPr>
        <w:jc w:val="both"/>
        <w:rPr>
          <w:del w:id="944" w:author="Gonzalo Ríos" w:date="2026-04-13T00:27:00Z" w16du:dateUtc="2026-04-12T14:27:00Z"/>
          <w:rFonts w:ascii="Times New Roman" w:eastAsiaTheme="minorEastAsia" w:hAnsi="Times New Roman" w:cs="Times New Roman"/>
          <w:lang w:val="en-AU"/>
        </w:rPr>
      </w:pPr>
      <w:del w:id="945" w:author="Gonzalo Ríos" w:date="2026-04-13T00:27:00Z" w16du:dateUtc="2026-04-12T14:27:00Z">
        <w:r w:rsidRPr="007C2B95" w:rsidDel="009B6E2B">
          <w:rPr>
            <w:rFonts w:ascii="Times New Roman" w:eastAsiaTheme="minorEastAsia" w:hAnsi="Times New Roman" w:cs="Times New Roman"/>
            <w:lang w:val="en-AU"/>
          </w:rPr>
          <w:delText xml:space="preserve">In (8), the sublevel functions of the intercept and the </w:delText>
        </w:r>
        <w:r w:rsidR="003B6075" w:rsidRPr="007C2B95" w:rsidDel="009B6E2B">
          <w:rPr>
            <w:rFonts w:ascii="Times New Roman" w:eastAsiaTheme="minorEastAsia" w:hAnsi="Times New Roman" w:cs="Times New Roman"/>
            <w:lang w:val="en-AU"/>
          </w:rPr>
          <w:delText>“</w:delText>
        </w:r>
        <w:r w:rsidRPr="007C2B95" w:rsidDel="009B6E2B">
          <w:rPr>
            <w:rFonts w:ascii="Times New Roman" w:eastAsiaTheme="minorEastAsia" w:hAnsi="Times New Roman" w:cs="Times New Roman"/>
            <w:lang w:val="en-AU"/>
          </w:rPr>
          <w:delText>grade breaks per length</w:delText>
        </w:r>
        <w:r w:rsidR="003B6075" w:rsidRPr="007C2B95" w:rsidDel="009B6E2B">
          <w:rPr>
            <w:rFonts w:ascii="Times New Roman" w:eastAsiaTheme="minorEastAsia" w:hAnsi="Times New Roman" w:cs="Times New Roman"/>
            <w:lang w:val="en-AU"/>
          </w:rPr>
          <w:delText>”</w:delText>
        </w:r>
        <w:r w:rsidRPr="007C2B95" w:rsidDel="009B6E2B">
          <w:rPr>
            <w:rFonts w:ascii="Times New Roman" w:eastAsiaTheme="minorEastAsia" w:hAnsi="Times New Roman" w:cs="Times New Roman"/>
            <w:lang w:val="en-AU"/>
          </w:rPr>
          <w:delText xml:space="preserve"> are context-dependent, which account for heterogeneity in the </w:delText>
        </w:r>
        <w:r w:rsidR="002759F4" w:rsidRPr="007C2B95" w:rsidDel="009B6E2B">
          <w:rPr>
            <w:rFonts w:ascii="Times New Roman" w:eastAsiaTheme="minorEastAsia" w:hAnsi="Times New Roman" w:cs="Times New Roman"/>
            <w:lang w:val="en-AU"/>
          </w:rPr>
          <w:delText>behaviour</w:delText>
        </w:r>
        <w:r w:rsidRPr="007C2B95" w:rsidDel="009B6E2B">
          <w:rPr>
            <w:rFonts w:ascii="Times New Roman" w:eastAsiaTheme="minorEastAsia" w:hAnsi="Times New Roman" w:cs="Times New Roman"/>
            <w:lang w:val="en-AU"/>
          </w:rPr>
          <w:delText xml:space="preserve"> of such geometric design across different settings.</w:delText>
        </w:r>
        <w:r w:rsidR="00E47391" w:rsidRPr="007C2B95" w:rsidDel="009B6E2B">
          <w:rPr>
            <w:rFonts w:ascii="Times New Roman" w:eastAsiaTheme="minorEastAsia" w:hAnsi="Times New Roman" w:cs="Times New Roman"/>
            <w:lang w:val="en-AU"/>
          </w:rPr>
          <w:delText xml:space="preserve"> The </w:delText>
        </w:r>
        <w:r w:rsidR="00A9463F" w:rsidRPr="007C2B95" w:rsidDel="009B6E2B">
          <w:rPr>
            <w:rFonts w:ascii="Times New Roman" w:eastAsiaTheme="minorEastAsia" w:hAnsi="Times New Roman" w:cs="Times New Roman"/>
            <w:lang w:val="en-AU"/>
          </w:rPr>
          <w:delText>ability of random parameters</w:delText>
        </w:r>
        <w:r w:rsidR="00E47391" w:rsidRPr="007C2B95" w:rsidDel="009B6E2B">
          <w:rPr>
            <w:rFonts w:ascii="Times New Roman" w:eastAsiaTheme="minorEastAsia" w:hAnsi="Times New Roman" w:cs="Times New Roman"/>
            <w:lang w:val="en-AU"/>
          </w:rPr>
          <w:delText xml:space="preserve"> to address for heterogeneity tackles </w:delText>
        </w:r>
        <w:r w:rsidR="00E47391" w:rsidRPr="007C2B95" w:rsidDel="009B6E2B">
          <w:rPr>
            <w:rFonts w:ascii="Times New Roman" w:eastAsiaTheme="minorEastAsia" w:hAnsi="Times New Roman" w:cs="Times New Roman"/>
            <w:lang w:val="en-AU"/>
          </w:rPr>
          <w:lastRenderedPageBreak/>
          <w:delText>classical issues in road safety data that tend to be nested within groups or clusters with similar behaviours (e.g., functional classes, urban contexts, regions with different operational and environmental conditions). As a result, the predictions for SPF development and CMFs derived are more reliable and consistent with actual scenarios.</w:delText>
        </w:r>
        <w:r w:rsidR="001836B8" w:rsidRPr="007C2B95" w:rsidDel="009B6E2B">
          <w:rPr>
            <w:rFonts w:ascii="Times New Roman" w:eastAsiaTheme="minorEastAsia" w:hAnsi="Times New Roman" w:cs="Times New Roman"/>
            <w:lang w:val="en-AU"/>
          </w:rPr>
          <w:delText xml:space="preserve"> </w:delText>
        </w:r>
        <w:r w:rsidR="00170B5E" w:rsidRPr="007C2B95" w:rsidDel="009B6E2B">
          <w:rPr>
            <w:rFonts w:ascii="Times New Roman" w:eastAsiaTheme="minorEastAsia" w:hAnsi="Times New Roman" w:cs="Times New Roman"/>
            <w:lang w:val="en-AU"/>
          </w:rPr>
          <w:delText>T</w:delText>
        </w:r>
        <w:r w:rsidR="00ED40EB" w:rsidRPr="007C2B95" w:rsidDel="009B6E2B">
          <w:rPr>
            <w:rFonts w:ascii="Times New Roman" w:eastAsiaTheme="minorEastAsia" w:hAnsi="Times New Roman" w:cs="Times New Roman"/>
            <w:lang w:val="en-AU"/>
          </w:rPr>
          <w:delText xml:space="preserve">he component </w:delText>
        </w:r>
      </w:del>
      <m:oMath>
        <m:r>
          <w:del w:id="946" w:author="Gonzalo Ríos" w:date="2026-04-13T00:27:00Z" w16du:dateUtc="2026-04-12T14:27:00Z">
            <m:rPr>
              <m:sty m:val="p"/>
            </m:rPr>
            <w:rPr>
              <w:rFonts w:ascii="Cambria Math" w:eastAsiaTheme="minorEastAsia" w:hAnsi="Cambria Math" w:cs="Times New Roman"/>
              <w:lang w:val="en-AU"/>
            </w:rPr>
            <m:t>exp⁡</m:t>
          </w:del>
        </m:r>
        <m:r>
          <w:del w:id="947" w:author="Gonzalo Ríos" w:date="2026-04-13T00:27:00Z" w16du:dateUtc="2026-04-12T14:27:00Z">
            <w:rPr>
              <w:rFonts w:ascii="Cambria Math" w:eastAsiaTheme="minorEastAsia" w:hAnsi="Cambria Math" w:cs="Times New Roman"/>
              <w:lang w:val="en-AU"/>
            </w:rPr>
            <m:t>{</m:t>
          </w:del>
        </m:r>
        <m:d>
          <m:dPr>
            <m:ctrlPr>
              <w:del w:id="948" w:author="Gonzalo Ríos" w:date="2026-04-13T00:27:00Z" w16du:dateUtc="2026-04-12T14:27:00Z">
                <w:rPr>
                  <w:rFonts w:ascii="Cambria Math" w:eastAsiaTheme="minorEastAsia" w:hAnsi="Cambria Math" w:cs="Times New Roman"/>
                  <w:i/>
                  <w:lang w:val="en-AU"/>
                </w:rPr>
              </w:del>
            </m:ctrlPr>
          </m:dPr>
          <m:e>
            <m:r>
              <w:del w:id="949" w:author="Gonzalo Ríos" w:date="2026-04-13T00:27:00Z" w16du:dateUtc="2026-04-12T14:27:00Z">
                <w:rPr>
                  <w:rFonts w:ascii="Cambria Math" w:eastAsiaTheme="minorEastAsia" w:hAnsi="Cambria Math" w:cs="Times New Roman"/>
                  <w:lang w:val="en-AU"/>
                </w:rPr>
                <m:t>0.0069±0.073</m:t>
              </w:del>
            </m:r>
          </m:e>
        </m:d>
        <m:sSub>
          <m:sSubPr>
            <m:ctrlPr>
              <w:del w:id="950" w:author="Gonzalo Ríos" w:date="2026-04-13T00:27:00Z" w16du:dateUtc="2026-04-12T14:27:00Z">
                <w:rPr>
                  <w:rFonts w:ascii="Cambria Math" w:eastAsiaTheme="minorEastAsia" w:hAnsi="Cambria Math" w:cs="Times New Roman"/>
                  <w:i/>
                  <w:lang w:val="en-AU"/>
                </w:rPr>
              </w:del>
            </m:ctrlPr>
          </m:sSubPr>
          <m:e>
            <m:r>
              <w:del w:id="951" w:author="Gonzalo Ríos" w:date="2026-04-13T00:27:00Z" w16du:dateUtc="2026-04-12T14:27:00Z">
                <w:rPr>
                  <w:rFonts w:ascii="Cambria Math" w:eastAsiaTheme="minorEastAsia" w:hAnsi="Cambria Math" w:cs="Times New Roman"/>
                  <w:lang w:val="en-AU"/>
                </w:rPr>
                <m:t>X</m:t>
              </w:del>
            </m:r>
          </m:e>
          <m:sub>
            <m:r>
              <w:del w:id="952" w:author="Gonzalo Ríos" w:date="2026-04-13T00:27:00Z" w16du:dateUtc="2026-04-12T14:27:00Z">
                <w:rPr>
                  <w:rFonts w:ascii="Cambria Math" w:eastAsiaTheme="minorEastAsia" w:hAnsi="Cambria Math" w:cs="Times New Roman"/>
                  <w:lang w:val="en-AU"/>
                </w:rPr>
                <m:t>1</m:t>
              </w:del>
            </m:r>
          </m:sub>
        </m:sSub>
        <m:r>
          <w:del w:id="953" w:author="Gonzalo Ríos" w:date="2026-04-13T00:27:00Z" w16du:dateUtc="2026-04-12T14:27:00Z">
            <w:rPr>
              <w:rFonts w:ascii="Cambria Math" w:eastAsiaTheme="minorEastAsia" w:hAnsi="Cambria Math" w:cs="Times New Roman"/>
              <w:lang w:val="en-AU"/>
            </w:rPr>
            <m:t>}</m:t>
          </w:del>
        </m:r>
      </m:oMath>
      <w:del w:id="954" w:author="Gonzalo Ríos" w:date="2026-04-13T00:27:00Z" w16du:dateUtc="2026-04-12T14:27:00Z">
        <w:r w:rsidR="00ED40EB" w:rsidRPr="007C2B95" w:rsidDel="009B6E2B">
          <w:rPr>
            <w:rFonts w:ascii="Times New Roman" w:eastAsiaTheme="minorEastAsia" w:hAnsi="Times New Roman" w:cs="Times New Roman"/>
            <w:lang w:val="en-AU"/>
          </w:rPr>
          <w:delText xml:space="preserve"> in Eq. (8) shows that the average effect of </w:delText>
        </w:r>
      </w:del>
      <m:oMath>
        <m:sSub>
          <m:sSubPr>
            <m:ctrlPr>
              <w:del w:id="955" w:author="Gonzalo Ríos" w:date="2026-04-13T00:27:00Z" w16du:dateUtc="2026-04-12T14:27:00Z">
                <w:rPr>
                  <w:rFonts w:ascii="Cambria Math" w:eastAsiaTheme="minorEastAsia" w:hAnsi="Cambria Math" w:cs="Times New Roman"/>
                  <w:i/>
                  <w:lang w:val="en-AU"/>
                </w:rPr>
              </w:del>
            </m:ctrlPr>
          </m:sSubPr>
          <m:e>
            <m:r>
              <w:del w:id="956" w:author="Gonzalo Ríos" w:date="2026-04-13T00:27:00Z" w16du:dateUtc="2026-04-12T14:27:00Z">
                <w:rPr>
                  <w:rFonts w:ascii="Cambria Math" w:eastAsiaTheme="minorEastAsia" w:hAnsi="Cambria Math" w:cs="Times New Roman"/>
                  <w:lang w:val="en-AU"/>
                </w:rPr>
                <m:t>X</m:t>
              </w:del>
            </m:r>
          </m:e>
          <m:sub>
            <m:r>
              <w:del w:id="957" w:author="Gonzalo Ríos" w:date="2026-04-13T00:27:00Z" w16du:dateUtc="2026-04-12T14:27:00Z">
                <w:rPr>
                  <w:rFonts w:ascii="Cambria Math" w:eastAsiaTheme="minorEastAsia" w:hAnsi="Cambria Math" w:cs="Times New Roman"/>
                  <w:lang w:val="en-AU"/>
                </w:rPr>
                <m:t>1</m:t>
              </w:del>
            </m:r>
          </m:sub>
        </m:sSub>
      </m:oMath>
      <w:del w:id="958" w:author="Gonzalo Ríos" w:date="2026-04-13T00:27:00Z" w16du:dateUtc="2026-04-12T14:27:00Z">
        <w:r w:rsidR="00ED40EB" w:rsidRPr="007C2B95" w:rsidDel="009B6E2B">
          <w:rPr>
            <w:rFonts w:ascii="Times New Roman" w:eastAsiaTheme="minorEastAsia" w:hAnsi="Times New Roman" w:cs="Times New Roman"/>
            <w:lang w:val="en-AU"/>
          </w:rPr>
          <w:delText xml:space="preserve"> on crash frequency is positive with heterogeneity across sites. This points out that some sites experience negligible effects while others experience meaningful crash increases, yielding that the effect of </w:delText>
        </w:r>
      </w:del>
      <m:oMath>
        <m:sSub>
          <m:sSubPr>
            <m:ctrlPr>
              <w:del w:id="959" w:author="Gonzalo Ríos" w:date="2026-04-13T00:27:00Z" w16du:dateUtc="2026-04-12T14:27:00Z">
                <w:rPr>
                  <w:rFonts w:ascii="Cambria Math" w:eastAsiaTheme="minorEastAsia" w:hAnsi="Cambria Math" w:cs="Times New Roman"/>
                  <w:i/>
                  <w:lang w:val="en-AU"/>
                </w:rPr>
              </w:del>
            </m:ctrlPr>
          </m:sSubPr>
          <m:e>
            <m:r>
              <w:del w:id="960" w:author="Gonzalo Ríos" w:date="2026-04-13T00:27:00Z" w16du:dateUtc="2026-04-12T14:27:00Z">
                <w:rPr>
                  <w:rFonts w:ascii="Cambria Math" w:eastAsiaTheme="minorEastAsia" w:hAnsi="Cambria Math" w:cs="Times New Roman"/>
                  <w:lang w:val="en-AU"/>
                </w:rPr>
                <m:t>X</m:t>
              </w:del>
            </m:r>
          </m:e>
          <m:sub>
            <m:r>
              <w:del w:id="961" w:author="Gonzalo Ríos" w:date="2026-04-13T00:27:00Z" w16du:dateUtc="2026-04-12T14:27:00Z">
                <w:rPr>
                  <w:rFonts w:ascii="Cambria Math" w:eastAsiaTheme="minorEastAsia" w:hAnsi="Cambria Math" w:cs="Times New Roman"/>
                  <w:lang w:val="en-AU"/>
                </w:rPr>
                <m:t>1</m:t>
              </w:del>
            </m:r>
          </m:sub>
        </m:sSub>
      </m:oMath>
      <w:del w:id="962" w:author="Gonzalo Ríos" w:date="2026-04-13T00:27:00Z" w16du:dateUtc="2026-04-12T14:27:00Z">
        <w:r w:rsidR="00ED40EB" w:rsidRPr="007C2B95" w:rsidDel="009B6E2B">
          <w:rPr>
            <w:rFonts w:ascii="Times New Roman" w:eastAsiaTheme="minorEastAsia" w:hAnsi="Times New Roman" w:cs="Times New Roman"/>
            <w:lang w:val="en-AU"/>
          </w:rPr>
          <w:delText xml:space="preserve"> is </w:delText>
        </w:r>
        <w:r w:rsidR="00046072" w:rsidRPr="007C2B95" w:rsidDel="009B6E2B">
          <w:rPr>
            <w:rFonts w:ascii="Times New Roman" w:eastAsiaTheme="minorEastAsia" w:hAnsi="Times New Roman" w:cs="Times New Roman"/>
            <w:lang w:val="en-AU"/>
          </w:rPr>
          <w:delText>context dependent</w:delText>
        </w:r>
        <w:r w:rsidR="00ED40EB" w:rsidRPr="007C2B95" w:rsidDel="009B6E2B">
          <w:rPr>
            <w:rFonts w:ascii="Times New Roman" w:eastAsiaTheme="minorEastAsia" w:hAnsi="Times New Roman" w:cs="Times New Roman"/>
            <w:lang w:val="en-AU"/>
          </w:rPr>
          <w:delText>.</w:delText>
        </w:r>
        <w:r w:rsidR="00792127" w:rsidRPr="007C2B95" w:rsidDel="009B6E2B">
          <w:rPr>
            <w:rFonts w:ascii="Times New Roman" w:eastAsiaTheme="minorEastAsia" w:hAnsi="Times New Roman" w:cs="Times New Roman"/>
            <w:lang w:val="en-AU"/>
          </w:rPr>
          <w:delText xml:space="preserve"> This formulation improves predictive stability and better reflects heterogeneity not captured by fixed-effects SPFs.</w:delText>
        </w:r>
        <w:r w:rsidR="00743D48" w:rsidRPr="007C2B95" w:rsidDel="009B6E2B">
          <w:rPr>
            <w:rFonts w:ascii="Times New Roman" w:eastAsiaTheme="minorEastAsia" w:hAnsi="Times New Roman" w:cs="Times New Roman"/>
            <w:lang w:val="en-AU"/>
          </w:rPr>
          <w:delText xml:space="preserve"> This example illustrates the advantages of using advanced modelling methods to estimated SPFs, CMFs, and CMFunctions. Future work as part of this project will include the estimation of </w:delText>
        </w:r>
        <w:r w:rsidR="0099725F" w:rsidRPr="007C2B95" w:rsidDel="009B6E2B">
          <w:rPr>
            <w:rFonts w:ascii="Times New Roman" w:eastAsiaTheme="minorEastAsia" w:hAnsi="Times New Roman" w:cs="Times New Roman"/>
            <w:lang w:val="en-AU"/>
          </w:rPr>
          <w:delText>SPFs using the hierarchical discussed in section 3.3.</w:delText>
        </w:r>
      </w:del>
    </w:p>
    <w:p w14:paraId="4A1AC2BE" w14:textId="06BF12AE" w:rsidR="00357563" w:rsidRPr="007C2B95" w:rsidRDefault="00357563" w:rsidP="00BC58FD">
      <w:pPr>
        <w:pStyle w:val="Heading1"/>
        <w:numPr>
          <w:ilvl w:val="0"/>
          <w:numId w:val="14"/>
        </w:numPr>
        <w:rPr>
          <w:lang w:val="en-AU"/>
        </w:rPr>
      </w:pPr>
      <w:bookmarkStart w:id="963" w:name="_Toc219707250"/>
      <w:r w:rsidRPr="007C2B95">
        <w:rPr>
          <w:lang w:val="en-AU"/>
        </w:rPr>
        <w:t>Discussions</w:t>
      </w:r>
      <w:bookmarkEnd w:id="963"/>
    </w:p>
    <w:p w14:paraId="35A3B5F5" w14:textId="78A7FF9C" w:rsidR="00C90F0C" w:rsidRPr="007C2B95" w:rsidRDefault="00357563" w:rsidP="00357563">
      <w:pPr>
        <w:jc w:val="both"/>
        <w:rPr>
          <w:rFonts w:ascii="Times New Roman" w:hAnsi="Times New Roman" w:cs="Times New Roman"/>
          <w:lang w:val="en-AU"/>
        </w:rPr>
      </w:pPr>
      <w:r w:rsidRPr="007C2B95">
        <w:rPr>
          <w:rFonts w:ascii="Times New Roman" w:hAnsi="Times New Roman" w:cs="Times New Roman"/>
          <w:lang w:val="en-AU"/>
        </w:rPr>
        <w:t xml:space="preserve">The above sections examined </w:t>
      </w:r>
      <w:r w:rsidR="00425205" w:rsidRPr="007C2B95">
        <w:rPr>
          <w:rFonts w:ascii="Times New Roman" w:hAnsi="Times New Roman" w:cs="Times New Roman"/>
          <w:lang w:val="en-AU"/>
        </w:rPr>
        <w:t xml:space="preserve">a </w:t>
      </w:r>
      <w:r w:rsidRPr="007C2B95">
        <w:rPr>
          <w:rFonts w:ascii="Times New Roman" w:hAnsi="Times New Roman" w:cs="Times New Roman"/>
          <w:lang w:val="en-AU"/>
        </w:rPr>
        <w:t>range of quantitative methods available for estimating the safety effects of roadway geometric characteristics, with particular emphasis on the suitability for supporting DE assessment and evidence-based decision-making. Rather than advancing new predictive models or definitive CMFs, the analysis was intended to clarify what current methods can realistically deliver, and how they align with guidance provided by the HSM and related frameworks.</w:t>
      </w:r>
    </w:p>
    <w:p w14:paraId="4C3D7A85" w14:textId="6201A4F2" w:rsidR="00357563" w:rsidRPr="007C2B95" w:rsidRDefault="00357563" w:rsidP="00357563">
      <w:pPr>
        <w:jc w:val="both"/>
        <w:rPr>
          <w:rFonts w:ascii="Times New Roman" w:hAnsi="Times New Roman" w:cs="Times New Roman"/>
          <w:lang w:val="en-AU"/>
        </w:rPr>
      </w:pPr>
      <w:r w:rsidRPr="007C2B95">
        <w:rPr>
          <w:rFonts w:ascii="Times New Roman" w:hAnsi="Times New Roman" w:cs="Times New Roman"/>
          <w:lang w:val="en-AU"/>
        </w:rPr>
        <w:t xml:space="preserve">A central insight emerging from the reviewed literature is that methodological sophistication does not automatically translate into practical usefulness for DE assessments. While recent studies increasingly apply random-parameter, hierarchical, spatial, or fully Bayesian models, their successful implementation depends on </w:t>
      </w:r>
      <w:r w:rsidR="00551806" w:rsidRPr="007C2B95">
        <w:rPr>
          <w:rFonts w:ascii="Times New Roman" w:hAnsi="Times New Roman" w:cs="Times New Roman"/>
          <w:lang w:val="en-AU"/>
        </w:rPr>
        <w:t>data quality and completeness</w:t>
      </w:r>
      <w:r w:rsidRPr="007C2B95">
        <w:rPr>
          <w:rFonts w:ascii="Times New Roman" w:hAnsi="Times New Roman" w:cs="Times New Roman"/>
          <w:lang w:val="en-AU"/>
        </w:rPr>
        <w:t xml:space="preserve">, sample size, and sufficient variation in the geometric characteristics of interest. In many real-word applications, particularly those involving isolated or infrequently occurring DE, these requirements are not always met. As a result, simpler modelling frameworks, such as </w:t>
      </w:r>
      <w:r w:rsidR="00BC58FD" w:rsidRPr="007C2B95">
        <w:rPr>
          <w:rFonts w:ascii="Times New Roman" w:hAnsi="Times New Roman" w:cs="Times New Roman"/>
          <w:lang w:val="en-AU"/>
        </w:rPr>
        <w:t>fixed effects</w:t>
      </w:r>
      <w:r w:rsidRPr="007C2B95">
        <w:rPr>
          <w:rFonts w:ascii="Times New Roman" w:hAnsi="Times New Roman" w:cs="Times New Roman"/>
          <w:lang w:val="en-AU"/>
        </w:rPr>
        <w:t xml:space="preserve"> count models, remain prevalent not because they are theoretically optimal, but due to their robustness, transparency, and interpretability under realistic data conditions.</w:t>
      </w:r>
      <w:r w:rsidR="009305B6" w:rsidRPr="007C2B95">
        <w:rPr>
          <w:rFonts w:ascii="Times New Roman" w:hAnsi="Times New Roman" w:cs="Times New Roman"/>
          <w:lang w:val="en-AU"/>
        </w:rPr>
        <w:t xml:space="preserve"> See for instance (Almasi, S. A., &amp; Yang, J. 2026; Khavarian, et al., 2025) in which the authors highlight issues with overfitting and limited sample sizes for specific configurations</w:t>
      </w:r>
      <w:r w:rsidR="00551806" w:rsidRPr="007C2B95">
        <w:rPr>
          <w:rFonts w:ascii="Times New Roman" w:hAnsi="Times New Roman" w:cs="Times New Roman"/>
          <w:lang w:val="en-AU"/>
        </w:rPr>
        <w:t xml:space="preserve"> of crashes that yield issues with generalizability of results</w:t>
      </w:r>
      <w:r w:rsidR="009305B6" w:rsidRPr="007C2B95">
        <w:rPr>
          <w:rFonts w:ascii="Times New Roman" w:hAnsi="Times New Roman" w:cs="Times New Roman"/>
          <w:lang w:val="en-AU"/>
        </w:rPr>
        <w:t>.</w:t>
      </w:r>
    </w:p>
    <w:p w14:paraId="7C0A90E1" w14:textId="4B7F52DA" w:rsidR="00357563" w:rsidRPr="007C2B95" w:rsidRDefault="00BC58FD" w:rsidP="00357563">
      <w:pPr>
        <w:jc w:val="both"/>
        <w:rPr>
          <w:rFonts w:ascii="Times New Roman" w:hAnsi="Times New Roman" w:cs="Times New Roman"/>
          <w:lang w:val="en-AU"/>
        </w:rPr>
      </w:pPr>
      <w:r w:rsidRPr="007C2B95">
        <w:rPr>
          <w:rFonts w:ascii="Times New Roman" w:hAnsi="Times New Roman" w:cs="Times New Roman"/>
          <w:lang w:val="en-AU"/>
        </w:rPr>
        <w:t>The review shows that CMFs and CMFunctions remain the predominant tools for translating statistical models into actionable safety insights</w:t>
      </w:r>
      <w:r w:rsidR="00551806" w:rsidRPr="007C2B95">
        <w:rPr>
          <w:rFonts w:ascii="Times New Roman" w:hAnsi="Times New Roman" w:cs="Times New Roman"/>
          <w:lang w:val="en-AU"/>
        </w:rPr>
        <w:t xml:space="preserve"> for decision-makers</w:t>
      </w:r>
      <w:r w:rsidRPr="007C2B95">
        <w:rPr>
          <w:rFonts w:ascii="Times New Roman" w:hAnsi="Times New Roman" w:cs="Times New Roman"/>
          <w:lang w:val="en-AU"/>
        </w:rPr>
        <w:t>. However, it also reinforces long-standing concerns regarding their interpretation and application. Many geometric characteristics relevant to DEs are highly correlated with broader design standards and operational context. Cross-sectional models often struggle to isolate their marginal effects with sufficient precision, resulting in large uncertainty around estimated CMFs.</w:t>
      </w:r>
      <w:r w:rsidR="00373E7C" w:rsidRPr="007C2B95">
        <w:rPr>
          <w:rFonts w:ascii="Times New Roman" w:hAnsi="Times New Roman" w:cs="Times New Roman"/>
          <w:lang w:val="en-AU"/>
        </w:rPr>
        <w:t xml:space="preserve"> As a result, issues with transferability, generalization, and bias in inference are acknowledged in literature denoting limitations derived from data </w:t>
      </w:r>
      <w:r w:rsidR="00551806" w:rsidRPr="007C2B95">
        <w:rPr>
          <w:rFonts w:ascii="Times New Roman" w:hAnsi="Times New Roman" w:cs="Times New Roman"/>
          <w:lang w:val="en-AU"/>
        </w:rPr>
        <w:t>related issues (e.g., availability, quality, completeness, retrieving procedures)</w:t>
      </w:r>
      <w:r w:rsidR="00C75D26" w:rsidRPr="007C2B95">
        <w:rPr>
          <w:rFonts w:ascii="Times New Roman" w:hAnsi="Times New Roman" w:cs="Times New Roman"/>
          <w:lang w:val="en-AU"/>
        </w:rPr>
        <w:t xml:space="preserve"> </w:t>
      </w:r>
      <w:r w:rsidR="009305B6" w:rsidRPr="007C2B95">
        <w:rPr>
          <w:rFonts w:ascii="Times New Roman" w:hAnsi="Times New Roman" w:cs="Times New Roman"/>
          <w:lang w:val="en-AU"/>
        </w:rPr>
        <w:t xml:space="preserve">(Alhadidi, et al., 2025; </w:t>
      </w:r>
      <w:r w:rsidR="00373E7C" w:rsidRPr="007C2B95">
        <w:rPr>
          <w:rFonts w:ascii="Times New Roman" w:hAnsi="Times New Roman" w:cs="Times New Roman"/>
          <w:lang w:val="en-AU"/>
        </w:rPr>
        <w:t>Al-Marafi, et al., 2024).</w:t>
      </w:r>
    </w:p>
    <w:p w14:paraId="1B8B2B7E" w14:textId="13DE4224" w:rsidR="00BC58FD" w:rsidRPr="007C2B95" w:rsidRDefault="00BC58FD" w:rsidP="00BC58FD">
      <w:pPr>
        <w:pStyle w:val="Heading2"/>
        <w:numPr>
          <w:ilvl w:val="1"/>
          <w:numId w:val="14"/>
        </w:numPr>
        <w:rPr>
          <w:lang w:val="en-AU"/>
        </w:rPr>
      </w:pPr>
      <w:bookmarkStart w:id="964" w:name="_Toc219707251"/>
      <w:r w:rsidRPr="007C2B95">
        <w:rPr>
          <w:lang w:val="en-AU"/>
        </w:rPr>
        <w:lastRenderedPageBreak/>
        <w:t>Alignment with HSM guidelines and current practice</w:t>
      </w:r>
      <w:bookmarkEnd w:id="964"/>
    </w:p>
    <w:p w14:paraId="447ACEF7" w14:textId="60558D4A" w:rsidR="00357563" w:rsidRPr="007C2B95" w:rsidRDefault="00BC58FD" w:rsidP="00BC58FD">
      <w:pPr>
        <w:jc w:val="both"/>
        <w:rPr>
          <w:rFonts w:ascii="Times New Roman" w:hAnsi="Times New Roman" w:cs="Times New Roman"/>
          <w:lang w:val="en-AU"/>
        </w:rPr>
      </w:pPr>
      <w:r w:rsidRPr="007C2B95">
        <w:rPr>
          <w:rFonts w:ascii="Times New Roman" w:hAnsi="Times New Roman" w:cs="Times New Roman"/>
          <w:lang w:val="en-AU"/>
        </w:rPr>
        <w:t xml:space="preserve">The findings of this review are broadly consistent with the philosophy underpinning the HSM, which emphasizes parsimony, transparency, and compatibility with EB procedures. These </w:t>
      </w:r>
      <w:r w:rsidR="00D06880" w:rsidRPr="007C2B95">
        <w:rPr>
          <w:rFonts w:ascii="Times New Roman" w:hAnsi="Times New Roman" w:cs="Times New Roman"/>
          <w:lang w:val="en-AU"/>
        </w:rPr>
        <w:t>favours</w:t>
      </w:r>
      <w:r w:rsidRPr="007C2B95">
        <w:rPr>
          <w:rFonts w:ascii="Times New Roman" w:hAnsi="Times New Roman" w:cs="Times New Roman"/>
          <w:lang w:val="en-AU"/>
        </w:rPr>
        <w:t xml:space="preserve"> modelling approaches that can be readily interpreted and calibrated for decision-making units. Although more advanced methods are acknowledged in the research literature, they are not embedded in routine practice, largely due to implementation challenges and data requirements.</w:t>
      </w:r>
    </w:p>
    <w:p w14:paraId="03B7F7E8" w14:textId="2A7C3FC1" w:rsidR="00357563" w:rsidRPr="007C2B95" w:rsidRDefault="00BC58FD" w:rsidP="00BC58FD">
      <w:pPr>
        <w:jc w:val="both"/>
        <w:rPr>
          <w:rFonts w:ascii="Times New Roman" w:hAnsi="Times New Roman" w:cs="Times New Roman"/>
          <w:lang w:val="en-AU"/>
        </w:rPr>
      </w:pPr>
      <w:r w:rsidRPr="007C2B95">
        <w:rPr>
          <w:rFonts w:ascii="Times New Roman" w:hAnsi="Times New Roman" w:cs="Times New Roman"/>
          <w:lang w:val="en-AU"/>
        </w:rPr>
        <w:t xml:space="preserve">From this perspective, this review suggests that current practice is not lagging methodological advances but rather reflects a pragmatic balance between analytical </w:t>
      </w:r>
      <w:r w:rsidR="00C865A7" w:rsidRPr="007C2B95">
        <w:rPr>
          <w:rFonts w:ascii="Times New Roman" w:hAnsi="Times New Roman" w:cs="Times New Roman"/>
          <w:lang w:val="en-AU"/>
        </w:rPr>
        <w:t>rigor</w:t>
      </w:r>
      <w:r w:rsidR="00551806" w:rsidRPr="007C2B95">
        <w:rPr>
          <w:rFonts w:ascii="Times New Roman" w:hAnsi="Times New Roman" w:cs="Times New Roman"/>
          <w:lang w:val="en-AU"/>
        </w:rPr>
        <w:t xml:space="preserve"> (in statistical terms)</w:t>
      </w:r>
      <w:r w:rsidRPr="007C2B95">
        <w:rPr>
          <w:rFonts w:ascii="Times New Roman" w:hAnsi="Times New Roman" w:cs="Times New Roman"/>
          <w:lang w:val="en-AU"/>
        </w:rPr>
        <w:t xml:space="preserve"> and operational feasibility</w:t>
      </w:r>
      <w:r w:rsidR="00551806" w:rsidRPr="007C2B95">
        <w:rPr>
          <w:rFonts w:ascii="Times New Roman" w:hAnsi="Times New Roman" w:cs="Times New Roman"/>
          <w:lang w:val="en-AU"/>
        </w:rPr>
        <w:t xml:space="preserve"> for decision-makers</w:t>
      </w:r>
      <w:r w:rsidRPr="007C2B95">
        <w:rPr>
          <w:rFonts w:ascii="Times New Roman" w:hAnsi="Times New Roman" w:cs="Times New Roman"/>
          <w:lang w:val="en-AU"/>
        </w:rPr>
        <w:t>. The continued reliance on NB-based frameworks and multiplicative CMFs is therefore best viewed as a rational response to data limitations, rather than as resistance to innovation.</w:t>
      </w:r>
    </w:p>
    <w:p w14:paraId="206CE3D2" w14:textId="71CBBEAC" w:rsidR="00B25EF5" w:rsidRDefault="00B25EF5" w:rsidP="00BC58FD">
      <w:pPr>
        <w:jc w:val="both"/>
        <w:rPr>
          <w:ins w:id="965" w:author="Gonzalo Ríos" w:date="2026-04-13T11:52:00Z" w16du:dateUtc="2026-04-13T01:52:00Z"/>
          <w:rFonts w:ascii="Times New Roman" w:hAnsi="Times New Roman" w:cs="Times New Roman"/>
          <w:lang w:val="en-AU"/>
        </w:rPr>
      </w:pPr>
      <w:r w:rsidRPr="007C2B95">
        <w:rPr>
          <w:rFonts w:ascii="Times New Roman" w:hAnsi="Times New Roman" w:cs="Times New Roman"/>
          <w:lang w:val="en-AU"/>
        </w:rPr>
        <w:t xml:space="preserve">The comparison between traditional count models and hierarchical formulations highlights an important distinction between statistical </w:t>
      </w:r>
      <w:r w:rsidR="00C865A7" w:rsidRPr="007C2B95">
        <w:rPr>
          <w:rFonts w:ascii="Times New Roman" w:hAnsi="Times New Roman" w:cs="Times New Roman"/>
          <w:lang w:val="en-AU"/>
        </w:rPr>
        <w:t>fitness</w:t>
      </w:r>
      <w:r w:rsidRPr="007C2B95">
        <w:rPr>
          <w:rFonts w:ascii="Times New Roman" w:hAnsi="Times New Roman" w:cs="Times New Roman"/>
          <w:lang w:val="en-AU"/>
        </w:rPr>
        <w:t xml:space="preserve"> and inferential usefulness. </w:t>
      </w:r>
      <w:r w:rsidR="00373E7C" w:rsidRPr="007C2B95">
        <w:rPr>
          <w:rFonts w:ascii="Times New Roman" w:hAnsi="Times New Roman" w:cs="Times New Roman"/>
          <w:lang w:val="en-AU"/>
        </w:rPr>
        <w:t>Although not mentioned explicitly in the HSM as guidelines, h</w:t>
      </w:r>
      <w:r w:rsidRPr="007C2B95">
        <w:rPr>
          <w:rFonts w:ascii="Times New Roman" w:hAnsi="Times New Roman" w:cs="Times New Roman"/>
          <w:lang w:val="en-AU"/>
        </w:rPr>
        <w:t>ierarchical models offer a principled mechanism for pooling information across contexts, allowing parameter estimates to borrow strength across groups while preserving local variation</w:t>
      </w:r>
      <w:r w:rsidR="00373E7C" w:rsidRPr="007C2B95">
        <w:rPr>
          <w:rFonts w:ascii="Times New Roman" w:hAnsi="Times New Roman" w:cs="Times New Roman"/>
          <w:lang w:val="en-AU"/>
        </w:rPr>
        <w:t>, along with offer suitable model specification and settings that might be time consuming through traditional methods (Ahern, et al., 2025)</w:t>
      </w:r>
      <w:r w:rsidRPr="007C2B95">
        <w:rPr>
          <w:rFonts w:ascii="Times New Roman" w:hAnsi="Times New Roman" w:cs="Times New Roman"/>
          <w:lang w:val="en-AU"/>
        </w:rPr>
        <w:t xml:space="preserve">. This property is especially relevant when geometric features exhibit limited variability or when some facility types are sparsely represented. In such cases, hierarchical CMFunctions can stabilize estimates and reduce sensitivity to arbitrary segmentation choices, addressing a recurring limitation of cross-sectional CMF development noted in </w:t>
      </w:r>
      <w:r w:rsidR="00C21129" w:rsidRPr="007C2B95">
        <w:rPr>
          <w:rFonts w:ascii="Times New Roman" w:hAnsi="Times New Roman" w:cs="Times New Roman"/>
          <w:lang w:val="en-AU"/>
        </w:rPr>
        <w:t>literature</w:t>
      </w:r>
      <w:r w:rsidRPr="007C2B95">
        <w:rPr>
          <w:rFonts w:ascii="Times New Roman" w:hAnsi="Times New Roman" w:cs="Times New Roman"/>
          <w:lang w:val="en-AU"/>
        </w:rPr>
        <w:t>.</w:t>
      </w:r>
    </w:p>
    <w:p w14:paraId="3AAC1C34" w14:textId="7B9BE9FD" w:rsidR="00D81AA5" w:rsidRPr="007C2B95" w:rsidDel="00A7413E" w:rsidRDefault="00A7413E" w:rsidP="00BC58FD">
      <w:pPr>
        <w:jc w:val="both"/>
        <w:rPr>
          <w:del w:id="966" w:author="Gonzalo Ríos" w:date="2026-04-13T11:55:00Z" w16du:dateUtc="2026-04-13T01:55:00Z"/>
          <w:rFonts w:ascii="Times New Roman" w:hAnsi="Times New Roman" w:cs="Times New Roman"/>
          <w:lang w:val="en-AU"/>
        </w:rPr>
      </w:pPr>
      <w:ins w:id="967" w:author="Gonzalo Ríos" w:date="2026-04-13T11:55:00Z" w16du:dateUtc="2026-04-13T01:55:00Z">
        <w:r w:rsidRPr="00A7413E">
          <w:rPr>
            <w:rFonts w:ascii="Times New Roman" w:hAnsi="Times New Roman" w:cs="Times New Roman"/>
            <w:lang w:val="en-AU"/>
          </w:rPr>
          <w:t xml:space="preserve">Furthermore, hierarchical models align closely with the guidelines of the </w:t>
        </w:r>
        <w:r>
          <w:rPr>
            <w:rFonts w:ascii="Times New Roman" w:hAnsi="Times New Roman" w:cs="Times New Roman"/>
            <w:lang w:val="en-AU"/>
          </w:rPr>
          <w:t>HSM</w:t>
        </w:r>
        <w:r w:rsidRPr="00A7413E">
          <w:rPr>
            <w:rFonts w:ascii="Times New Roman" w:hAnsi="Times New Roman" w:cs="Times New Roman"/>
            <w:lang w:val="en-AU"/>
          </w:rPr>
          <w:t xml:space="preserve">, which recommend estimating geometric design effects alongside a calibration factor to account for contextual characteristics in the development of CMFs or CMFunctions. This framework is naturally accommodated by the multiplicative specification of the hierarchical approach, enabling the simultaneous estimation of crash modification and calibration factors within a single-stage </w:t>
        </w:r>
        <w:r>
          <w:rPr>
            <w:rFonts w:ascii="Times New Roman" w:hAnsi="Times New Roman" w:cs="Times New Roman"/>
            <w:lang w:val="en-AU"/>
          </w:rPr>
          <w:t>approach.</w:t>
        </w:r>
      </w:ins>
    </w:p>
    <w:p w14:paraId="04CEC6C4" w14:textId="27D44CC6" w:rsidR="00BC58FD" w:rsidRPr="007C2B95" w:rsidRDefault="001C1747" w:rsidP="001C1747">
      <w:pPr>
        <w:pStyle w:val="Heading2"/>
        <w:numPr>
          <w:ilvl w:val="1"/>
          <w:numId w:val="14"/>
        </w:numPr>
        <w:rPr>
          <w:lang w:val="en-AU"/>
        </w:rPr>
      </w:pPr>
      <w:bookmarkStart w:id="968" w:name="_Toc219707252"/>
      <w:r w:rsidRPr="007C2B95">
        <w:rPr>
          <w:lang w:val="en-AU"/>
        </w:rPr>
        <w:t>Implications for future research and policy development</w:t>
      </w:r>
      <w:bookmarkEnd w:id="968"/>
    </w:p>
    <w:p w14:paraId="7F099587" w14:textId="2A52907C" w:rsidR="001C1747" w:rsidRPr="007C2B95" w:rsidRDefault="001C1747" w:rsidP="001C1747">
      <w:pPr>
        <w:jc w:val="both"/>
        <w:rPr>
          <w:rFonts w:ascii="Times New Roman" w:hAnsi="Times New Roman" w:cs="Times New Roman"/>
          <w:lang w:val="en-AU"/>
        </w:rPr>
      </w:pPr>
      <w:r w:rsidRPr="007C2B95">
        <w:rPr>
          <w:rFonts w:ascii="Times New Roman" w:hAnsi="Times New Roman" w:cs="Times New Roman"/>
          <w:lang w:val="en-AU"/>
        </w:rPr>
        <w:t>The reviewed evidence indicates that future progress in DE-related safety analysis is likely to depend more on strategic data development and study design than on incremental changes in statistical methodology. Longitudinal datasets, consistent recording of geometric features, and targeted BA evaluations would substantially enhance the ability to estimate reliable CMFs for DE-relevant characteristics</w:t>
      </w:r>
      <w:r w:rsidR="00265551" w:rsidRPr="007C2B95">
        <w:rPr>
          <w:rFonts w:ascii="Times New Roman" w:hAnsi="Times New Roman" w:cs="Times New Roman"/>
          <w:lang w:val="en-AU"/>
        </w:rPr>
        <w:t xml:space="preserve">. </w:t>
      </w:r>
      <w:r w:rsidR="009A7190" w:rsidRPr="007C2B95">
        <w:rPr>
          <w:rFonts w:ascii="Times New Roman" w:hAnsi="Times New Roman" w:cs="Times New Roman"/>
          <w:lang w:val="en-AU"/>
        </w:rPr>
        <w:t>Authors</w:t>
      </w:r>
      <w:r w:rsidR="00265551" w:rsidRPr="007C2B95">
        <w:rPr>
          <w:rFonts w:ascii="Times New Roman" w:hAnsi="Times New Roman" w:cs="Times New Roman"/>
          <w:lang w:val="en-AU"/>
        </w:rPr>
        <w:t xml:space="preserve"> have attributed this limitation </w:t>
      </w:r>
      <w:r w:rsidR="00C865A7" w:rsidRPr="007C2B95">
        <w:rPr>
          <w:rFonts w:ascii="Times New Roman" w:hAnsi="Times New Roman" w:cs="Times New Roman"/>
          <w:lang w:val="en-AU"/>
        </w:rPr>
        <w:t>primarily</w:t>
      </w:r>
      <w:r w:rsidR="00265551" w:rsidRPr="007C2B95">
        <w:rPr>
          <w:rFonts w:ascii="Times New Roman" w:hAnsi="Times New Roman" w:cs="Times New Roman"/>
          <w:lang w:val="en-AU"/>
        </w:rPr>
        <w:t xml:space="preserve"> to the reliance on approximations or </w:t>
      </w:r>
      <w:r w:rsidR="00C67AAE" w:rsidRPr="007C2B95">
        <w:rPr>
          <w:rFonts w:ascii="Times New Roman" w:hAnsi="Times New Roman" w:cs="Times New Roman"/>
          <w:lang w:val="en-AU"/>
        </w:rPr>
        <w:t>too</w:t>
      </w:r>
      <w:r w:rsidR="00265551" w:rsidRPr="007C2B95">
        <w:rPr>
          <w:rFonts w:ascii="Times New Roman" w:hAnsi="Times New Roman" w:cs="Times New Roman"/>
          <w:lang w:val="en-AU"/>
        </w:rPr>
        <w:t xml:space="preserve"> costly data-collection procedures, which may bias results and require substantial time and computational effort, thereby limiting their practical applicability for countermeasure design (Cafiso, et al., 2021; Khavarian, K. &amp; Sahebi, S., 2025; Fitzpatrick, et al., 2021)</w:t>
      </w:r>
      <w:r w:rsidRPr="007C2B95">
        <w:rPr>
          <w:rFonts w:ascii="Times New Roman" w:hAnsi="Times New Roman" w:cs="Times New Roman"/>
          <w:lang w:val="en-AU"/>
        </w:rPr>
        <w:t>. Hierarchical and Bayesian approaches remain promising, particularly when data can be pooled across regions or over time, but their use should be motivated by clear analytical gains rather than methodological novelty.</w:t>
      </w:r>
    </w:p>
    <w:p w14:paraId="411E0338" w14:textId="11D31387" w:rsidR="001C1747" w:rsidRPr="007C2B95" w:rsidRDefault="001C1747" w:rsidP="001C1747">
      <w:pPr>
        <w:jc w:val="both"/>
        <w:rPr>
          <w:rFonts w:ascii="Times New Roman" w:hAnsi="Times New Roman" w:cs="Times New Roman"/>
          <w:lang w:val="en-AU"/>
        </w:rPr>
      </w:pPr>
      <w:r w:rsidRPr="007C2B95">
        <w:rPr>
          <w:rFonts w:ascii="Times New Roman" w:hAnsi="Times New Roman" w:cs="Times New Roman"/>
          <w:lang w:val="en-AU"/>
        </w:rPr>
        <w:lastRenderedPageBreak/>
        <w:t>For agencies such as TMR, the implications are twofold. First, cross-sectional modelling and CMFs can provide valuable screening-level insights into relative safety sensitivity, supporting prioritization and qualitative risk assessment for DE evaluations. Second, when DE decisions carry high safety or economic stakes, these tools should be complemented by more targeted evaluation methods, engineering judgement, and uncertainty-aware decision frameworks.</w:t>
      </w:r>
    </w:p>
    <w:p w14:paraId="5B14F683" w14:textId="070E9A8D" w:rsidR="001C1747" w:rsidRPr="007C2B95" w:rsidRDefault="001C1747" w:rsidP="001C1747">
      <w:pPr>
        <w:jc w:val="both"/>
        <w:rPr>
          <w:rFonts w:ascii="Times New Roman" w:hAnsi="Times New Roman" w:cs="Times New Roman"/>
          <w:lang w:val="en-AU"/>
        </w:rPr>
      </w:pPr>
      <w:r w:rsidRPr="007C2B95">
        <w:rPr>
          <w:rFonts w:ascii="Times New Roman" w:hAnsi="Times New Roman" w:cs="Times New Roman"/>
          <w:lang w:val="en-AU"/>
        </w:rPr>
        <w:t xml:space="preserve">In summary, this scoping review underscores that the principal challenge in applying quantitative safety models to DE assessment lies not in the absence of sophisticated methods, but in matching analytical tools to realistic data environments and decision contexts. Existing modelling approaches, when applied carefully and interpreted conservatively, can offer meaningful insights into the relative influence of geometric design features. However, </w:t>
      </w:r>
      <w:r w:rsidR="000E016C" w:rsidRPr="007C2B95">
        <w:rPr>
          <w:rFonts w:ascii="Times New Roman" w:hAnsi="Times New Roman" w:cs="Times New Roman"/>
          <w:lang w:val="en-AU"/>
        </w:rPr>
        <w:t>their outputs should be viewed as part of a broader evidence base, rather than as standalone predictors of safety performance. This perspective is consistent with both the HSM framework and the broader body of international road safety research.</w:t>
      </w:r>
    </w:p>
    <w:p w14:paraId="0F1B1015" w14:textId="3382B78A" w:rsidR="00A85910" w:rsidRPr="007C2B95" w:rsidDel="005B7CF6" w:rsidRDefault="00A85910" w:rsidP="001C1747">
      <w:pPr>
        <w:jc w:val="both"/>
        <w:rPr>
          <w:del w:id="969" w:author="Gonzalo Ríos" w:date="2026-04-13T00:28:00Z" w16du:dateUtc="2026-04-12T14:28:00Z"/>
          <w:rFonts w:ascii="Times New Roman" w:hAnsi="Times New Roman" w:cs="Times New Roman"/>
          <w:lang w:val="en-AU"/>
        </w:rPr>
      </w:pPr>
    </w:p>
    <w:p w14:paraId="13CC907A" w14:textId="35829288" w:rsidR="007B79F6" w:rsidRPr="007C2B95" w:rsidRDefault="007B79F6" w:rsidP="007B79F6">
      <w:pPr>
        <w:pStyle w:val="Heading1"/>
        <w:numPr>
          <w:ilvl w:val="0"/>
          <w:numId w:val="14"/>
        </w:numPr>
        <w:rPr>
          <w:color w:val="002060"/>
          <w:sz w:val="28"/>
          <w:szCs w:val="28"/>
          <w:lang w:val="en-AU"/>
        </w:rPr>
      </w:pPr>
      <w:bookmarkStart w:id="970" w:name="_Toc219707253"/>
      <w:r w:rsidRPr="007C2B95">
        <w:rPr>
          <w:color w:val="002060"/>
          <w:sz w:val="28"/>
          <w:szCs w:val="28"/>
          <w:lang w:val="en-AU"/>
        </w:rPr>
        <w:t>Recommendations</w:t>
      </w:r>
      <w:bookmarkEnd w:id="970"/>
    </w:p>
    <w:p w14:paraId="29CF61FA" w14:textId="77777777" w:rsidR="007B79F6" w:rsidRPr="007C2B95" w:rsidRDefault="007B79F6" w:rsidP="007B79F6">
      <w:pPr>
        <w:jc w:val="both"/>
        <w:rPr>
          <w:rFonts w:ascii="Times New Roman" w:hAnsi="Times New Roman" w:cs="Times New Roman"/>
          <w:lang w:val="en-AU"/>
        </w:rPr>
      </w:pPr>
      <w:r w:rsidRPr="007C2B95">
        <w:rPr>
          <w:rFonts w:ascii="Times New Roman" w:hAnsi="Times New Roman" w:cs="Times New Roman"/>
          <w:lang w:val="en-AU"/>
        </w:rPr>
        <w:t>The above sections provide a brief overview of the various methods available in literature and commonly used in practice for the development of CMFs and CMFunctions. This overview includes details about the characteristics and challenges involving various methods. Despite the vast number of CMFs provided by the HSM and FHWA’s Clearinghouse as well as the statistically sound methods that are recommended to implement them, there is sufficient evidence including both theoretical and empirical analyses that advise the development of CMFunctions using local data and hierarchical methods. This report also provides an overview of the hierarchical methods including a general formulation that can be used for the corresponding development of local CMFunctions. Given the limitations of existing CMFs, it is recommended to prioritize developing local CMFunctions using hierarchical models to improve predictive accuracy and resource allocation, along with addressing potential heterogeneity of the behaviour given specific context-conditions in road safety analysis.</w:t>
      </w:r>
    </w:p>
    <w:p w14:paraId="13EE7C81" w14:textId="77777777" w:rsidR="007B79F6" w:rsidRPr="007C2B95" w:rsidRDefault="007B79F6" w:rsidP="007B79F6">
      <w:pPr>
        <w:jc w:val="both"/>
        <w:rPr>
          <w:rFonts w:ascii="Times New Roman" w:hAnsi="Times New Roman" w:cs="Times New Roman"/>
          <w:sz w:val="28"/>
          <w:szCs w:val="28"/>
          <w:lang w:val="en-AU"/>
        </w:rPr>
      </w:pPr>
      <w:r w:rsidRPr="007C2B95">
        <w:rPr>
          <w:rFonts w:ascii="Times New Roman" w:hAnsi="Times New Roman" w:cs="Times New Roman"/>
          <w:lang w:val="en-AU"/>
        </w:rPr>
        <w:t xml:space="preserve">A summary of the reviewed methods and approaches, including the key advantages and disadvantages of each, is presented in Table 4. Overall, no single methodological approach is universally optimal for the estimation of safety effects of roadway geometric characteristics. Simpler approaches offer transparency and have lower data requirements, but they are highly vulnerable to bias and unobserved changes. Other methods address many limitations and remain robust and operationally feasible under current practice, particularly when aligned with HSM guidance. Cross-sectional and fully specified models enable the evaluation of a broader set of design characteristics and marginal effects, but they lack causal interpretation and require specific data availability conditions. More advanced methods, such as hierarchical frameworks, provide a principled mechanism to account for heterogeneity, uncertainty, and contextual dependence, offering substantial analytical advantages conditional on data structures. Consequently, the appropriate choice of the method depends on the decision context, data </w:t>
      </w:r>
      <w:r w:rsidRPr="007C2B95">
        <w:rPr>
          <w:rFonts w:ascii="Times New Roman" w:hAnsi="Times New Roman" w:cs="Times New Roman"/>
          <w:lang w:val="en-AU"/>
        </w:rPr>
        <w:lastRenderedPageBreak/>
        <w:t>quality, and risk associated with the DE under consideration. This latest reinforces the need for a pragmatic application of safety modelling rather than reliance on a single analytical approach.</w:t>
      </w:r>
    </w:p>
    <w:p w14:paraId="3F2B1BAF" w14:textId="77777777" w:rsidR="007B79F6" w:rsidRPr="007C2B95" w:rsidRDefault="007B79F6" w:rsidP="007B79F6">
      <w:pPr>
        <w:jc w:val="both"/>
        <w:rPr>
          <w:rFonts w:ascii="Times New Roman" w:hAnsi="Times New Roman" w:cs="Times New Roman"/>
          <w:lang w:val="en-AU"/>
        </w:rPr>
      </w:pPr>
      <w:r w:rsidRPr="007C2B95">
        <w:rPr>
          <w:rFonts w:ascii="Times New Roman" w:hAnsi="Times New Roman" w:cs="Times New Roman"/>
          <w:lang w:val="en-AU"/>
        </w:rPr>
        <w:t>Table 4: Summary of methods used for estimating CMFs and CMFunctions.</w:t>
      </w:r>
    </w:p>
    <w:tbl>
      <w:tblPr>
        <w:tblStyle w:val="TableGrid"/>
        <w:tblW w:w="0" w:type="auto"/>
        <w:tblLook w:val="04A0" w:firstRow="1" w:lastRow="0" w:firstColumn="1" w:lastColumn="0" w:noHBand="0" w:noVBand="1"/>
      </w:tblPr>
      <w:tblGrid>
        <w:gridCol w:w="1338"/>
        <w:gridCol w:w="3861"/>
        <w:gridCol w:w="3817"/>
      </w:tblGrid>
      <w:tr w:rsidR="007B79F6" w:rsidRPr="007C2B95" w14:paraId="6FA43CC1" w14:textId="77777777" w:rsidTr="00235169">
        <w:trPr>
          <w:trHeight w:val="482"/>
        </w:trPr>
        <w:tc>
          <w:tcPr>
            <w:tcW w:w="1338" w:type="dxa"/>
            <w:vAlign w:val="center"/>
          </w:tcPr>
          <w:p w14:paraId="73D1D29A" w14:textId="77777777" w:rsidR="007B79F6" w:rsidRPr="007C2B95" w:rsidRDefault="007B79F6" w:rsidP="00235169">
            <w:pPr>
              <w:jc w:val="center"/>
              <w:rPr>
                <w:rFonts w:ascii="Times New Roman" w:hAnsi="Times New Roman" w:cs="Times New Roman"/>
                <w:b/>
                <w:bCs/>
                <w:sz w:val="20"/>
                <w:szCs w:val="20"/>
                <w:lang w:val="en-AU"/>
              </w:rPr>
            </w:pPr>
            <w:r w:rsidRPr="007C2B95">
              <w:rPr>
                <w:rFonts w:ascii="Times New Roman" w:hAnsi="Times New Roman" w:cs="Times New Roman"/>
                <w:b/>
                <w:bCs/>
                <w:kern w:val="2"/>
                <w:sz w:val="20"/>
                <w:szCs w:val="20"/>
                <w:lang w:val="en-AU"/>
                <w14:ligatures w14:val="standardContextual"/>
              </w:rPr>
              <w:t>Method</w:t>
            </w:r>
          </w:p>
        </w:tc>
        <w:tc>
          <w:tcPr>
            <w:tcW w:w="3861" w:type="dxa"/>
            <w:vAlign w:val="center"/>
          </w:tcPr>
          <w:p w14:paraId="53894977" w14:textId="77777777" w:rsidR="007B79F6" w:rsidRPr="007C2B95" w:rsidRDefault="007B79F6" w:rsidP="00235169">
            <w:pPr>
              <w:jc w:val="center"/>
              <w:rPr>
                <w:rFonts w:ascii="Times New Roman" w:hAnsi="Times New Roman" w:cs="Times New Roman"/>
                <w:b/>
                <w:bCs/>
                <w:sz w:val="20"/>
                <w:szCs w:val="20"/>
                <w:lang w:val="en-AU"/>
              </w:rPr>
            </w:pPr>
            <w:r w:rsidRPr="007C2B95">
              <w:rPr>
                <w:rFonts w:ascii="Times New Roman" w:hAnsi="Times New Roman" w:cs="Times New Roman"/>
                <w:b/>
                <w:bCs/>
                <w:sz w:val="20"/>
                <w:szCs w:val="20"/>
                <w:lang w:val="en-AU"/>
              </w:rPr>
              <w:t>Advantages</w:t>
            </w:r>
          </w:p>
        </w:tc>
        <w:tc>
          <w:tcPr>
            <w:tcW w:w="3817" w:type="dxa"/>
            <w:vAlign w:val="center"/>
          </w:tcPr>
          <w:p w14:paraId="54D44D3F" w14:textId="77777777" w:rsidR="007B79F6" w:rsidRPr="007C2B95" w:rsidRDefault="007B79F6" w:rsidP="00235169">
            <w:pPr>
              <w:jc w:val="center"/>
              <w:rPr>
                <w:rFonts w:ascii="Times New Roman" w:hAnsi="Times New Roman" w:cs="Times New Roman"/>
                <w:b/>
                <w:bCs/>
                <w:sz w:val="20"/>
                <w:szCs w:val="20"/>
                <w:lang w:val="en-AU"/>
              </w:rPr>
            </w:pPr>
            <w:r w:rsidRPr="007C2B95">
              <w:rPr>
                <w:rFonts w:ascii="Times New Roman" w:hAnsi="Times New Roman" w:cs="Times New Roman"/>
                <w:b/>
                <w:bCs/>
                <w:sz w:val="20"/>
                <w:szCs w:val="20"/>
                <w:lang w:val="en-AU"/>
              </w:rPr>
              <w:t>Disadvantages</w:t>
            </w:r>
          </w:p>
        </w:tc>
      </w:tr>
      <w:tr w:rsidR="007B79F6" w:rsidRPr="007C2B95" w14:paraId="1A723081" w14:textId="77777777" w:rsidTr="00235169">
        <w:tc>
          <w:tcPr>
            <w:tcW w:w="1338" w:type="dxa"/>
          </w:tcPr>
          <w:p w14:paraId="0ABBB446" w14:textId="77777777" w:rsidR="007B79F6" w:rsidRPr="007C2B95" w:rsidRDefault="007B79F6" w:rsidP="00235169">
            <w:pPr>
              <w:rPr>
                <w:rFonts w:ascii="Times New Roman" w:hAnsi="Times New Roman" w:cs="Times New Roman"/>
                <w:sz w:val="20"/>
                <w:szCs w:val="20"/>
                <w:lang w:val="en-AU"/>
              </w:rPr>
            </w:pPr>
            <w:r w:rsidRPr="007C2B95">
              <w:rPr>
                <w:rFonts w:ascii="Times New Roman" w:hAnsi="Times New Roman" w:cs="Times New Roman"/>
                <w:sz w:val="20"/>
                <w:szCs w:val="20"/>
                <w:lang w:val="en-AU"/>
              </w:rPr>
              <w:t>Observational Before-After</w:t>
            </w:r>
          </w:p>
        </w:tc>
        <w:tc>
          <w:tcPr>
            <w:tcW w:w="3861" w:type="dxa"/>
          </w:tcPr>
          <w:p w14:paraId="5DFF9428"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Controls for time-invariant unobserved characteristics</w:t>
            </w:r>
          </w:p>
          <w:p w14:paraId="30E39B3F"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Intuitive and policy friendly</w:t>
            </w:r>
          </w:p>
          <w:p w14:paraId="26C79C20"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Easy to communicate</w:t>
            </w:r>
          </w:p>
          <w:p w14:paraId="52BD421A"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Directly measures observed changes following an intervention</w:t>
            </w:r>
          </w:p>
        </w:tc>
        <w:tc>
          <w:tcPr>
            <w:tcW w:w="3817" w:type="dxa"/>
          </w:tcPr>
          <w:p w14:paraId="419DCE6A"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 xml:space="preserve">Vulnerable to regression-to-the-mean </w:t>
            </w:r>
          </w:p>
          <w:p w14:paraId="5E0492B8"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Confounded by traffic growth, land-use changes, regulation shifts, vehicle technology trends</w:t>
            </w:r>
          </w:p>
          <w:p w14:paraId="707D915B"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Infeasible for geometric features that cannot be altered independently</w:t>
            </w:r>
          </w:p>
          <w:p w14:paraId="1C3E3B35"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Limited availability to control for changes in exposure</w:t>
            </w:r>
          </w:p>
        </w:tc>
      </w:tr>
      <w:tr w:rsidR="007B79F6" w:rsidRPr="007C2B95" w14:paraId="4E5D617D" w14:textId="77777777" w:rsidTr="00235169">
        <w:tc>
          <w:tcPr>
            <w:tcW w:w="1338" w:type="dxa"/>
          </w:tcPr>
          <w:p w14:paraId="29BB8CF2" w14:textId="77777777" w:rsidR="007B79F6" w:rsidRPr="007C2B95" w:rsidRDefault="007B79F6" w:rsidP="00235169">
            <w:pPr>
              <w:rPr>
                <w:rFonts w:ascii="Times New Roman" w:hAnsi="Times New Roman" w:cs="Times New Roman"/>
                <w:sz w:val="20"/>
                <w:szCs w:val="20"/>
                <w:lang w:val="en-AU"/>
              </w:rPr>
            </w:pPr>
            <w:r w:rsidRPr="007C2B95">
              <w:rPr>
                <w:rFonts w:ascii="Times New Roman" w:hAnsi="Times New Roman" w:cs="Times New Roman"/>
                <w:sz w:val="20"/>
                <w:szCs w:val="20"/>
                <w:lang w:val="en-AU"/>
              </w:rPr>
              <w:t>Comparison group</w:t>
            </w:r>
          </w:p>
        </w:tc>
        <w:tc>
          <w:tcPr>
            <w:tcW w:w="3861" w:type="dxa"/>
          </w:tcPr>
          <w:p w14:paraId="1B1AEFB7"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Controls for broad temporal trends affecting safety</w:t>
            </w:r>
          </w:p>
          <w:p w14:paraId="736B041D"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More robust than BA when a well-matched comparison group exists</w:t>
            </w:r>
          </w:p>
          <w:p w14:paraId="6B89B50F"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Direct extension of BA logic</w:t>
            </w:r>
          </w:p>
        </w:tc>
        <w:tc>
          <w:tcPr>
            <w:tcW w:w="3817" w:type="dxa"/>
          </w:tcPr>
          <w:p w14:paraId="1CF3E947"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Assumes that treated and comparison sites evolve identically over time</w:t>
            </w:r>
          </w:p>
          <w:p w14:paraId="544900C3"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Sensitive to poor selection of comparison sites yielding biased results if not well-matched</w:t>
            </w:r>
          </w:p>
          <w:p w14:paraId="0FAF2CFB"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Weak control of regression-to-the-mean bias</w:t>
            </w:r>
          </w:p>
        </w:tc>
      </w:tr>
      <w:tr w:rsidR="007B79F6" w:rsidRPr="007C2B95" w14:paraId="3B2419A7" w14:textId="77777777" w:rsidTr="00235169">
        <w:tc>
          <w:tcPr>
            <w:tcW w:w="1338" w:type="dxa"/>
          </w:tcPr>
          <w:p w14:paraId="6F71DD1C" w14:textId="77777777" w:rsidR="007B79F6" w:rsidRPr="007C2B95" w:rsidRDefault="007B79F6" w:rsidP="00235169">
            <w:pPr>
              <w:rPr>
                <w:rFonts w:ascii="Times New Roman" w:hAnsi="Times New Roman" w:cs="Times New Roman"/>
                <w:sz w:val="20"/>
                <w:szCs w:val="20"/>
                <w:lang w:val="en-AU"/>
              </w:rPr>
            </w:pPr>
            <w:r w:rsidRPr="007C2B95">
              <w:rPr>
                <w:rFonts w:ascii="Times New Roman" w:hAnsi="Times New Roman" w:cs="Times New Roman"/>
                <w:sz w:val="20"/>
                <w:szCs w:val="20"/>
                <w:lang w:val="en-AU"/>
              </w:rPr>
              <w:t>Yoked comparison</w:t>
            </w:r>
          </w:p>
        </w:tc>
        <w:tc>
          <w:tcPr>
            <w:tcW w:w="3861" w:type="dxa"/>
          </w:tcPr>
          <w:p w14:paraId="7E3C802B"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Lower data requirements than comparison-group designs; conceptually simple</w:t>
            </w:r>
          </w:p>
          <w:p w14:paraId="720DDB58"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Practica when data availability is limited</w:t>
            </w:r>
          </w:p>
        </w:tc>
        <w:tc>
          <w:tcPr>
            <w:tcW w:w="3817" w:type="dxa"/>
          </w:tcPr>
          <w:p w14:paraId="18A4A433"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Highly sensitive to matching quality</w:t>
            </w:r>
          </w:p>
          <w:p w14:paraId="7F3BFB49"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Biased estimates if the paired site is not truly comparable</w:t>
            </w:r>
          </w:p>
        </w:tc>
      </w:tr>
      <w:tr w:rsidR="007B79F6" w:rsidRPr="007C2B95" w14:paraId="1AA656DC" w14:textId="77777777" w:rsidTr="00235169">
        <w:tc>
          <w:tcPr>
            <w:tcW w:w="1338" w:type="dxa"/>
          </w:tcPr>
          <w:p w14:paraId="72F8F880" w14:textId="77777777" w:rsidR="007B79F6" w:rsidRPr="007C2B95" w:rsidRDefault="007B79F6" w:rsidP="00235169">
            <w:pPr>
              <w:rPr>
                <w:rFonts w:ascii="Times New Roman" w:hAnsi="Times New Roman" w:cs="Times New Roman"/>
                <w:sz w:val="20"/>
                <w:szCs w:val="20"/>
                <w:lang w:val="en-AU"/>
              </w:rPr>
            </w:pPr>
            <w:r w:rsidRPr="007C2B95">
              <w:rPr>
                <w:rFonts w:ascii="Times New Roman" w:hAnsi="Times New Roman" w:cs="Times New Roman"/>
                <w:sz w:val="20"/>
                <w:szCs w:val="20"/>
                <w:lang w:val="en-AU"/>
              </w:rPr>
              <w:t>Naïve approach</w:t>
            </w:r>
          </w:p>
        </w:tc>
        <w:tc>
          <w:tcPr>
            <w:tcW w:w="3861" w:type="dxa"/>
          </w:tcPr>
          <w:p w14:paraId="546248B9"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Simple to apply with minimal data requirements</w:t>
            </w:r>
          </w:p>
          <w:p w14:paraId="598CD5B8"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Useful as descriptive or illustrative baseline</w:t>
            </w:r>
          </w:p>
        </w:tc>
        <w:tc>
          <w:tcPr>
            <w:tcW w:w="3817" w:type="dxa"/>
          </w:tcPr>
          <w:p w14:paraId="0AEFDEFF"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Severely biased due to regression-to-the-mean</w:t>
            </w:r>
          </w:p>
          <w:p w14:paraId="2F4A8660"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Assumes a stable crash-generation process</w:t>
            </w:r>
          </w:p>
          <w:p w14:paraId="5911CB05"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Tends to overestimate treatment effectiveness</w:t>
            </w:r>
          </w:p>
        </w:tc>
      </w:tr>
      <w:tr w:rsidR="007B79F6" w:rsidRPr="007C2B95" w14:paraId="358EFDD7" w14:textId="77777777" w:rsidTr="00235169">
        <w:tc>
          <w:tcPr>
            <w:tcW w:w="1338" w:type="dxa"/>
          </w:tcPr>
          <w:p w14:paraId="7A5EF9CE" w14:textId="77777777" w:rsidR="007B79F6" w:rsidRPr="007C2B95" w:rsidRDefault="007B79F6" w:rsidP="00235169">
            <w:pPr>
              <w:rPr>
                <w:rFonts w:ascii="Times New Roman" w:hAnsi="Times New Roman" w:cs="Times New Roman"/>
                <w:sz w:val="20"/>
                <w:szCs w:val="20"/>
                <w:lang w:val="en-AU"/>
              </w:rPr>
            </w:pPr>
            <w:r w:rsidRPr="007C2B95">
              <w:rPr>
                <w:rFonts w:ascii="Times New Roman" w:hAnsi="Times New Roman" w:cs="Times New Roman"/>
                <w:sz w:val="20"/>
                <w:szCs w:val="20"/>
                <w:lang w:val="en-AU"/>
              </w:rPr>
              <w:t>Empirical Bayes</w:t>
            </w:r>
          </w:p>
        </w:tc>
        <w:tc>
          <w:tcPr>
            <w:tcW w:w="3861" w:type="dxa"/>
          </w:tcPr>
          <w:p w14:paraId="28A24368"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Explicitly corrects for regression-to-the-mean bias</w:t>
            </w:r>
          </w:p>
          <w:p w14:paraId="7400B216"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Combines observed crash frequencies with SPF-based expectations</w:t>
            </w:r>
          </w:p>
          <w:p w14:paraId="59BCF6DE"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Accounts for site characteristics</w:t>
            </w:r>
          </w:p>
          <w:p w14:paraId="41578CAC"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More reliable than Naïve approach, comparison group and Yoked comparison</w:t>
            </w:r>
          </w:p>
        </w:tc>
        <w:tc>
          <w:tcPr>
            <w:tcW w:w="3817" w:type="dxa"/>
          </w:tcPr>
          <w:p w14:paraId="56BC7D26"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Requires well-specified SPFs from reference sites</w:t>
            </w:r>
          </w:p>
          <w:p w14:paraId="1819EC68"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Relies on model assumptions external to treated sites</w:t>
            </w:r>
          </w:p>
        </w:tc>
      </w:tr>
      <w:tr w:rsidR="007B79F6" w:rsidRPr="007C2B95" w14:paraId="2F71E4F3" w14:textId="77777777" w:rsidTr="00235169">
        <w:tc>
          <w:tcPr>
            <w:tcW w:w="1338" w:type="dxa"/>
          </w:tcPr>
          <w:p w14:paraId="49ACF374" w14:textId="77777777" w:rsidR="007B79F6" w:rsidRPr="007C2B95" w:rsidRDefault="007B79F6" w:rsidP="00235169">
            <w:pPr>
              <w:rPr>
                <w:rFonts w:ascii="Times New Roman" w:hAnsi="Times New Roman" w:cs="Times New Roman"/>
                <w:sz w:val="20"/>
                <w:szCs w:val="20"/>
                <w:lang w:val="en-AU"/>
              </w:rPr>
            </w:pPr>
            <w:r w:rsidRPr="007C2B95">
              <w:rPr>
                <w:rFonts w:ascii="Times New Roman" w:hAnsi="Times New Roman" w:cs="Times New Roman"/>
                <w:sz w:val="20"/>
                <w:szCs w:val="20"/>
                <w:lang w:val="en-AU"/>
              </w:rPr>
              <w:t>Full Bayes</w:t>
            </w:r>
          </w:p>
        </w:tc>
        <w:tc>
          <w:tcPr>
            <w:tcW w:w="3861" w:type="dxa"/>
          </w:tcPr>
          <w:p w14:paraId="0B047486"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Jointly estimates model parameters and site-specific crash frequencies</w:t>
            </w:r>
          </w:p>
          <w:p w14:paraId="44F6E1D1"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More statistically coherent than EB</w:t>
            </w:r>
          </w:p>
          <w:p w14:paraId="4E41DE0D"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Flexible framework for heterogeneity and complex structures</w:t>
            </w:r>
          </w:p>
        </w:tc>
        <w:tc>
          <w:tcPr>
            <w:tcW w:w="3817" w:type="dxa"/>
          </w:tcPr>
          <w:p w14:paraId="4FF06B5E"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Computationally intensive</w:t>
            </w:r>
          </w:p>
          <w:p w14:paraId="5553DC66"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Higher technical expertise required</w:t>
            </w:r>
          </w:p>
          <w:p w14:paraId="0D3B1A70"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Greater data availability requirements</w:t>
            </w:r>
          </w:p>
        </w:tc>
      </w:tr>
      <w:tr w:rsidR="007B79F6" w:rsidRPr="007C2B95" w14:paraId="78DE3093" w14:textId="77777777" w:rsidTr="00235169">
        <w:tc>
          <w:tcPr>
            <w:tcW w:w="1338" w:type="dxa"/>
          </w:tcPr>
          <w:p w14:paraId="3F6902D6" w14:textId="77777777" w:rsidR="007B79F6" w:rsidRPr="007C2B95" w:rsidRDefault="007B79F6" w:rsidP="00235169">
            <w:pPr>
              <w:rPr>
                <w:rFonts w:ascii="Times New Roman" w:hAnsi="Times New Roman" w:cs="Times New Roman"/>
                <w:sz w:val="20"/>
                <w:szCs w:val="20"/>
                <w:lang w:val="en-AU"/>
              </w:rPr>
            </w:pPr>
            <w:r w:rsidRPr="007C2B95">
              <w:rPr>
                <w:rFonts w:ascii="Times New Roman" w:hAnsi="Times New Roman" w:cs="Times New Roman"/>
                <w:sz w:val="20"/>
                <w:szCs w:val="20"/>
                <w:lang w:val="en-AU"/>
              </w:rPr>
              <w:t>Cross-sectional studies</w:t>
            </w:r>
          </w:p>
        </w:tc>
        <w:tc>
          <w:tcPr>
            <w:tcW w:w="3861" w:type="dxa"/>
          </w:tcPr>
          <w:p w14:paraId="3A9EAD4D"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Cross-effective and scalable</w:t>
            </w:r>
          </w:p>
          <w:p w14:paraId="746B297A"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Can analyse many sites simultaneously</w:t>
            </w:r>
          </w:p>
          <w:p w14:paraId="4E232A9A"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Enables estimation of marginal effects of geometric features</w:t>
            </w:r>
          </w:p>
          <w:p w14:paraId="36262465"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High statistical power with large datasets</w:t>
            </w:r>
          </w:p>
        </w:tc>
        <w:tc>
          <w:tcPr>
            <w:tcW w:w="3817" w:type="dxa"/>
          </w:tcPr>
          <w:p w14:paraId="704F1759"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Vulnerable to omitted variables</w:t>
            </w:r>
          </w:p>
          <w:p w14:paraId="253F9750"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Associational results and not causal interpretations</w:t>
            </w:r>
          </w:p>
          <w:p w14:paraId="139C93C9"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Sensitive to data availability</w:t>
            </w:r>
          </w:p>
        </w:tc>
      </w:tr>
      <w:tr w:rsidR="007B79F6" w:rsidRPr="007C2B95" w14:paraId="5C731E74" w14:textId="77777777" w:rsidTr="00235169">
        <w:tc>
          <w:tcPr>
            <w:tcW w:w="1338" w:type="dxa"/>
          </w:tcPr>
          <w:p w14:paraId="7EFA7E32" w14:textId="77777777" w:rsidR="007B79F6" w:rsidRPr="007C2B95" w:rsidRDefault="007B79F6" w:rsidP="00235169">
            <w:pPr>
              <w:rPr>
                <w:rFonts w:ascii="Times New Roman" w:hAnsi="Times New Roman" w:cs="Times New Roman"/>
                <w:sz w:val="20"/>
                <w:szCs w:val="20"/>
                <w:lang w:val="en-AU"/>
              </w:rPr>
            </w:pPr>
            <w:r w:rsidRPr="007C2B95">
              <w:rPr>
                <w:rFonts w:ascii="Times New Roman" w:hAnsi="Times New Roman" w:cs="Times New Roman"/>
                <w:sz w:val="20"/>
                <w:szCs w:val="20"/>
                <w:lang w:val="en-AU"/>
              </w:rPr>
              <w:t>Fully specified models</w:t>
            </w:r>
          </w:p>
        </w:tc>
        <w:tc>
          <w:tcPr>
            <w:tcW w:w="3861" w:type="dxa"/>
          </w:tcPr>
          <w:p w14:paraId="6AC83BAC"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Directly estimation of multiple covariates simultaneously</w:t>
            </w:r>
          </w:p>
          <w:p w14:paraId="1EA62AE6"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Embed CMFs and CMFunctions within model coefficients</w:t>
            </w:r>
          </w:p>
        </w:tc>
        <w:tc>
          <w:tcPr>
            <w:tcW w:w="3817" w:type="dxa"/>
          </w:tcPr>
          <w:p w14:paraId="67C8854E"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Identification problems for treatment effects</w:t>
            </w:r>
          </w:p>
          <w:p w14:paraId="12AEF3AE"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Sensitive to endogeneity, multicollinearity, and selection bias</w:t>
            </w:r>
          </w:p>
          <w:p w14:paraId="5CC714BA"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Key variables may be dropped due to statistical insignificance</w:t>
            </w:r>
          </w:p>
        </w:tc>
      </w:tr>
      <w:tr w:rsidR="007B79F6" w:rsidRPr="007C2B95" w14:paraId="624D8196" w14:textId="77777777" w:rsidTr="00235169">
        <w:tc>
          <w:tcPr>
            <w:tcW w:w="1338" w:type="dxa"/>
          </w:tcPr>
          <w:p w14:paraId="47641DC9" w14:textId="77777777" w:rsidR="007B79F6" w:rsidRPr="007C2B95" w:rsidRDefault="007B79F6" w:rsidP="00235169">
            <w:pPr>
              <w:rPr>
                <w:rFonts w:ascii="Times New Roman" w:hAnsi="Times New Roman" w:cs="Times New Roman"/>
                <w:sz w:val="20"/>
                <w:szCs w:val="20"/>
                <w:lang w:val="en-AU"/>
              </w:rPr>
            </w:pPr>
            <w:r w:rsidRPr="007C2B95">
              <w:rPr>
                <w:rFonts w:ascii="Times New Roman" w:hAnsi="Times New Roman" w:cs="Times New Roman"/>
                <w:sz w:val="20"/>
                <w:szCs w:val="20"/>
                <w:lang w:val="en-AU"/>
              </w:rPr>
              <w:t>Hierarchical models</w:t>
            </w:r>
          </w:p>
        </w:tc>
        <w:tc>
          <w:tcPr>
            <w:tcW w:w="3861" w:type="dxa"/>
          </w:tcPr>
          <w:p w14:paraId="66D77318"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Explicitly accounts for multilevel data structures and heterogeneity</w:t>
            </w:r>
          </w:p>
          <w:p w14:paraId="72676011"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Local calibration within one framework</w:t>
            </w:r>
          </w:p>
          <w:p w14:paraId="02DD7227"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lastRenderedPageBreak/>
              <w:t>More flexible and realistic than fixed-effect models</w:t>
            </w:r>
          </w:p>
          <w:p w14:paraId="0470ECF5" w14:textId="77777777" w:rsidR="007B79F6" w:rsidRPr="007C2B95" w:rsidRDefault="007B79F6" w:rsidP="00235169">
            <w:pPr>
              <w:pStyle w:val="ListParagraph"/>
              <w:numPr>
                <w:ilvl w:val="0"/>
                <w:numId w:val="21"/>
              </w:numPr>
              <w:ind w:left="250" w:hanging="250"/>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CMFunctions vary with context instead of being constant</w:t>
            </w:r>
          </w:p>
        </w:tc>
        <w:tc>
          <w:tcPr>
            <w:tcW w:w="3817" w:type="dxa"/>
          </w:tcPr>
          <w:p w14:paraId="7B3F1B9D"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lastRenderedPageBreak/>
              <w:t>More complex to specify and estimate</w:t>
            </w:r>
          </w:p>
          <w:p w14:paraId="3F13581A"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t>Higher data and computational requirements</w:t>
            </w:r>
          </w:p>
          <w:p w14:paraId="6427B4BC" w14:textId="77777777" w:rsidR="007B79F6" w:rsidRPr="007C2B95" w:rsidRDefault="007B79F6" w:rsidP="00235169">
            <w:pPr>
              <w:pStyle w:val="ListParagraph"/>
              <w:numPr>
                <w:ilvl w:val="0"/>
                <w:numId w:val="21"/>
              </w:numPr>
              <w:ind w:left="217" w:hanging="217"/>
              <w:jc w:val="both"/>
              <w:rPr>
                <w:rFonts w:ascii="Times New Roman" w:hAnsi="Times New Roman" w:cs="Times New Roman"/>
                <w:sz w:val="20"/>
                <w:szCs w:val="20"/>
                <w:lang w:val="en-AU"/>
              </w:rPr>
            </w:pPr>
            <w:r w:rsidRPr="007C2B95">
              <w:rPr>
                <w:rFonts w:ascii="Times New Roman" w:hAnsi="Times New Roman" w:cs="Times New Roman"/>
                <w:sz w:val="20"/>
                <w:szCs w:val="20"/>
                <w:lang w:val="en-AU"/>
              </w:rPr>
              <w:lastRenderedPageBreak/>
              <w:t>Benefits depend on sufficient variation and sample size</w:t>
            </w:r>
          </w:p>
        </w:tc>
      </w:tr>
    </w:tbl>
    <w:p w14:paraId="7ED30348" w14:textId="77777777" w:rsidR="007B79F6" w:rsidRPr="007C2B95" w:rsidRDefault="007B79F6" w:rsidP="001C1747">
      <w:pPr>
        <w:jc w:val="both"/>
        <w:rPr>
          <w:rFonts w:ascii="Times New Roman" w:hAnsi="Times New Roman" w:cs="Times New Roman"/>
          <w:lang w:val="en-AU"/>
        </w:rPr>
      </w:pPr>
    </w:p>
    <w:p w14:paraId="238C7C51" w14:textId="0C41B4E6" w:rsidR="00A85910" w:rsidRPr="007C2B95" w:rsidRDefault="001413A9" w:rsidP="00A85910">
      <w:pPr>
        <w:pStyle w:val="Heading1"/>
        <w:numPr>
          <w:ilvl w:val="0"/>
          <w:numId w:val="14"/>
        </w:numPr>
        <w:rPr>
          <w:color w:val="002060"/>
          <w:sz w:val="28"/>
          <w:szCs w:val="28"/>
          <w:lang w:val="en-AU"/>
        </w:rPr>
      </w:pPr>
      <w:r w:rsidRPr="007C2B95">
        <w:rPr>
          <w:color w:val="002060"/>
          <w:sz w:val="28"/>
          <w:szCs w:val="28"/>
          <w:lang w:val="en-AU"/>
        </w:rPr>
        <w:t>Propo</w:t>
      </w:r>
      <w:r w:rsidR="007B79F6" w:rsidRPr="007C2B95">
        <w:rPr>
          <w:color w:val="002060"/>
          <w:sz w:val="28"/>
          <w:szCs w:val="28"/>
          <w:lang w:val="en-AU"/>
        </w:rPr>
        <w:t>sed Scope of Work</w:t>
      </w:r>
      <w:r w:rsidR="00BF0324" w:rsidRPr="007C2B95">
        <w:rPr>
          <w:color w:val="002060"/>
          <w:sz w:val="28"/>
          <w:szCs w:val="28"/>
          <w:lang w:val="en-AU"/>
        </w:rPr>
        <w:t xml:space="preserve"> </w:t>
      </w:r>
    </w:p>
    <w:p w14:paraId="7CEB67B5" w14:textId="0406BDA9" w:rsidR="007B79F6" w:rsidRPr="00AE645D" w:rsidRDefault="007B79F6" w:rsidP="007B79F6">
      <w:pPr>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Considering the above</w:t>
      </w:r>
      <w:r w:rsidR="007D357B" w:rsidRPr="00AE645D">
        <w:rPr>
          <w:rFonts w:ascii="Times New Roman" w:hAnsi="Times New Roman" w:cs="Times New Roman"/>
          <w:color w:val="000000" w:themeColor="text1"/>
          <w:lang w:val="en-AU" w:eastAsia="zh-CN"/>
        </w:rPr>
        <w:t xml:space="preserve"> material</w:t>
      </w:r>
      <w:r w:rsidRPr="00AE645D">
        <w:rPr>
          <w:rFonts w:ascii="Times New Roman" w:hAnsi="Times New Roman" w:cs="Times New Roman"/>
          <w:color w:val="000000" w:themeColor="text1"/>
          <w:lang w:val="en-AU" w:eastAsia="zh-CN"/>
        </w:rPr>
        <w:t>, the following tasks</w:t>
      </w:r>
      <w:r w:rsidR="007D357B" w:rsidRPr="00AE645D">
        <w:rPr>
          <w:rFonts w:ascii="Times New Roman" w:hAnsi="Times New Roman" w:cs="Times New Roman"/>
          <w:color w:val="000000" w:themeColor="text1"/>
          <w:lang w:val="en-AU" w:eastAsia="zh-CN"/>
        </w:rPr>
        <w:t xml:space="preserve"> are recommended</w:t>
      </w:r>
      <w:r w:rsidR="00F65EBF" w:rsidRPr="00AE645D">
        <w:rPr>
          <w:rFonts w:ascii="Times New Roman" w:hAnsi="Times New Roman" w:cs="Times New Roman"/>
          <w:color w:val="000000" w:themeColor="text1"/>
          <w:lang w:val="en-AU" w:eastAsia="zh-CN"/>
        </w:rPr>
        <w:t xml:space="preserve"> for a future research project</w:t>
      </w:r>
      <w:r w:rsidRPr="00AE645D">
        <w:rPr>
          <w:rFonts w:ascii="Times New Roman" w:hAnsi="Times New Roman" w:cs="Times New Roman"/>
          <w:color w:val="000000" w:themeColor="text1"/>
          <w:lang w:val="en-AU" w:eastAsia="zh-CN"/>
        </w:rPr>
        <w:t xml:space="preserve">. Research findings and results throughout the project will shape subsequent tasks and outcomes. </w:t>
      </w:r>
    </w:p>
    <w:p w14:paraId="6DF68E07" w14:textId="77777777" w:rsidR="007B79F6" w:rsidRPr="00AE645D" w:rsidRDefault="007B79F6" w:rsidP="007B79F6">
      <w:pPr>
        <w:rPr>
          <w:rFonts w:ascii="Times New Roman" w:hAnsi="Times New Roman" w:cs="Times New Roman"/>
          <w:b/>
          <w:bCs/>
          <w:color w:val="000000" w:themeColor="text1"/>
          <w:lang w:val="en-AU" w:eastAsia="zh-CN"/>
        </w:rPr>
      </w:pPr>
      <w:r w:rsidRPr="00AE645D">
        <w:rPr>
          <w:rFonts w:ascii="Times New Roman" w:hAnsi="Times New Roman" w:cs="Times New Roman"/>
          <w:b/>
          <w:bCs/>
          <w:color w:val="000000" w:themeColor="text1"/>
          <w:lang w:val="en-AU" w:eastAsia="zh-CN"/>
        </w:rPr>
        <w:t xml:space="preserve">Task 1: Data preparation and assessment </w:t>
      </w:r>
    </w:p>
    <w:p w14:paraId="50107DD4" w14:textId="77777777" w:rsidR="007B79F6" w:rsidRPr="00AE645D" w:rsidRDefault="007B79F6" w:rsidP="007B79F6">
      <w:pPr>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TMR will provide the data required for this project, including historical crash records, traffic volumes, and corresponding roadway geometric characteristics. TMR can supply the raw source datasets, and QUT will undertake the necessary data integration and preparation. QUT will also conduct a detailed assessment of the available data to inform subsequent tasks, noting that the scope of these tasks will depend on the completeness and characteristics of the datasets provided.</w:t>
      </w:r>
    </w:p>
    <w:p w14:paraId="67AD3BBC" w14:textId="77777777" w:rsidR="007B79F6" w:rsidRPr="00AE645D" w:rsidRDefault="007B79F6" w:rsidP="007B79F6">
      <w:pPr>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QUT expects to receive recent roadway characteristic data, including geometric attributes; historical crash data, including narrative descriptions where required to verify crash coding; and traffic volume information. To enable effective data integration, the datasets must include consistent identifiers such as spatial location information for road segments, crash locations, and volume sites. Similarly, temporal attributes are required, such as the year or date of each crash and the associated traffic volume period.</w:t>
      </w:r>
    </w:p>
    <w:p w14:paraId="640A47DF" w14:textId="77777777" w:rsidR="007B79F6" w:rsidRPr="00AE645D" w:rsidRDefault="007B79F6" w:rsidP="007B79F6">
      <w:pPr>
        <w:rPr>
          <w:rFonts w:ascii="Times New Roman" w:hAnsi="Times New Roman" w:cs="Times New Roman"/>
          <w:b/>
          <w:bCs/>
          <w:color w:val="000000" w:themeColor="text1"/>
          <w:lang w:val="en-AU" w:eastAsia="zh-CN"/>
        </w:rPr>
      </w:pPr>
      <w:r w:rsidRPr="00AE645D">
        <w:rPr>
          <w:rFonts w:ascii="Times New Roman" w:hAnsi="Times New Roman" w:cs="Times New Roman"/>
          <w:b/>
          <w:bCs/>
          <w:color w:val="000000" w:themeColor="text1"/>
          <w:lang w:val="en-AU" w:eastAsia="zh-CN"/>
        </w:rPr>
        <w:t xml:space="preserve">Tasks 2 - Development of Safety Performance Functions (SPFs) and Crash Modification Factors/Functions (CMFs): </w:t>
      </w:r>
    </w:p>
    <w:p w14:paraId="777C4E3D" w14:textId="41B92AB5" w:rsidR="007B79F6" w:rsidRPr="00AE645D" w:rsidRDefault="007B79F6" w:rsidP="007B79F6">
      <w:pPr>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A wide range of variables—including road stereotypes, crash types, traffic volumes, vehicle classifications, and geometric attributes—may be used to develop relevant safety</w:t>
      </w:r>
      <w:r w:rsidRPr="00AE645D">
        <w:rPr>
          <w:rFonts w:ascii="Times New Roman" w:hAnsi="Times New Roman" w:cs="Times New Roman"/>
          <w:color w:val="000000" w:themeColor="text1"/>
          <w:lang w:val="en-AU" w:eastAsia="zh-CN"/>
        </w:rPr>
        <w:noBreakHyphen/>
        <w:t xml:space="preserve">performance models. However, the availability, completeness, and quality of the dataset will ultimately constrain the number and type of models that can be reliably estimated. Therefore, the tasks outlined below represent an aspirational scope that will be refined based on data availability and preliminary modelling results. The number of CMFs </w:t>
      </w:r>
      <w:del w:id="971" w:author="Zeke Ahern" w:date="2026-04-13T14:22:00Z" w16du:dateUtc="2026-04-13T04:22:00Z">
        <w:r w:rsidRPr="00AE645D" w:rsidDel="00C85DAD">
          <w:rPr>
            <w:rFonts w:ascii="Times New Roman" w:hAnsi="Times New Roman" w:cs="Times New Roman"/>
            <w:color w:val="000000" w:themeColor="text1"/>
            <w:lang w:val="en-AU" w:eastAsia="zh-CN"/>
          </w:rPr>
          <w:delText>developed</w:delText>
        </w:r>
      </w:del>
      <w:ins w:id="972" w:author="Zeke Ahern" w:date="2026-04-13T14:22:00Z" w16du:dateUtc="2026-04-13T04:22:00Z">
        <w:r w:rsidR="00C85DAD" w:rsidRPr="00AE645D">
          <w:rPr>
            <w:rFonts w:ascii="Times New Roman" w:hAnsi="Times New Roman" w:cs="Times New Roman"/>
            <w:color w:val="000000" w:themeColor="text1"/>
            <w:lang w:val="en-AU" w:eastAsia="zh-CN"/>
          </w:rPr>
          <w:t>developed,</w:t>
        </w:r>
      </w:ins>
      <w:r w:rsidRPr="00AE645D">
        <w:rPr>
          <w:rFonts w:ascii="Times New Roman" w:hAnsi="Times New Roman" w:cs="Times New Roman"/>
          <w:color w:val="000000" w:themeColor="text1"/>
          <w:lang w:val="en-AU" w:eastAsia="zh-CN"/>
        </w:rPr>
        <w:t xml:space="preserve"> and the specific geometric characteristics incorporated will depend on the size and richness of the dataset.</w:t>
      </w:r>
    </w:p>
    <w:p w14:paraId="04090F66" w14:textId="080366E6" w:rsidR="007B79F6" w:rsidRPr="00AE645D" w:rsidRDefault="007B79F6" w:rsidP="007B79F6">
      <w:pPr>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 xml:space="preserve">In close collaboration with TMR, QUT will investigate the following sets of SPFs (Item 2A–2D below) and their corresponding CMFs. Each SPF will aim to include, where possible, the geometric characteristics </w:t>
      </w:r>
      <w:r w:rsidR="006909D1" w:rsidRPr="00AE645D">
        <w:rPr>
          <w:rFonts w:ascii="Times New Roman" w:hAnsi="Times New Roman" w:cs="Times New Roman"/>
          <w:color w:val="000000" w:themeColor="text1"/>
          <w:lang w:val="en-AU" w:eastAsia="zh-CN"/>
        </w:rPr>
        <w:t>most associated</w:t>
      </w:r>
      <w:r w:rsidRPr="00AE645D">
        <w:rPr>
          <w:rFonts w:ascii="Times New Roman" w:hAnsi="Times New Roman" w:cs="Times New Roman"/>
          <w:color w:val="000000" w:themeColor="text1"/>
          <w:lang w:val="en-AU" w:eastAsia="zh-CN"/>
        </w:rPr>
        <w:t xml:space="preserve"> with the need for Design Departures. Ideally, the dataset should include as many of these characteristics as possible; however, not all characteristics are required to develop valid SPFs and CMFs. Many geometric elements may not be statistically significant for certain crash types or road </w:t>
      </w:r>
      <w:del w:id="973" w:author="Zeke Ahern" w:date="2026-04-13T14:22:00Z" w16du:dateUtc="2026-04-13T04:22:00Z">
        <w:r w:rsidRPr="00AE645D" w:rsidDel="00C85DAD">
          <w:rPr>
            <w:rFonts w:ascii="Times New Roman" w:hAnsi="Times New Roman" w:cs="Times New Roman"/>
            <w:color w:val="000000" w:themeColor="text1"/>
            <w:lang w:val="en-AU" w:eastAsia="zh-CN"/>
          </w:rPr>
          <w:delText>stereotypes, and</w:delText>
        </w:r>
      </w:del>
      <w:ins w:id="974" w:author="Zeke Ahern" w:date="2026-04-13T14:22:00Z" w16du:dateUtc="2026-04-13T04:22:00Z">
        <w:r w:rsidR="00C85DAD" w:rsidRPr="00AE645D">
          <w:rPr>
            <w:rFonts w:ascii="Times New Roman" w:hAnsi="Times New Roman" w:cs="Times New Roman"/>
            <w:color w:val="000000" w:themeColor="text1"/>
            <w:lang w:val="en-AU" w:eastAsia="zh-CN"/>
          </w:rPr>
          <w:t>stereotypes and</w:t>
        </w:r>
      </w:ins>
      <w:r w:rsidRPr="00AE645D">
        <w:rPr>
          <w:rFonts w:ascii="Times New Roman" w:hAnsi="Times New Roman" w:cs="Times New Roman"/>
          <w:color w:val="000000" w:themeColor="text1"/>
          <w:lang w:val="en-AU" w:eastAsia="zh-CN"/>
        </w:rPr>
        <w:t xml:space="preserve"> can therefore be excluded.</w:t>
      </w:r>
    </w:p>
    <w:p w14:paraId="49334586" w14:textId="5AEFCAF1" w:rsidR="007B79F6" w:rsidRPr="00AE645D" w:rsidRDefault="007B79F6" w:rsidP="007B79F6">
      <w:pPr>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lastRenderedPageBreak/>
        <w:t xml:space="preserve">Over time, as more data and information </w:t>
      </w:r>
      <w:del w:id="975" w:author="Zeke Ahern" w:date="2026-04-13T14:22:00Z" w16du:dateUtc="2026-04-13T04:22:00Z">
        <w:r w:rsidRPr="00AE645D" w:rsidDel="00C85DAD">
          <w:rPr>
            <w:rFonts w:ascii="Times New Roman" w:hAnsi="Times New Roman" w:cs="Times New Roman"/>
            <w:color w:val="000000" w:themeColor="text1"/>
            <w:lang w:val="en-AU" w:eastAsia="zh-CN"/>
          </w:rPr>
          <w:delText>becomes</w:delText>
        </w:r>
      </w:del>
      <w:ins w:id="976" w:author="Zeke Ahern" w:date="2026-04-13T14:22:00Z" w16du:dateUtc="2026-04-13T04:22:00Z">
        <w:r w:rsidR="00C85DAD" w:rsidRPr="00AE645D">
          <w:rPr>
            <w:rFonts w:ascii="Times New Roman" w:hAnsi="Times New Roman" w:cs="Times New Roman"/>
            <w:color w:val="000000" w:themeColor="text1"/>
            <w:lang w:val="en-AU" w:eastAsia="zh-CN"/>
          </w:rPr>
          <w:t>become</w:t>
        </w:r>
      </w:ins>
      <w:r w:rsidRPr="00AE645D">
        <w:rPr>
          <w:rFonts w:ascii="Times New Roman" w:hAnsi="Times New Roman" w:cs="Times New Roman"/>
          <w:color w:val="000000" w:themeColor="text1"/>
          <w:lang w:val="en-AU" w:eastAsia="zh-CN"/>
        </w:rPr>
        <w:t xml:space="preserve"> available, additional models can be developed to include new information and variables and/or the estimated models can be updated to seek to include additional characteristics when relevant. </w:t>
      </w:r>
    </w:p>
    <w:p w14:paraId="4EFF0DAE" w14:textId="02999167" w:rsidR="007B79F6" w:rsidRPr="00AE645D" w:rsidRDefault="00BF5610" w:rsidP="007B79F6">
      <w:pPr>
        <w:rPr>
          <w:rFonts w:ascii="Times New Roman" w:hAnsi="Times New Roman" w:cs="Times New Roman"/>
          <w:b/>
          <w:bCs/>
          <w:color w:val="000000" w:themeColor="text1"/>
          <w:lang w:val="en-AU" w:eastAsia="zh-CN"/>
        </w:rPr>
      </w:pPr>
      <w:r>
        <w:rPr>
          <w:rFonts w:ascii="Times New Roman" w:hAnsi="Times New Roman" w:cs="Times New Roman"/>
          <w:b/>
          <w:bCs/>
          <w:color w:val="000000" w:themeColor="text1"/>
          <w:lang w:val="en-AU" w:eastAsia="zh-CN"/>
        </w:rPr>
        <w:t>D</w:t>
      </w:r>
      <w:r w:rsidR="007B79F6" w:rsidRPr="00AE645D">
        <w:rPr>
          <w:rFonts w:ascii="Times New Roman" w:hAnsi="Times New Roman" w:cs="Times New Roman"/>
          <w:b/>
          <w:bCs/>
          <w:color w:val="000000" w:themeColor="text1"/>
          <w:lang w:val="en-AU" w:eastAsia="zh-CN"/>
        </w:rPr>
        <w:t xml:space="preserve">esign elements within scope of the project: </w:t>
      </w:r>
    </w:p>
    <w:p w14:paraId="29BCAA8C" w14:textId="77777777" w:rsidR="007B79F6" w:rsidRPr="00AE645D" w:rsidRDefault="007B79F6" w:rsidP="00BF5610">
      <w:pPr>
        <w:spacing w:after="0"/>
        <w:rPr>
          <w:rFonts w:ascii="Times New Roman" w:hAnsi="Times New Roman" w:cs="Times New Roman"/>
          <w:lang w:val="en-AU" w:eastAsia="zh-CN"/>
        </w:rPr>
      </w:pPr>
      <w:r w:rsidRPr="00AE645D">
        <w:rPr>
          <w:rFonts w:ascii="Times New Roman" w:hAnsi="Times New Roman" w:cs="Times New Roman"/>
          <w:lang w:val="en-AU" w:eastAsia="zh-CN"/>
        </w:rPr>
        <w:t>1. Lane width, shoulder width, median width</w:t>
      </w:r>
    </w:p>
    <w:p w14:paraId="45E78AA3" w14:textId="77777777" w:rsidR="007B79F6" w:rsidRPr="00AE645D" w:rsidRDefault="007B79F6" w:rsidP="00BF5610">
      <w:pPr>
        <w:spacing w:after="0"/>
        <w:rPr>
          <w:rFonts w:ascii="Times New Roman" w:hAnsi="Times New Roman" w:cs="Times New Roman"/>
          <w:lang w:val="en-AU" w:eastAsia="zh-CN"/>
        </w:rPr>
      </w:pPr>
      <w:r w:rsidRPr="00AE645D">
        <w:rPr>
          <w:rFonts w:ascii="Times New Roman" w:hAnsi="Times New Roman" w:cs="Times New Roman"/>
          <w:lang w:val="en-AU" w:eastAsia="zh-CN"/>
        </w:rPr>
        <w:t>2. Intersection type and turn configuration</w:t>
      </w:r>
    </w:p>
    <w:p w14:paraId="5EBE5785" w14:textId="77777777" w:rsidR="007B79F6" w:rsidRPr="00AE645D" w:rsidRDefault="007B79F6" w:rsidP="00BF5610">
      <w:pPr>
        <w:spacing w:after="0"/>
        <w:rPr>
          <w:rFonts w:ascii="Times New Roman" w:hAnsi="Times New Roman" w:cs="Times New Roman"/>
          <w:lang w:val="en-AU" w:eastAsia="zh-CN"/>
        </w:rPr>
      </w:pPr>
      <w:r w:rsidRPr="00AE645D">
        <w:rPr>
          <w:rFonts w:ascii="Times New Roman" w:hAnsi="Times New Roman" w:cs="Times New Roman"/>
          <w:lang w:val="en-AU" w:eastAsia="zh-CN"/>
        </w:rPr>
        <w:t>3. Horizontal curve radius</w:t>
      </w:r>
    </w:p>
    <w:p w14:paraId="47306E05" w14:textId="77777777" w:rsidR="007B79F6" w:rsidRPr="00AE645D" w:rsidRDefault="007B79F6" w:rsidP="00BF5610">
      <w:pPr>
        <w:spacing w:after="0"/>
        <w:rPr>
          <w:rFonts w:ascii="Times New Roman" w:hAnsi="Times New Roman" w:cs="Times New Roman"/>
          <w:lang w:val="en-AU" w:eastAsia="zh-CN"/>
        </w:rPr>
      </w:pPr>
      <w:r w:rsidRPr="00AE645D">
        <w:rPr>
          <w:rFonts w:ascii="Times New Roman" w:hAnsi="Times New Roman" w:cs="Times New Roman"/>
          <w:lang w:val="en-AU" w:eastAsia="zh-CN"/>
        </w:rPr>
        <w:t>4. Superelevation / adverse crossfall</w:t>
      </w:r>
    </w:p>
    <w:p w14:paraId="27F99474" w14:textId="77777777" w:rsidR="007B79F6" w:rsidRPr="00AE645D" w:rsidRDefault="007B79F6" w:rsidP="00BF5610">
      <w:pPr>
        <w:spacing w:after="0"/>
        <w:rPr>
          <w:rFonts w:ascii="Times New Roman" w:hAnsi="Times New Roman" w:cs="Times New Roman"/>
          <w:lang w:val="en-AU" w:eastAsia="zh-CN"/>
        </w:rPr>
      </w:pPr>
      <w:r w:rsidRPr="00AE645D">
        <w:rPr>
          <w:rFonts w:ascii="Times New Roman" w:hAnsi="Times New Roman" w:cs="Times New Roman"/>
          <w:lang w:val="en-AU" w:eastAsia="zh-CN"/>
        </w:rPr>
        <w:t>5. Roadside treatment types</w:t>
      </w:r>
    </w:p>
    <w:p w14:paraId="2CC0E96D" w14:textId="77777777" w:rsidR="007B79F6" w:rsidRPr="00AE645D" w:rsidRDefault="007B79F6" w:rsidP="00BF5610">
      <w:pPr>
        <w:spacing w:after="0"/>
        <w:rPr>
          <w:rFonts w:ascii="Times New Roman" w:hAnsi="Times New Roman" w:cs="Times New Roman"/>
          <w:lang w:val="en-AU" w:eastAsia="zh-CN"/>
        </w:rPr>
      </w:pPr>
      <w:r w:rsidRPr="00AE645D">
        <w:rPr>
          <w:rFonts w:ascii="Times New Roman" w:hAnsi="Times New Roman" w:cs="Times New Roman"/>
          <w:lang w:val="en-AU" w:eastAsia="zh-CN"/>
        </w:rPr>
        <w:t>6. Stopping Sight Distance (SSD)</w:t>
      </w:r>
    </w:p>
    <w:p w14:paraId="7FC7D8C7" w14:textId="77777777" w:rsidR="007B79F6" w:rsidRPr="00AE645D" w:rsidRDefault="007B79F6" w:rsidP="007B79F6">
      <w:pPr>
        <w:rPr>
          <w:rFonts w:ascii="Times New Roman" w:hAnsi="Times New Roman" w:cs="Times New Roman"/>
          <w:lang w:val="en-AU" w:eastAsia="zh-CN"/>
        </w:rPr>
      </w:pPr>
    </w:p>
    <w:p w14:paraId="30D456DC" w14:textId="77777777" w:rsidR="007B79F6" w:rsidRPr="00AE645D" w:rsidRDefault="007B79F6" w:rsidP="007B79F6">
      <w:pPr>
        <w:rPr>
          <w:rFonts w:ascii="Times New Roman" w:hAnsi="Times New Roman" w:cs="Times New Roman"/>
          <w:b/>
          <w:bCs/>
          <w:lang w:val="en-AU" w:eastAsia="zh-CN"/>
        </w:rPr>
      </w:pPr>
      <w:r w:rsidRPr="00AE645D">
        <w:rPr>
          <w:rFonts w:ascii="Times New Roman" w:hAnsi="Times New Roman" w:cs="Times New Roman"/>
          <w:b/>
          <w:bCs/>
          <w:lang w:val="en-AU" w:eastAsia="zh-CN"/>
        </w:rPr>
        <w:t>Other design elements:</w:t>
      </w:r>
    </w:p>
    <w:p w14:paraId="5D150678" w14:textId="77777777" w:rsidR="007B79F6" w:rsidRPr="00AE645D" w:rsidRDefault="007B79F6" w:rsidP="00BF5610">
      <w:pPr>
        <w:spacing w:after="0"/>
        <w:rPr>
          <w:rFonts w:ascii="Times New Roman" w:hAnsi="Times New Roman" w:cs="Times New Roman"/>
          <w:lang w:val="en-AU" w:eastAsia="zh-CN"/>
        </w:rPr>
      </w:pPr>
      <w:r w:rsidRPr="00AE645D">
        <w:rPr>
          <w:rFonts w:ascii="Times New Roman" w:hAnsi="Times New Roman" w:cs="Times New Roman"/>
          <w:lang w:val="en-AU" w:eastAsia="zh-CN"/>
        </w:rPr>
        <w:t>7. Vertical curve radius</w:t>
      </w:r>
    </w:p>
    <w:p w14:paraId="0AA60D8D" w14:textId="77777777" w:rsidR="007B79F6" w:rsidRPr="00AE645D" w:rsidRDefault="007B79F6" w:rsidP="00BF5610">
      <w:pPr>
        <w:spacing w:after="0"/>
        <w:rPr>
          <w:rFonts w:ascii="Times New Roman" w:hAnsi="Times New Roman" w:cs="Times New Roman"/>
          <w:lang w:val="en-AU" w:eastAsia="zh-CN"/>
        </w:rPr>
      </w:pPr>
      <w:r w:rsidRPr="00AE645D">
        <w:rPr>
          <w:rFonts w:ascii="Times New Roman" w:hAnsi="Times New Roman" w:cs="Times New Roman"/>
          <w:lang w:val="en-AU" w:eastAsia="zh-CN"/>
        </w:rPr>
        <w:t>8. Longitudinal Road Grade</w:t>
      </w:r>
    </w:p>
    <w:p w14:paraId="1F62998A" w14:textId="77777777" w:rsidR="007B79F6" w:rsidRPr="00AE645D" w:rsidRDefault="007B79F6" w:rsidP="00BF5610">
      <w:pPr>
        <w:spacing w:after="0"/>
        <w:rPr>
          <w:rFonts w:ascii="Times New Roman" w:hAnsi="Times New Roman" w:cs="Times New Roman"/>
          <w:lang w:val="en-AU" w:eastAsia="zh-CN"/>
        </w:rPr>
      </w:pPr>
      <w:r w:rsidRPr="00AE645D">
        <w:rPr>
          <w:rFonts w:ascii="Times New Roman" w:hAnsi="Times New Roman" w:cs="Times New Roman"/>
          <w:lang w:val="en-AU" w:eastAsia="zh-CN"/>
        </w:rPr>
        <w:t>9. intersection sight distances (SISD, MGSD)</w:t>
      </w:r>
    </w:p>
    <w:p w14:paraId="24A90945" w14:textId="77777777" w:rsidR="007B79F6" w:rsidRPr="00AE645D" w:rsidRDefault="007B79F6" w:rsidP="00BF5610">
      <w:pPr>
        <w:spacing w:after="0"/>
        <w:rPr>
          <w:rFonts w:ascii="Times New Roman" w:hAnsi="Times New Roman" w:cs="Times New Roman"/>
          <w:lang w:val="en-AU" w:eastAsia="zh-CN"/>
        </w:rPr>
      </w:pPr>
      <w:r w:rsidRPr="00AE645D">
        <w:rPr>
          <w:rFonts w:ascii="Times New Roman" w:hAnsi="Times New Roman" w:cs="Times New Roman"/>
          <w:lang w:val="en-AU" w:eastAsia="zh-CN"/>
        </w:rPr>
        <w:t>10. Aquaplaning risk</w:t>
      </w:r>
    </w:p>
    <w:p w14:paraId="29705823" w14:textId="44B3E813" w:rsidR="007B79F6" w:rsidRPr="00AE645D" w:rsidRDefault="007B79F6" w:rsidP="007B79F6">
      <w:pPr>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 xml:space="preserve">The final selection of geometric elements to be modelled will be confirmed during the initial phase of the project following a detailed investigation of the available data and preliminary statistical analysis. This analysis will identify which roadway characteristics are likely to influence crash occurrence and severity for different road stereotypes and crash types. It is anticipated that certain crash types may not be affected by </w:t>
      </w:r>
      <w:del w:id="977" w:author="Zeke Ahern" w:date="2026-04-13T14:22:00Z" w16du:dateUtc="2026-04-13T04:22:00Z">
        <w:r w:rsidRPr="00AE645D" w:rsidDel="00C85DAD">
          <w:rPr>
            <w:rFonts w:ascii="Times New Roman" w:hAnsi="Times New Roman" w:cs="Times New Roman"/>
            <w:color w:val="000000" w:themeColor="text1"/>
            <w:lang w:val="en-AU" w:eastAsia="zh-CN"/>
          </w:rPr>
          <w:delText>particular geometric</w:delText>
        </w:r>
      </w:del>
      <w:ins w:id="978" w:author="Zeke Ahern" w:date="2026-04-13T14:22:00Z" w16du:dateUtc="2026-04-13T04:22:00Z">
        <w:r w:rsidR="00C85DAD" w:rsidRPr="00AE645D">
          <w:rPr>
            <w:rFonts w:ascii="Times New Roman" w:hAnsi="Times New Roman" w:cs="Times New Roman"/>
            <w:color w:val="000000" w:themeColor="text1"/>
            <w:lang w:val="en-AU" w:eastAsia="zh-CN"/>
          </w:rPr>
          <w:t>geometric</w:t>
        </w:r>
      </w:ins>
      <w:r w:rsidRPr="00AE645D">
        <w:rPr>
          <w:rFonts w:ascii="Times New Roman" w:hAnsi="Times New Roman" w:cs="Times New Roman"/>
          <w:color w:val="000000" w:themeColor="text1"/>
          <w:lang w:val="en-AU" w:eastAsia="zh-CN"/>
        </w:rPr>
        <w:t xml:space="preserve"> attributes; in these cases, the statistical modelling will reveal which factors meaningfully contribute to safety performance.</w:t>
      </w:r>
    </w:p>
    <w:p w14:paraId="55F1EF23" w14:textId="77777777" w:rsidR="007B79F6" w:rsidRPr="00AE645D" w:rsidRDefault="007B79F6" w:rsidP="007B79F6">
      <w:pPr>
        <w:rPr>
          <w:rFonts w:ascii="Times New Roman" w:hAnsi="Times New Roman" w:cs="Times New Roman"/>
          <w:color w:val="000000" w:themeColor="text1"/>
          <w:lang w:val="en-AU" w:eastAsia="zh-CN"/>
        </w:rPr>
      </w:pPr>
    </w:p>
    <w:p w14:paraId="3D6FE2F0" w14:textId="77777777" w:rsidR="007B79F6" w:rsidRPr="00AE645D" w:rsidRDefault="007B79F6" w:rsidP="007B79F6">
      <w:pPr>
        <w:rPr>
          <w:rFonts w:ascii="Times New Roman" w:hAnsi="Times New Roman" w:cs="Times New Roman"/>
          <w:color w:val="000000" w:themeColor="text1"/>
          <w:lang w:val="en-AU" w:eastAsia="zh-CN"/>
        </w:rPr>
      </w:pPr>
      <w:r w:rsidRPr="00AE645D">
        <w:rPr>
          <w:rFonts w:ascii="Times New Roman" w:hAnsi="Times New Roman" w:cs="Times New Roman"/>
          <w:b/>
          <w:bCs/>
          <w:color w:val="000000" w:themeColor="text1"/>
          <w:lang w:val="en-AU" w:eastAsia="zh-CN"/>
        </w:rPr>
        <w:t xml:space="preserve">Item 2A – SPFs and CMFs considering </w:t>
      </w:r>
      <w:r w:rsidRPr="00AE645D">
        <w:rPr>
          <w:rFonts w:ascii="Times New Roman" w:hAnsi="Times New Roman" w:cs="Times New Roman"/>
          <w:b/>
          <w:bCs/>
          <w:color w:val="000000" w:themeColor="text1"/>
          <w:u w:val="single"/>
          <w:lang w:val="en-AU" w:eastAsia="zh-CN"/>
        </w:rPr>
        <w:t>road Stereotype</w:t>
      </w:r>
    </w:p>
    <w:p w14:paraId="0861E722" w14:textId="77777777" w:rsidR="007B79F6" w:rsidRPr="00AE645D" w:rsidRDefault="007B79F6" w:rsidP="007B79F6">
      <w:pPr>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 xml:space="preserve">SPFs and CMFs will be estimated for each of the following TMR controlled road stereotypes. </w:t>
      </w:r>
    </w:p>
    <w:p w14:paraId="2EECC3F1" w14:textId="77777777" w:rsidR="007B79F6" w:rsidRPr="00AE645D" w:rsidRDefault="007B79F6" w:rsidP="001C402C">
      <w:pPr>
        <w:spacing w:after="0"/>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 xml:space="preserve">   1.</w:t>
      </w:r>
      <w:r w:rsidRPr="00AE645D">
        <w:rPr>
          <w:rFonts w:ascii="Times New Roman" w:hAnsi="Times New Roman" w:cs="Times New Roman"/>
          <w:color w:val="000000" w:themeColor="text1"/>
          <w:lang w:val="en-AU" w:eastAsia="zh-CN"/>
        </w:rPr>
        <w:tab/>
        <w:t>Rural roads/highways</w:t>
      </w:r>
    </w:p>
    <w:p w14:paraId="4C25BE0E" w14:textId="037FA1AE" w:rsidR="007B79F6" w:rsidRPr="00AE645D" w:rsidRDefault="007B79F6" w:rsidP="001C402C">
      <w:pPr>
        <w:spacing w:after="0"/>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 xml:space="preserve">   2.   </w:t>
      </w:r>
      <w:r w:rsidR="006D1D8F">
        <w:rPr>
          <w:rFonts w:ascii="Times New Roman" w:hAnsi="Times New Roman" w:cs="Times New Roman"/>
          <w:color w:val="000000" w:themeColor="text1"/>
          <w:lang w:val="en-AU" w:eastAsia="zh-CN"/>
        </w:rPr>
        <w:t xml:space="preserve">   </w:t>
      </w:r>
      <w:r w:rsidRPr="00AE645D">
        <w:rPr>
          <w:rFonts w:ascii="Times New Roman" w:hAnsi="Times New Roman" w:cs="Times New Roman"/>
          <w:color w:val="000000" w:themeColor="text1"/>
          <w:lang w:val="en-AU" w:eastAsia="zh-CN"/>
        </w:rPr>
        <w:t>Intersections such as Roundabouts, T-intersections, Four-leg intersections on rural arterial roads/highways</w:t>
      </w:r>
    </w:p>
    <w:p w14:paraId="5EF90031" w14:textId="77777777" w:rsidR="007B79F6" w:rsidRPr="00AE645D" w:rsidRDefault="007B79F6" w:rsidP="007B79F6">
      <w:pPr>
        <w:rPr>
          <w:rFonts w:ascii="Times New Roman" w:hAnsi="Times New Roman" w:cs="Times New Roman"/>
          <w:color w:val="000000" w:themeColor="text1"/>
          <w:lang w:val="en-AU" w:eastAsia="zh-CN"/>
        </w:rPr>
      </w:pPr>
    </w:p>
    <w:p w14:paraId="1189413A" w14:textId="77777777" w:rsidR="007B79F6" w:rsidRPr="00AE645D" w:rsidRDefault="007B79F6" w:rsidP="007B79F6">
      <w:pPr>
        <w:rPr>
          <w:rFonts w:ascii="Times New Roman" w:hAnsi="Times New Roman" w:cs="Times New Roman"/>
          <w:b/>
          <w:bCs/>
          <w:color w:val="000000" w:themeColor="text1"/>
          <w:lang w:val="en-AU" w:eastAsia="zh-CN"/>
        </w:rPr>
      </w:pPr>
      <w:r w:rsidRPr="00AE645D">
        <w:rPr>
          <w:rFonts w:ascii="Times New Roman" w:hAnsi="Times New Roman" w:cs="Times New Roman"/>
          <w:b/>
          <w:bCs/>
          <w:color w:val="000000" w:themeColor="text1"/>
          <w:lang w:val="en-AU" w:eastAsia="zh-CN"/>
        </w:rPr>
        <w:t>Item 2B - SPFs and CMFs considering</w:t>
      </w:r>
      <w:r w:rsidRPr="00AE645D">
        <w:rPr>
          <w:rFonts w:ascii="Times New Roman" w:hAnsi="Times New Roman" w:cs="Times New Roman"/>
          <w:lang w:val="en-AU"/>
        </w:rPr>
        <w:t xml:space="preserve"> </w:t>
      </w:r>
      <w:r w:rsidRPr="00AE645D">
        <w:rPr>
          <w:rFonts w:ascii="Times New Roman" w:hAnsi="Times New Roman" w:cs="Times New Roman"/>
          <w:b/>
          <w:bCs/>
          <w:color w:val="000000" w:themeColor="text1"/>
          <w:u w:val="single"/>
          <w:lang w:val="en-AU" w:eastAsia="zh-CN"/>
        </w:rPr>
        <w:t>crash type</w:t>
      </w:r>
      <w:r w:rsidRPr="00AE645D">
        <w:rPr>
          <w:rFonts w:ascii="Times New Roman" w:hAnsi="Times New Roman" w:cs="Times New Roman"/>
          <w:b/>
          <w:bCs/>
          <w:color w:val="000000" w:themeColor="text1"/>
          <w:lang w:val="en-AU" w:eastAsia="zh-CN"/>
        </w:rPr>
        <w:t xml:space="preserve"> </w:t>
      </w:r>
    </w:p>
    <w:p w14:paraId="3AC4A3E6" w14:textId="463C07F0" w:rsidR="007B79F6" w:rsidRPr="00AE645D" w:rsidRDefault="007B79F6" w:rsidP="007B79F6">
      <w:pPr>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SPFs and CMFs will be estimated for applicable crash type groups for each road stereotype where relevant. For example, head-on collisions on motorways may not need to be considered because they are unlikely to occur on motorways, unless wrong way driving. Statistical analysis will be used to determine which crash types are relevant for a particular model.</w:t>
      </w:r>
    </w:p>
    <w:p w14:paraId="24D07DFB" w14:textId="77777777" w:rsidR="007B79F6" w:rsidRPr="00AE645D" w:rsidRDefault="007B79F6" w:rsidP="007B79F6">
      <w:pPr>
        <w:rPr>
          <w:rFonts w:ascii="Times New Roman" w:hAnsi="Times New Roman" w:cs="Times New Roman"/>
          <w:b/>
          <w:bCs/>
          <w:lang w:val="en-AU" w:eastAsia="zh-CN"/>
        </w:rPr>
      </w:pPr>
      <w:r w:rsidRPr="00AE645D">
        <w:rPr>
          <w:rFonts w:ascii="Times New Roman" w:hAnsi="Times New Roman" w:cs="Times New Roman"/>
          <w:b/>
          <w:bCs/>
          <w:lang w:val="en-AU" w:eastAsia="zh-CN"/>
        </w:rPr>
        <w:t>Item 2C - SPFs and CMFs considering</w:t>
      </w:r>
      <w:r w:rsidRPr="00AE645D">
        <w:rPr>
          <w:rFonts w:ascii="Times New Roman" w:hAnsi="Times New Roman" w:cs="Times New Roman"/>
          <w:lang w:val="en-AU"/>
        </w:rPr>
        <w:t xml:space="preserve"> </w:t>
      </w:r>
      <w:r w:rsidRPr="00AE645D">
        <w:rPr>
          <w:rFonts w:ascii="Times New Roman" w:hAnsi="Times New Roman" w:cs="Times New Roman"/>
          <w:b/>
          <w:bCs/>
          <w:lang w:val="en-AU" w:eastAsia="zh-CN"/>
        </w:rPr>
        <w:t xml:space="preserve">road stereotype and crash type and </w:t>
      </w:r>
      <w:r w:rsidRPr="00AE645D">
        <w:rPr>
          <w:rFonts w:ascii="Times New Roman" w:hAnsi="Times New Roman" w:cs="Times New Roman"/>
          <w:b/>
          <w:bCs/>
          <w:u w:val="single"/>
          <w:lang w:val="en-AU" w:eastAsia="zh-CN"/>
        </w:rPr>
        <w:t>vehicle type</w:t>
      </w:r>
      <w:r w:rsidRPr="00AE645D">
        <w:rPr>
          <w:rFonts w:ascii="Times New Roman" w:hAnsi="Times New Roman" w:cs="Times New Roman"/>
          <w:b/>
          <w:bCs/>
          <w:lang w:val="en-AU" w:eastAsia="zh-CN"/>
        </w:rPr>
        <w:t xml:space="preserve"> </w:t>
      </w:r>
    </w:p>
    <w:p w14:paraId="0E61B660" w14:textId="77777777" w:rsidR="007B79F6" w:rsidRPr="00AE645D" w:rsidRDefault="007B79F6" w:rsidP="007B79F6">
      <w:pPr>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lastRenderedPageBreak/>
        <w:t xml:space="preserve">SPFs and CMFs will be estimated for all vehicle types, light vehicles as well as heavy vehicles groups if statistically significant. </w:t>
      </w:r>
    </w:p>
    <w:p w14:paraId="33451B9B" w14:textId="77777777" w:rsidR="007B79F6" w:rsidRPr="00AE645D" w:rsidRDefault="007B79F6" w:rsidP="007B79F6">
      <w:pPr>
        <w:rPr>
          <w:rFonts w:ascii="Times New Roman" w:hAnsi="Times New Roman" w:cs="Times New Roman"/>
          <w:b/>
          <w:bCs/>
          <w:color w:val="000000" w:themeColor="text1"/>
          <w:lang w:val="en-AU" w:eastAsia="zh-CN"/>
        </w:rPr>
      </w:pPr>
      <w:r w:rsidRPr="00AE645D">
        <w:rPr>
          <w:rFonts w:ascii="Times New Roman" w:hAnsi="Times New Roman" w:cs="Times New Roman"/>
          <w:b/>
          <w:bCs/>
          <w:color w:val="000000" w:themeColor="text1"/>
          <w:lang w:val="en-AU" w:eastAsia="zh-CN"/>
        </w:rPr>
        <w:t>a) Light vehicles such as:</w:t>
      </w:r>
    </w:p>
    <w:p w14:paraId="7D40E64B" w14:textId="77777777" w:rsidR="007B79F6" w:rsidRPr="00AE645D" w:rsidRDefault="007B79F6" w:rsidP="00B04780">
      <w:pPr>
        <w:pStyle w:val="ListParagraph"/>
        <w:numPr>
          <w:ilvl w:val="0"/>
          <w:numId w:val="23"/>
        </w:numPr>
        <w:spacing w:after="0" w:line="240" w:lineRule="auto"/>
        <w:ind w:left="714" w:hanging="357"/>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Passenger vehicle (5.2 m)</w:t>
      </w:r>
    </w:p>
    <w:p w14:paraId="3DCFB50C" w14:textId="77777777" w:rsidR="007B79F6" w:rsidRPr="00AE645D" w:rsidRDefault="007B79F6" w:rsidP="00B04780">
      <w:pPr>
        <w:pStyle w:val="ListParagraph"/>
        <w:numPr>
          <w:ilvl w:val="0"/>
          <w:numId w:val="23"/>
        </w:numPr>
        <w:spacing w:after="0" w:line="240" w:lineRule="auto"/>
        <w:ind w:left="714" w:hanging="357"/>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Passenger vehicle towing trailer (17.6 m)</w:t>
      </w:r>
    </w:p>
    <w:p w14:paraId="6461531E" w14:textId="77777777" w:rsidR="007B79F6" w:rsidRPr="00AE645D" w:rsidRDefault="007B79F6" w:rsidP="007B79F6">
      <w:pPr>
        <w:rPr>
          <w:rFonts w:ascii="Times New Roman" w:hAnsi="Times New Roman" w:cs="Times New Roman"/>
          <w:color w:val="000000" w:themeColor="text1"/>
          <w:lang w:val="en-AU" w:eastAsia="zh-CN"/>
        </w:rPr>
      </w:pPr>
    </w:p>
    <w:p w14:paraId="04BE83DD" w14:textId="77777777" w:rsidR="007B79F6" w:rsidRPr="00AE645D" w:rsidRDefault="007B79F6" w:rsidP="007B79F6">
      <w:pPr>
        <w:rPr>
          <w:rFonts w:ascii="Times New Roman" w:hAnsi="Times New Roman" w:cs="Times New Roman"/>
          <w:b/>
          <w:bCs/>
          <w:color w:val="000000" w:themeColor="text1"/>
          <w:lang w:val="en-AU" w:eastAsia="zh-CN"/>
        </w:rPr>
      </w:pPr>
      <w:r w:rsidRPr="00AE645D">
        <w:rPr>
          <w:rFonts w:ascii="Times New Roman" w:hAnsi="Times New Roman" w:cs="Times New Roman"/>
          <w:b/>
          <w:bCs/>
          <w:color w:val="000000" w:themeColor="text1"/>
          <w:lang w:val="en-AU" w:eastAsia="zh-CN"/>
        </w:rPr>
        <w:t>b) Small heavy vehicles and other large heavy vehicles such as:</w:t>
      </w:r>
    </w:p>
    <w:p w14:paraId="1BD56039" w14:textId="77777777" w:rsidR="007B79F6" w:rsidRPr="00AE645D" w:rsidRDefault="007B79F6" w:rsidP="00B04780">
      <w:pPr>
        <w:pStyle w:val="ListParagraph"/>
        <w:numPr>
          <w:ilvl w:val="0"/>
          <w:numId w:val="23"/>
        </w:numPr>
        <w:spacing w:after="0" w:line="240" w:lineRule="auto"/>
        <w:ind w:left="714" w:hanging="357"/>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Service vehicle (8.8 m)</w:t>
      </w:r>
    </w:p>
    <w:p w14:paraId="63D92141" w14:textId="77777777" w:rsidR="007B79F6" w:rsidRPr="00AE645D" w:rsidRDefault="007B79F6" w:rsidP="00B04780">
      <w:pPr>
        <w:pStyle w:val="ListParagraph"/>
        <w:numPr>
          <w:ilvl w:val="0"/>
          <w:numId w:val="23"/>
        </w:numPr>
        <w:spacing w:after="0" w:line="240" w:lineRule="auto"/>
        <w:ind w:left="714" w:hanging="357"/>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Single unit truck/bus (12.5 m)</w:t>
      </w:r>
    </w:p>
    <w:p w14:paraId="1BDD9D72" w14:textId="77777777" w:rsidR="007B79F6" w:rsidRPr="00AE645D" w:rsidRDefault="007B79F6" w:rsidP="00B04780">
      <w:pPr>
        <w:pStyle w:val="ListParagraph"/>
        <w:numPr>
          <w:ilvl w:val="0"/>
          <w:numId w:val="23"/>
        </w:numPr>
        <w:spacing w:after="0" w:line="240" w:lineRule="auto"/>
        <w:ind w:left="714" w:hanging="357"/>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Long rigid bus (14.5 m)</w:t>
      </w:r>
    </w:p>
    <w:p w14:paraId="1FEDE84C" w14:textId="77777777" w:rsidR="007B79F6" w:rsidRPr="00AE645D" w:rsidRDefault="007B79F6" w:rsidP="00B04780">
      <w:pPr>
        <w:pStyle w:val="ListParagraph"/>
        <w:numPr>
          <w:ilvl w:val="0"/>
          <w:numId w:val="23"/>
        </w:numPr>
        <w:spacing w:after="0" w:line="240" w:lineRule="auto"/>
        <w:ind w:left="714" w:hanging="357"/>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Articulated bus (19 m)</w:t>
      </w:r>
    </w:p>
    <w:p w14:paraId="04F562D6" w14:textId="77777777" w:rsidR="007B79F6" w:rsidRPr="00AE645D" w:rsidRDefault="007B79F6" w:rsidP="00B04780">
      <w:pPr>
        <w:pStyle w:val="ListParagraph"/>
        <w:numPr>
          <w:ilvl w:val="0"/>
          <w:numId w:val="23"/>
        </w:numPr>
        <w:spacing w:after="0" w:line="240" w:lineRule="auto"/>
        <w:ind w:left="714" w:hanging="357"/>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Prime mover and semi-trailer (19 m)</w:t>
      </w:r>
    </w:p>
    <w:p w14:paraId="54DD5A32" w14:textId="77777777" w:rsidR="007B79F6" w:rsidRPr="00AE645D" w:rsidRDefault="007B79F6" w:rsidP="00B04780">
      <w:pPr>
        <w:pStyle w:val="ListParagraph"/>
        <w:numPr>
          <w:ilvl w:val="0"/>
          <w:numId w:val="23"/>
        </w:numPr>
        <w:spacing w:after="0" w:line="240" w:lineRule="auto"/>
        <w:ind w:left="714" w:hanging="357"/>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Prime mover and long semi-trailer (25 m)</w:t>
      </w:r>
    </w:p>
    <w:p w14:paraId="4ADA21AE" w14:textId="77777777" w:rsidR="007B79F6" w:rsidRPr="00AE645D" w:rsidRDefault="007B79F6" w:rsidP="00B04780">
      <w:pPr>
        <w:pStyle w:val="ListParagraph"/>
        <w:numPr>
          <w:ilvl w:val="0"/>
          <w:numId w:val="23"/>
        </w:numPr>
        <w:spacing w:after="0" w:line="240" w:lineRule="auto"/>
        <w:ind w:left="714" w:hanging="357"/>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B-double (25 m)</w:t>
      </w:r>
    </w:p>
    <w:p w14:paraId="2D4AF12B" w14:textId="77777777" w:rsidR="007B79F6" w:rsidRPr="00AE645D" w:rsidRDefault="007B79F6" w:rsidP="00B04780">
      <w:pPr>
        <w:pStyle w:val="ListParagraph"/>
        <w:numPr>
          <w:ilvl w:val="0"/>
          <w:numId w:val="23"/>
        </w:numPr>
        <w:spacing w:after="0" w:line="240" w:lineRule="auto"/>
        <w:ind w:left="714" w:hanging="357"/>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B-double (26 m)</w:t>
      </w:r>
    </w:p>
    <w:p w14:paraId="2F12DA1C" w14:textId="77777777" w:rsidR="007B79F6" w:rsidRPr="00AE645D" w:rsidRDefault="007B79F6" w:rsidP="00B04780">
      <w:pPr>
        <w:pStyle w:val="ListParagraph"/>
        <w:numPr>
          <w:ilvl w:val="0"/>
          <w:numId w:val="23"/>
        </w:numPr>
        <w:spacing w:after="0" w:line="240" w:lineRule="auto"/>
        <w:ind w:left="714" w:hanging="357"/>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A-double (Type I road train) (36.2 m)</w:t>
      </w:r>
    </w:p>
    <w:p w14:paraId="014635B3" w14:textId="77777777" w:rsidR="007B79F6" w:rsidRPr="00AE645D" w:rsidRDefault="007B79F6" w:rsidP="00B04780">
      <w:pPr>
        <w:pStyle w:val="ListParagraph"/>
        <w:numPr>
          <w:ilvl w:val="0"/>
          <w:numId w:val="23"/>
        </w:numPr>
        <w:spacing w:after="0" w:line="240" w:lineRule="auto"/>
        <w:ind w:left="714" w:hanging="357"/>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B-triple (35.4 m)</w:t>
      </w:r>
    </w:p>
    <w:p w14:paraId="7D86B91D" w14:textId="77777777" w:rsidR="007B79F6" w:rsidRPr="00AE645D" w:rsidRDefault="007B79F6" w:rsidP="00B04780">
      <w:pPr>
        <w:pStyle w:val="ListParagraph"/>
        <w:numPr>
          <w:ilvl w:val="0"/>
          <w:numId w:val="23"/>
        </w:numPr>
        <w:spacing w:after="0" w:line="240" w:lineRule="auto"/>
        <w:ind w:left="714" w:hanging="357"/>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A-triple (Type II road train) (53.4 m)</w:t>
      </w:r>
    </w:p>
    <w:p w14:paraId="0F610EB2" w14:textId="77777777" w:rsidR="007B79F6" w:rsidRPr="00AE645D" w:rsidRDefault="007B79F6" w:rsidP="007B79F6">
      <w:pPr>
        <w:rPr>
          <w:rFonts w:ascii="Times New Roman" w:hAnsi="Times New Roman" w:cs="Times New Roman"/>
          <w:b/>
          <w:bCs/>
          <w:lang w:val="en-AU" w:eastAsia="zh-CN"/>
        </w:rPr>
      </w:pPr>
      <w:r w:rsidRPr="00AE645D">
        <w:rPr>
          <w:rFonts w:ascii="Times New Roman" w:hAnsi="Times New Roman" w:cs="Times New Roman"/>
          <w:b/>
          <w:bCs/>
          <w:lang w:val="en-AU" w:eastAsia="zh-CN"/>
        </w:rPr>
        <w:t xml:space="preserve">Item 2D - SPFs and CMFs considering </w:t>
      </w:r>
      <w:r w:rsidRPr="00AE645D">
        <w:rPr>
          <w:rFonts w:ascii="Times New Roman" w:hAnsi="Times New Roman" w:cs="Times New Roman"/>
          <w:b/>
          <w:bCs/>
          <w:u w:val="single"/>
          <w:lang w:val="en-AU" w:eastAsia="zh-CN"/>
        </w:rPr>
        <w:t>severity level</w:t>
      </w:r>
    </w:p>
    <w:p w14:paraId="7BFC4253" w14:textId="381D8505" w:rsidR="007B79F6" w:rsidRPr="00AE645D" w:rsidRDefault="007B79F6" w:rsidP="007B79F6">
      <w:pPr>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SPFs and CMFs will be estimated for each group of the following crash severity group types.</w:t>
      </w:r>
    </w:p>
    <w:p w14:paraId="1789749F" w14:textId="77777777" w:rsidR="007B79F6" w:rsidRPr="00AE645D" w:rsidRDefault="007B79F6" w:rsidP="007B79F6">
      <w:pPr>
        <w:rPr>
          <w:rFonts w:ascii="Times New Roman" w:hAnsi="Times New Roman" w:cs="Times New Roman"/>
          <w:b/>
          <w:bCs/>
          <w:color w:val="000000" w:themeColor="text1"/>
          <w:lang w:val="en-AU" w:eastAsia="zh-CN"/>
        </w:rPr>
      </w:pPr>
      <w:r w:rsidRPr="00AE645D">
        <w:rPr>
          <w:rFonts w:ascii="Times New Roman" w:hAnsi="Times New Roman" w:cs="Times New Roman"/>
          <w:b/>
          <w:bCs/>
          <w:color w:val="000000" w:themeColor="text1"/>
          <w:lang w:val="en-AU" w:eastAsia="zh-CN"/>
        </w:rPr>
        <w:t>a) Fatal and serious injury crashes</w:t>
      </w:r>
    </w:p>
    <w:p w14:paraId="0F4BC504" w14:textId="77777777" w:rsidR="007B79F6" w:rsidRPr="00AE645D" w:rsidRDefault="007B79F6" w:rsidP="0083129C">
      <w:pPr>
        <w:pStyle w:val="ListParagraph"/>
        <w:numPr>
          <w:ilvl w:val="0"/>
          <w:numId w:val="22"/>
        </w:numPr>
        <w:spacing w:after="0" w:line="240" w:lineRule="auto"/>
        <w:ind w:left="714" w:hanging="357"/>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Fatal</w:t>
      </w:r>
    </w:p>
    <w:p w14:paraId="68D1E857" w14:textId="77777777" w:rsidR="007B79F6" w:rsidRPr="00AE645D" w:rsidRDefault="007B79F6" w:rsidP="0083129C">
      <w:pPr>
        <w:pStyle w:val="ListParagraph"/>
        <w:numPr>
          <w:ilvl w:val="0"/>
          <w:numId w:val="22"/>
        </w:numPr>
        <w:spacing w:after="0" w:line="240" w:lineRule="auto"/>
        <w:ind w:left="714" w:hanging="357"/>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 xml:space="preserve">hospitalization  </w:t>
      </w:r>
    </w:p>
    <w:p w14:paraId="57CB5328" w14:textId="77777777" w:rsidR="007B79F6" w:rsidRPr="00AE645D" w:rsidRDefault="007B79F6" w:rsidP="007B79F6">
      <w:pPr>
        <w:rPr>
          <w:rFonts w:ascii="Times New Roman" w:hAnsi="Times New Roman" w:cs="Times New Roman"/>
          <w:color w:val="000000" w:themeColor="text1"/>
          <w:lang w:val="en-AU" w:eastAsia="zh-CN"/>
        </w:rPr>
      </w:pPr>
    </w:p>
    <w:p w14:paraId="2E42018B" w14:textId="77777777" w:rsidR="007B79F6" w:rsidRPr="00AE645D" w:rsidRDefault="007B79F6" w:rsidP="007B79F6">
      <w:pPr>
        <w:rPr>
          <w:rFonts w:ascii="Times New Roman" w:hAnsi="Times New Roman" w:cs="Times New Roman"/>
          <w:b/>
          <w:bCs/>
          <w:color w:val="000000" w:themeColor="text1"/>
          <w:lang w:val="en-AU" w:eastAsia="zh-CN"/>
        </w:rPr>
      </w:pPr>
      <w:r w:rsidRPr="00AE645D">
        <w:rPr>
          <w:rFonts w:ascii="Times New Roman" w:hAnsi="Times New Roman" w:cs="Times New Roman"/>
          <w:b/>
          <w:bCs/>
          <w:color w:val="000000" w:themeColor="text1"/>
          <w:lang w:val="en-AU" w:eastAsia="zh-CN"/>
        </w:rPr>
        <w:t>b) All crash severity types</w:t>
      </w:r>
    </w:p>
    <w:p w14:paraId="35420D6F" w14:textId="77777777" w:rsidR="007B79F6" w:rsidRPr="00AE645D" w:rsidRDefault="007B79F6" w:rsidP="00B20130">
      <w:pPr>
        <w:pStyle w:val="ListParagraph"/>
        <w:numPr>
          <w:ilvl w:val="0"/>
          <w:numId w:val="24"/>
        </w:numPr>
        <w:spacing w:after="0" w:line="240" w:lineRule="auto"/>
        <w:ind w:left="714" w:hanging="357"/>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Fatal</w:t>
      </w:r>
    </w:p>
    <w:p w14:paraId="420A304B" w14:textId="77777777" w:rsidR="007B79F6" w:rsidRPr="00AE645D" w:rsidRDefault="007B79F6" w:rsidP="00B20130">
      <w:pPr>
        <w:pStyle w:val="ListParagraph"/>
        <w:numPr>
          <w:ilvl w:val="0"/>
          <w:numId w:val="24"/>
        </w:numPr>
        <w:spacing w:after="0" w:line="240" w:lineRule="auto"/>
        <w:ind w:left="714" w:hanging="357"/>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 xml:space="preserve">hospitalization  </w:t>
      </w:r>
    </w:p>
    <w:p w14:paraId="1BEB8657" w14:textId="77777777" w:rsidR="007B79F6" w:rsidRPr="00AE645D" w:rsidRDefault="007B79F6" w:rsidP="00B20130">
      <w:pPr>
        <w:pStyle w:val="ListParagraph"/>
        <w:numPr>
          <w:ilvl w:val="0"/>
          <w:numId w:val="24"/>
        </w:numPr>
        <w:spacing w:after="0" w:line="240" w:lineRule="auto"/>
        <w:ind w:left="714" w:hanging="357"/>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 xml:space="preserve">Minor injuries </w:t>
      </w:r>
    </w:p>
    <w:p w14:paraId="358D69F5" w14:textId="77777777" w:rsidR="007B79F6" w:rsidRPr="00AE645D" w:rsidRDefault="007B79F6" w:rsidP="00B20130">
      <w:pPr>
        <w:pStyle w:val="ListParagraph"/>
        <w:numPr>
          <w:ilvl w:val="0"/>
          <w:numId w:val="24"/>
        </w:numPr>
        <w:spacing w:after="0" w:line="240" w:lineRule="auto"/>
        <w:ind w:left="714" w:hanging="357"/>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 xml:space="preserve">Medically treated  </w:t>
      </w:r>
    </w:p>
    <w:p w14:paraId="0D26B83E" w14:textId="77777777" w:rsidR="007B79F6" w:rsidRPr="00AE645D" w:rsidRDefault="007B79F6" w:rsidP="007B79F6">
      <w:pPr>
        <w:rPr>
          <w:rFonts w:ascii="Times New Roman" w:hAnsi="Times New Roman" w:cs="Times New Roman"/>
          <w:color w:val="000000" w:themeColor="text1"/>
          <w:lang w:val="en-AU" w:eastAsia="zh-CN"/>
        </w:rPr>
      </w:pPr>
    </w:p>
    <w:p w14:paraId="2176ED01" w14:textId="77777777" w:rsidR="007B79F6" w:rsidRPr="00AE645D" w:rsidRDefault="007B79F6" w:rsidP="007B79F6">
      <w:pPr>
        <w:rPr>
          <w:rFonts w:ascii="Times New Roman" w:hAnsi="Times New Roman" w:cs="Times New Roman"/>
          <w:b/>
          <w:bCs/>
          <w:color w:val="000000" w:themeColor="text1"/>
          <w:lang w:val="en-AU" w:eastAsia="zh-CN"/>
        </w:rPr>
      </w:pPr>
      <w:r w:rsidRPr="00AE645D">
        <w:rPr>
          <w:rFonts w:ascii="Times New Roman" w:hAnsi="Times New Roman" w:cs="Times New Roman"/>
          <w:b/>
          <w:bCs/>
          <w:color w:val="000000" w:themeColor="text1"/>
          <w:lang w:val="en-AU" w:eastAsia="zh-CN"/>
        </w:rPr>
        <w:t xml:space="preserve">Task 3- Final Report and presentation </w:t>
      </w:r>
    </w:p>
    <w:p w14:paraId="6A6F07F7" w14:textId="77777777" w:rsidR="007B79F6" w:rsidRPr="00AE645D" w:rsidRDefault="007B79F6" w:rsidP="007B79F6">
      <w:pPr>
        <w:rPr>
          <w:rFonts w:ascii="Times New Roman" w:hAnsi="Times New Roman" w:cs="Times New Roman"/>
          <w:color w:val="000000" w:themeColor="text1"/>
          <w:lang w:val="en-AU" w:eastAsia="zh-CN"/>
        </w:rPr>
      </w:pPr>
      <w:r w:rsidRPr="00AE645D">
        <w:rPr>
          <w:rFonts w:ascii="Times New Roman" w:hAnsi="Times New Roman" w:cs="Times New Roman"/>
          <w:color w:val="000000" w:themeColor="text1"/>
          <w:lang w:val="en-AU" w:eastAsia="zh-CN"/>
        </w:rPr>
        <w:t xml:space="preserve">QUT will deliver a written technical report including project fundings and details about how all the above tasks were completed with results, models, statistics, and software tools to enable the analysis of data to reproduce results and repeat the analyses in the future with updated and/or additional data. Similarly, QUT will deliver a final presentation summarising the project results and findings. </w:t>
      </w:r>
    </w:p>
    <w:p w14:paraId="6B12604C" w14:textId="77777777" w:rsidR="007B79F6" w:rsidRPr="00AE645D" w:rsidRDefault="007B79F6" w:rsidP="001C1747">
      <w:pPr>
        <w:jc w:val="both"/>
        <w:rPr>
          <w:rFonts w:ascii="Times New Roman" w:hAnsi="Times New Roman" w:cs="Times New Roman"/>
          <w:lang w:val="en-AU"/>
        </w:rPr>
      </w:pPr>
    </w:p>
    <w:p w14:paraId="2B449899" w14:textId="6F647310" w:rsidR="00F176AB" w:rsidRPr="00AE645D" w:rsidRDefault="00F176AB" w:rsidP="00F176AB">
      <w:pPr>
        <w:rPr>
          <w:rFonts w:ascii="Times New Roman" w:hAnsi="Times New Roman" w:cs="Times New Roman"/>
          <w:b/>
          <w:bCs/>
          <w:color w:val="000000" w:themeColor="text1"/>
          <w:lang w:val="en-AU" w:eastAsia="zh-CN"/>
        </w:rPr>
      </w:pPr>
      <w:r w:rsidRPr="00AE645D">
        <w:rPr>
          <w:rFonts w:ascii="Times New Roman" w:hAnsi="Times New Roman" w:cs="Times New Roman"/>
          <w:b/>
          <w:bCs/>
          <w:color w:val="000000" w:themeColor="text1"/>
          <w:lang w:val="en-AU" w:eastAsia="zh-CN"/>
        </w:rPr>
        <w:t xml:space="preserve">Budget </w:t>
      </w:r>
    </w:p>
    <w:p w14:paraId="4980704D" w14:textId="5861397E" w:rsidR="00F176AB" w:rsidRPr="00AE645D" w:rsidRDefault="00532B8F" w:rsidP="001C1747">
      <w:pPr>
        <w:jc w:val="both"/>
        <w:rPr>
          <w:rFonts w:ascii="Times New Roman" w:hAnsi="Times New Roman" w:cs="Times New Roman"/>
          <w:lang w:val="en-AU"/>
        </w:rPr>
      </w:pPr>
      <w:r>
        <w:rPr>
          <w:rFonts w:ascii="Times New Roman" w:hAnsi="Times New Roman" w:cs="Times New Roman"/>
          <w:lang w:val="en-AU"/>
        </w:rPr>
        <w:lastRenderedPageBreak/>
        <w:t xml:space="preserve">The following table provides a list of key milestones, deliverables, and the corresponding budget request. </w:t>
      </w:r>
    </w:p>
    <w:tbl>
      <w:tblPr>
        <w:tblStyle w:val="TableGrid"/>
        <w:tblW w:w="4900" w:type="pct"/>
        <w:tblInd w:w="108" w:type="dxa"/>
        <w:tblLook w:val="04A0" w:firstRow="1" w:lastRow="0" w:firstColumn="1" w:lastColumn="0" w:noHBand="0" w:noVBand="1"/>
      </w:tblPr>
      <w:tblGrid>
        <w:gridCol w:w="4897"/>
        <w:gridCol w:w="1791"/>
        <w:gridCol w:w="2148"/>
      </w:tblGrid>
      <w:tr w:rsidR="00F176AB" w:rsidRPr="00AE645D" w14:paraId="77AF5EBC" w14:textId="77777777" w:rsidTr="00235169">
        <w:tc>
          <w:tcPr>
            <w:tcW w:w="4927" w:type="dxa"/>
            <w:shd w:val="clear" w:color="auto" w:fill="A6A6A6" w:themeFill="background1" w:themeFillShade="A6"/>
          </w:tcPr>
          <w:p w14:paraId="759FE6C5" w14:textId="77777777" w:rsidR="00F176AB" w:rsidRPr="004D4ACF" w:rsidRDefault="00F176AB" w:rsidP="00235169">
            <w:pPr>
              <w:pStyle w:val="BodyText"/>
              <w:jc w:val="center"/>
              <w:rPr>
                <w:rFonts w:cs="Times New Roman"/>
                <w:b/>
                <w:sz w:val="24"/>
                <w:szCs w:val="24"/>
              </w:rPr>
            </w:pPr>
            <w:r w:rsidRPr="004D4ACF">
              <w:rPr>
                <w:rFonts w:cs="Times New Roman"/>
                <w:b/>
                <w:sz w:val="24"/>
                <w:szCs w:val="24"/>
              </w:rPr>
              <w:t>Milestone/ Deliverable</w:t>
            </w:r>
          </w:p>
        </w:tc>
        <w:tc>
          <w:tcPr>
            <w:tcW w:w="1794" w:type="dxa"/>
            <w:shd w:val="clear" w:color="auto" w:fill="A6A6A6" w:themeFill="background1" w:themeFillShade="A6"/>
          </w:tcPr>
          <w:p w14:paraId="12651C77" w14:textId="77777777" w:rsidR="00F176AB" w:rsidRPr="004D4ACF" w:rsidRDefault="00F176AB" w:rsidP="00235169">
            <w:pPr>
              <w:pStyle w:val="BodyText"/>
              <w:jc w:val="center"/>
              <w:rPr>
                <w:rFonts w:cs="Times New Roman"/>
                <w:b/>
                <w:sz w:val="24"/>
                <w:szCs w:val="24"/>
              </w:rPr>
            </w:pPr>
            <w:r w:rsidRPr="004D4ACF">
              <w:rPr>
                <w:rFonts w:cs="Times New Roman"/>
                <w:b/>
                <w:sz w:val="24"/>
                <w:szCs w:val="24"/>
              </w:rPr>
              <w:t>Expected Completion date</w:t>
            </w:r>
          </w:p>
        </w:tc>
        <w:tc>
          <w:tcPr>
            <w:tcW w:w="2155" w:type="dxa"/>
            <w:shd w:val="clear" w:color="auto" w:fill="A6A6A6" w:themeFill="background1" w:themeFillShade="A6"/>
          </w:tcPr>
          <w:p w14:paraId="4C01AF50" w14:textId="77777777" w:rsidR="00F176AB" w:rsidRPr="004D4ACF" w:rsidRDefault="00F176AB" w:rsidP="00235169">
            <w:pPr>
              <w:pStyle w:val="BodyText"/>
              <w:jc w:val="center"/>
              <w:rPr>
                <w:rFonts w:cs="Times New Roman"/>
                <w:b/>
                <w:sz w:val="24"/>
                <w:szCs w:val="24"/>
              </w:rPr>
            </w:pPr>
            <w:r w:rsidRPr="004D4ACF">
              <w:rPr>
                <w:rFonts w:cs="Times New Roman"/>
                <w:b/>
                <w:sz w:val="24"/>
                <w:szCs w:val="24"/>
              </w:rPr>
              <w:t>Budget Breakdown</w:t>
            </w:r>
          </w:p>
        </w:tc>
      </w:tr>
      <w:tr w:rsidR="00F176AB" w:rsidRPr="00AE645D" w14:paraId="552EC532" w14:textId="77777777" w:rsidTr="00235169">
        <w:tc>
          <w:tcPr>
            <w:tcW w:w="4927" w:type="dxa"/>
          </w:tcPr>
          <w:p w14:paraId="1DD247DD" w14:textId="77777777" w:rsidR="00F176AB" w:rsidRPr="00AE645D" w:rsidRDefault="00F176AB" w:rsidP="00235169">
            <w:pPr>
              <w:pStyle w:val="BodyText"/>
              <w:rPr>
                <w:rFonts w:cs="Times New Roman"/>
                <w:bCs/>
                <w:sz w:val="24"/>
                <w:szCs w:val="24"/>
              </w:rPr>
            </w:pPr>
            <w:r w:rsidRPr="00AE645D">
              <w:rPr>
                <w:rFonts w:cs="Times New Roman"/>
                <w:bCs/>
                <w:sz w:val="24"/>
                <w:szCs w:val="24"/>
              </w:rPr>
              <w:t>Data preparation and assessment</w:t>
            </w:r>
          </w:p>
        </w:tc>
        <w:tc>
          <w:tcPr>
            <w:tcW w:w="1794" w:type="dxa"/>
          </w:tcPr>
          <w:p w14:paraId="271B9C9D" w14:textId="77777777" w:rsidR="00F176AB" w:rsidRPr="00AE645D" w:rsidRDefault="00F176AB" w:rsidP="00235169">
            <w:pPr>
              <w:pStyle w:val="BodyText"/>
              <w:jc w:val="center"/>
              <w:rPr>
                <w:rFonts w:cs="Times New Roman"/>
                <w:bCs/>
                <w:sz w:val="24"/>
                <w:szCs w:val="24"/>
              </w:rPr>
            </w:pPr>
            <w:r w:rsidRPr="00AE645D">
              <w:rPr>
                <w:rFonts w:cs="Times New Roman"/>
                <w:bCs/>
                <w:sz w:val="24"/>
                <w:szCs w:val="24"/>
              </w:rPr>
              <w:t>30/11/2026</w:t>
            </w:r>
          </w:p>
        </w:tc>
        <w:tc>
          <w:tcPr>
            <w:tcW w:w="2155" w:type="dxa"/>
          </w:tcPr>
          <w:p w14:paraId="6953F6C5" w14:textId="77777777" w:rsidR="00F176AB" w:rsidRPr="00AE645D" w:rsidRDefault="00F176AB" w:rsidP="00235169">
            <w:pPr>
              <w:pStyle w:val="BodyText"/>
              <w:ind w:left="357"/>
              <w:rPr>
                <w:rFonts w:cs="Times New Roman"/>
                <w:bCs/>
                <w:sz w:val="24"/>
                <w:szCs w:val="24"/>
              </w:rPr>
            </w:pPr>
            <w:r w:rsidRPr="00AE645D">
              <w:rPr>
                <w:rFonts w:cs="Times New Roman"/>
                <w:bCs/>
                <w:sz w:val="24"/>
                <w:szCs w:val="24"/>
              </w:rPr>
              <w:t>$ 60,000</w:t>
            </w:r>
          </w:p>
        </w:tc>
      </w:tr>
      <w:tr w:rsidR="00F176AB" w:rsidRPr="00AE645D" w14:paraId="3044880E" w14:textId="77777777" w:rsidTr="00235169">
        <w:tc>
          <w:tcPr>
            <w:tcW w:w="4927" w:type="dxa"/>
          </w:tcPr>
          <w:p w14:paraId="7E500300" w14:textId="77777777" w:rsidR="00F176AB" w:rsidRPr="00AE645D" w:rsidRDefault="00F176AB" w:rsidP="00235169">
            <w:pPr>
              <w:pStyle w:val="BodyText"/>
              <w:rPr>
                <w:rFonts w:cs="Times New Roman"/>
                <w:bCs/>
                <w:sz w:val="24"/>
                <w:szCs w:val="24"/>
              </w:rPr>
            </w:pPr>
            <w:r w:rsidRPr="00AE645D">
              <w:rPr>
                <w:rFonts w:cs="Times New Roman"/>
                <w:bCs/>
                <w:sz w:val="24"/>
                <w:szCs w:val="24"/>
              </w:rPr>
              <w:t xml:space="preserve">Model development (SPFs and CMFs) ) for first set of outcomes - key design elements: </w:t>
            </w:r>
          </w:p>
          <w:p w14:paraId="5E901028" w14:textId="77777777" w:rsidR="00F176AB" w:rsidRPr="00AE645D" w:rsidRDefault="00F176AB" w:rsidP="00235169">
            <w:pPr>
              <w:rPr>
                <w:rFonts w:ascii="Times New Roman" w:hAnsi="Times New Roman" w:cs="Times New Roman"/>
                <w:sz w:val="24"/>
                <w:szCs w:val="24"/>
                <w:lang w:eastAsia="zh-CN"/>
              </w:rPr>
            </w:pPr>
            <w:r w:rsidRPr="00AE645D">
              <w:rPr>
                <w:rFonts w:ascii="Times New Roman" w:hAnsi="Times New Roman" w:cs="Times New Roman"/>
                <w:sz w:val="24"/>
                <w:szCs w:val="24"/>
                <w:lang w:eastAsia="zh-CN"/>
              </w:rPr>
              <w:t>1. Lane width, shoulder width, median width</w:t>
            </w:r>
          </w:p>
          <w:p w14:paraId="57C8C3CB" w14:textId="77777777" w:rsidR="00F176AB" w:rsidRPr="00AE645D" w:rsidRDefault="00F176AB" w:rsidP="00235169">
            <w:pPr>
              <w:rPr>
                <w:rFonts w:ascii="Times New Roman" w:hAnsi="Times New Roman" w:cs="Times New Roman"/>
                <w:sz w:val="24"/>
                <w:szCs w:val="24"/>
                <w:lang w:eastAsia="zh-CN"/>
              </w:rPr>
            </w:pPr>
            <w:r w:rsidRPr="00AE645D">
              <w:rPr>
                <w:rFonts w:ascii="Times New Roman" w:hAnsi="Times New Roman" w:cs="Times New Roman"/>
                <w:sz w:val="24"/>
                <w:szCs w:val="24"/>
                <w:lang w:eastAsia="zh-CN"/>
              </w:rPr>
              <w:t>2. Intersection type and turn configuration</w:t>
            </w:r>
          </w:p>
          <w:p w14:paraId="4C0C26DA" w14:textId="77777777" w:rsidR="00F176AB" w:rsidRPr="00AE645D" w:rsidRDefault="00F176AB" w:rsidP="00235169">
            <w:pPr>
              <w:rPr>
                <w:rFonts w:ascii="Times New Roman" w:hAnsi="Times New Roman" w:cs="Times New Roman"/>
                <w:sz w:val="24"/>
                <w:szCs w:val="24"/>
                <w:lang w:eastAsia="zh-CN"/>
              </w:rPr>
            </w:pPr>
          </w:p>
          <w:p w14:paraId="093B4673" w14:textId="77777777" w:rsidR="00F176AB" w:rsidRPr="00AE645D" w:rsidRDefault="00F176AB" w:rsidP="00235169">
            <w:pPr>
              <w:rPr>
                <w:rFonts w:ascii="Times New Roman" w:hAnsi="Times New Roman" w:cs="Times New Roman"/>
                <w:sz w:val="24"/>
                <w:szCs w:val="24"/>
                <w:lang w:eastAsia="zh-CN"/>
              </w:rPr>
            </w:pPr>
            <w:r w:rsidRPr="00AE645D">
              <w:rPr>
                <w:rFonts w:ascii="Times New Roman" w:hAnsi="Times New Roman" w:cs="Times New Roman"/>
                <w:sz w:val="24"/>
                <w:szCs w:val="24"/>
                <w:lang w:eastAsia="zh-CN"/>
              </w:rPr>
              <w:t>SPFs and CMFs considering crash type</w:t>
            </w:r>
          </w:p>
          <w:p w14:paraId="420A67AB" w14:textId="77777777" w:rsidR="00F176AB" w:rsidRPr="00AE645D" w:rsidRDefault="00F176AB" w:rsidP="00235169">
            <w:pPr>
              <w:rPr>
                <w:rFonts w:ascii="Times New Roman" w:hAnsi="Times New Roman" w:cs="Times New Roman"/>
                <w:sz w:val="24"/>
                <w:szCs w:val="24"/>
                <w:lang w:eastAsia="zh-CN"/>
              </w:rPr>
            </w:pPr>
            <w:r w:rsidRPr="00AE645D">
              <w:rPr>
                <w:rFonts w:ascii="Times New Roman" w:hAnsi="Times New Roman" w:cs="Times New Roman"/>
                <w:sz w:val="24"/>
                <w:szCs w:val="24"/>
                <w:lang w:eastAsia="zh-CN"/>
              </w:rPr>
              <w:t>SPFs and CMFs considering road stereotype and crash type and vehicle type</w:t>
            </w:r>
          </w:p>
          <w:p w14:paraId="2437E650" w14:textId="77777777" w:rsidR="00F176AB" w:rsidRPr="00AE645D" w:rsidRDefault="00F176AB" w:rsidP="00235169">
            <w:pPr>
              <w:rPr>
                <w:rFonts w:ascii="Times New Roman" w:hAnsi="Times New Roman" w:cs="Times New Roman"/>
                <w:bCs/>
                <w:sz w:val="24"/>
                <w:szCs w:val="24"/>
              </w:rPr>
            </w:pPr>
            <w:r w:rsidRPr="00AE645D">
              <w:rPr>
                <w:rFonts w:ascii="Times New Roman" w:hAnsi="Times New Roman" w:cs="Times New Roman"/>
                <w:sz w:val="24"/>
                <w:szCs w:val="24"/>
                <w:lang w:eastAsia="zh-CN"/>
              </w:rPr>
              <w:t>SPFs and CMFs considering severity level</w:t>
            </w:r>
          </w:p>
        </w:tc>
        <w:tc>
          <w:tcPr>
            <w:tcW w:w="1794" w:type="dxa"/>
          </w:tcPr>
          <w:p w14:paraId="0F8B40B7" w14:textId="77777777" w:rsidR="00F176AB" w:rsidRPr="00AE645D" w:rsidRDefault="00F176AB" w:rsidP="00235169">
            <w:pPr>
              <w:pStyle w:val="BodyText"/>
              <w:jc w:val="center"/>
              <w:rPr>
                <w:rFonts w:cs="Times New Roman"/>
                <w:bCs/>
                <w:sz w:val="24"/>
                <w:szCs w:val="24"/>
              </w:rPr>
            </w:pPr>
            <w:r w:rsidRPr="00AE645D">
              <w:rPr>
                <w:rFonts w:cs="Times New Roman"/>
                <w:bCs/>
                <w:sz w:val="24"/>
                <w:szCs w:val="24"/>
              </w:rPr>
              <w:t>30/03/2027</w:t>
            </w:r>
          </w:p>
        </w:tc>
        <w:tc>
          <w:tcPr>
            <w:tcW w:w="2155" w:type="dxa"/>
          </w:tcPr>
          <w:p w14:paraId="6C3E620D" w14:textId="77777777" w:rsidR="00F176AB" w:rsidRPr="00AE645D" w:rsidRDefault="00F176AB" w:rsidP="00235169">
            <w:pPr>
              <w:pStyle w:val="BodyText"/>
              <w:ind w:left="357"/>
              <w:rPr>
                <w:rFonts w:cs="Times New Roman"/>
                <w:bCs/>
                <w:sz w:val="24"/>
                <w:szCs w:val="24"/>
              </w:rPr>
            </w:pPr>
            <w:r w:rsidRPr="00AE645D">
              <w:rPr>
                <w:rFonts w:cs="Times New Roman"/>
                <w:bCs/>
                <w:sz w:val="24"/>
                <w:szCs w:val="24"/>
              </w:rPr>
              <w:t>$ 100,000</w:t>
            </w:r>
          </w:p>
        </w:tc>
      </w:tr>
      <w:tr w:rsidR="00F176AB" w:rsidRPr="00AE645D" w14:paraId="05B12A3D" w14:textId="77777777" w:rsidTr="00235169">
        <w:trPr>
          <w:trHeight w:val="669"/>
        </w:trPr>
        <w:tc>
          <w:tcPr>
            <w:tcW w:w="4927" w:type="dxa"/>
          </w:tcPr>
          <w:p w14:paraId="50245A53" w14:textId="77777777" w:rsidR="00F176AB" w:rsidRPr="00AE645D" w:rsidRDefault="00F176AB" w:rsidP="00235169">
            <w:pPr>
              <w:pStyle w:val="BodyText"/>
              <w:rPr>
                <w:rFonts w:cs="Times New Roman"/>
                <w:bCs/>
                <w:sz w:val="24"/>
                <w:szCs w:val="24"/>
              </w:rPr>
            </w:pPr>
            <w:r w:rsidRPr="00AE645D">
              <w:rPr>
                <w:rFonts w:cs="Times New Roman"/>
                <w:bCs/>
                <w:sz w:val="24"/>
                <w:szCs w:val="24"/>
              </w:rPr>
              <w:t>A detailed technical report of project and its finding</w:t>
            </w:r>
          </w:p>
        </w:tc>
        <w:tc>
          <w:tcPr>
            <w:tcW w:w="1794" w:type="dxa"/>
          </w:tcPr>
          <w:p w14:paraId="1DAA08CE" w14:textId="77777777" w:rsidR="00F176AB" w:rsidRPr="00AE645D" w:rsidRDefault="00F176AB" w:rsidP="00235169">
            <w:pPr>
              <w:pStyle w:val="BodyText"/>
              <w:jc w:val="center"/>
              <w:rPr>
                <w:rFonts w:cs="Times New Roman"/>
                <w:bCs/>
                <w:sz w:val="24"/>
                <w:szCs w:val="24"/>
              </w:rPr>
            </w:pPr>
            <w:r w:rsidRPr="00AE645D">
              <w:rPr>
                <w:rFonts w:cs="Times New Roman"/>
                <w:bCs/>
                <w:sz w:val="24"/>
                <w:szCs w:val="24"/>
              </w:rPr>
              <w:t>30/05/2027</w:t>
            </w:r>
          </w:p>
        </w:tc>
        <w:tc>
          <w:tcPr>
            <w:tcW w:w="2155" w:type="dxa"/>
          </w:tcPr>
          <w:p w14:paraId="1F209AD5" w14:textId="77777777" w:rsidR="00F176AB" w:rsidRPr="00AE645D" w:rsidRDefault="00F176AB" w:rsidP="00235169">
            <w:pPr>
              <w:pStyle w:val="BodyText"/>
              <w:ind w:left="357"/>
              <w:rPr>
                <w:rFonts w:cs="Times New Roman"/>
                <w:bCs/>
                <w:sz w:val="24"/>
                <w:szCs w:val="24"/>
              </w:rPr>
            </w:pPr>
            <w:r w:rsidRPr="00AE645D">
              <w:rPr>
                <w:rFonts w:cs="Times New Roman"/>
                <w:bCs/>
                <w:sz w:val="24"/>
                <w:szCs w:val="24"/>
              </w:rPr>
              <w:t>$ 15,000</w:t>
            </w:r>
          </w:p>
          <w:p w14:paraId="40E0A89B" w14:textId="77777777" w:rsidR="00F176AB" w:rsidRPr="00AE645D" w:rsidRDefault="00F176AB" w:rsidP="00235169">
            <w:pPr>
              <w:pStyle w:val="BodyText"/>
              <w:ind w:left="357"/>
              <w:rPr>
                <w:rFonts w:cs="Times New Roman"/>
                <w:bCs/>
                <w:sz w:val="24"/>
                <w:szCs w:val="24"/>
              </w:rPr>
            </w:pPr>
          </w:p>
        </w:tc>
      </w:tr>
      <w:tr w:rsidR="00F176AB" w:rsidRPr="00AE645D" w14:paraId="0E209CF7" w14:textId="77777777" w:rsidTr="00235169">
        <w:tc>
          <w:tcPr>
            <w:tcW w:w="4927" w:type="dxa"/>
          </w:tcPr>
          <w:p w14:paraId="78AE1729" w14:textId="77777777" w:rsidR="00F176AB" w:rsidRPr="00AE645D" w:rsidRDefault="00F176AB" w:rsidP="00235169">
            <w:pPr>
              <w:pStyle w:val="BodyText"/>
              <w:rPr>
                <w:rFonts w:cs="Times New Roman"/>
                <w:bCs/>
                <w:sz w:val="24"/>
                <w:szCs w:val="24"/>
              </w:rPr>
            </w:pPr>
            <w:r w:rsidRPr="00AE645D">
              <w:rPr>
                <w:rFonts w:cs="Times New Roman"/>
                <w:bCs/>
                <w:sz w:val="24"/>
                <w:szCs w:val="24"/>
              </w:rPr>
              <w:t>TMR review of the technical report (hold point)</w:t>
            </w:r>
          </w:p>
        </w:tc>
        <w:tc>
          <w:tcPr>
            <w:tcW w:w="1794" w:type="dxa"/>
          </w:tcPr>
          <w:p w14:paraId="49BB7827" w14:textId="77777777" w:rsidR="00F176AB" w:rsidRPr="00AE645D" w:rsidRDefault="00F176AB" w:rsidP="00235169">
            <w:pPr>
              <w:pStyle w:val="BodyText"/>
              <w:jc w:val="center"/>
              <w:rPr>
                <w:rFonts w:cs="Times New Roman"/>
                <w:bCs/>
                <w:sz w:val="24"/>
                <w:szCs w:val="24"/>
              </w:rPr>
            </w:pPr>
            <w:r w:rsidRPr="00AE645D">
              <w:rPr>
                <w:rFonts w:cs="Times New Roman"/>
                <w:bCs/>
                <w:sz w:val="24"/>
                <w:szCs w:val="24"/>
              </w:rPr>
              <w:t>30/06/2027</w:t>
            </w:r>
          </w:p>
        </w:tc>
        <w:tc>
          <w:tcPr>
            <w:tcW w:w="2155" w:type="dxa"/>
          </w:tcPr>
          <w:p w14:paraId="37FD5E8A" w14:textId="77777777" w:rsidR="00F176AB" w:rsidRPr="00AE645D" w:rsidRDefault="00F176AB" w:rsidP="00235169">
            <w:pPr>
              <w:pStyle w:val="BodyText"/>
              <w:ind w:left="357"/>
              <w:rPr>
                <w:rFonts w:cs="Times New Roman"/>
                <w:bCs/>
                <w:sz w:val="24"/>
                <w:szCs w:val="24"/>
              </w:rPr>
            </w:pPr>
            <w:r w:rsidRPr="00AE645D">
              <w:rPr>
                <w:rFonts w:cs="Times New Roman"/>
                <w:bCs/>
                <w:sz w:val="24"/>
                <w:szCs w:val="24"/>
              </w:rPr>
              <w:t>$ 0.00</w:t>
            </w:r>
          </w:p>
        </w:tc>
      </w:tr>
      <w:tr w:rsidR="00F176AB" w:rsidRPr="00AE645D" w14:paraId="02028D4D" w14:textId="77777777" w:rsidTr="00235169">
        <w:tc>
          <w:tcPr>
            <w:tcW w:w="4927" w:type="dxa"/>
          </w:tcPr>
          <w:p w14:paraId="1432787D" w14:textId="77777777" w:rsidR="00F176AB" w:rsidRPr="00AE645D" w:rsidRDefault="00F176AB" w:rsidP="00235169">
            <w:pPr>
              <w:pStyle w:val="BodyText"/>
              <w:rPr>
                <w:rFonts w:cs="Times New Roman"/>
                <w:bCs/>
                <w:sz w:val="24"/>
                <w:szCs w:val="24"/>
              </w:rPr>
            </w:pPr>
            <w:r w:rsidRPr="00AE645D">
              <w:rPr>
                <w:rFonts w:cs="Times New Roman"/>
                <w:bCs/>
                <w:sz w:val="24"/>
                <w:szCs w:val="24"/>
              </w:rPr>
              <w:t>Data preparation and assessment</w:t>
            </w:r>
          </w:p>
        </w:tc>
        <w:tc>
          <w:tcPr>
            <w:tcW w:w="1794" w:type="dxa"/>
          </w:tcPr>
          <w:p w14:paraId="6F451532" w14:textId="77777777" w:rsidR="00F176AB" w:rsidRPr="00AE645D" w:rsidRDefault="00F176AB" w:rsidP="00235169">
            <w:pPr>
              <w:pStyle w:val="BodyText"/>
              <w:jc w:val="center"/>
              <w:rPr>
                <w:rFonts w:cs="Times New Roman"/>
                <w:bCs/>
                <w:sz w:val="24"/>
                <w:szCs w:val="24"/>
              </w:rPr>
            </w:pPr>
            <w:r w:rsidRPr="00AE645D">
              <w:rPr>
                <w:rFonts w:cs="Times New Roman"/>
                <w:bCs/>
                <w:sz w:val="24"/>
                <w:szCs w:val="24"/>
              </w:rPr>
              <w:t>30/11/2027</w:t>
            </w:r>
          </w:p>
        </w:tc>
        <w:tc>
          <w:tcPr>
            <w:tcW w:w="2155" w:type="dxa"/>
          </w:tcPr>
          <w:p w14:paraId="484B0B6F" w14:textId="77777777" w:rsidR="00F176AB" w:rsidRPr="00AE645D" w:rsidRDefault="00F176AB" w:rsidP="00235169">
            <w:pPr>
              <w:pStyle w:val="BodyText"/>
              <w:ind w:left="357"/>
              <w:rPr>
                <w:rFonts w:cs="Times New Roman"/>
                <w:bCs/>
                <w:sz w:val="24"/>
                <w:szCs w:val="24"/>
              </w:rPr>
            </w:pPr>
            <w:r w:rsidRPr="00AE645D">
              <w:rPr>
                <w:rFonts w:cs="Times New Roman"/>
                <w:bCs/>
                <w:sz w:val="24"/>
                <w:szCs w:val="24"/>
              </w:rPr>
              <w:t>$60,000</w:t>
            </w:r>
          </w:p>
        </w:tc>
      </w:tr>
      <w:tr w:rsidR="00F176AB" w:rsidRPr="00AE645D" w14:paraId="29B972EE" w14:textId="77777777" w:rsidTr="00235169">
        <w:tc>
          <w:tcPr>
            <w:tcW w:w="4927" w:type="dxa"/>
          </w:tcPr>
          <w:p w14:paraId="36F36CA2" w14:textId="77777777" w:rsidR="00F176AB" w:rsidRPr="00AE645D" w:rsidRDefault="00F176AB" w:rsidP="00235169">
            <w:pPr>
              <w:pStyle w:val="BodyText"/>
              <w:rPr>
                <w:rFonts w:cs="Times New Roman"/>
                <w:bCs/>
                <w:sz w:val="24"/>
                <w:szCs w:val="24"/>
              </w:rPr>
            </w:pPr>
            <w:r w:rsidRPr="00AE645D">
              <w:rPr>
                <w:rFonts w:cs="Times New Roman"/>
                <w:bCs/>
                <w:sz w:val="24"/>
                <w:szCs w:val="24"/>
              </w:rPr>
              <w:t>Model development (SPFs and CMFs) ) for second set of outcomes - key design elements</w:t>
            </w:r>
          </w:p>
          <w:p w14:paraId="339B5C65" w14:textId="77777777" w:rsidR="00F176AB" w:rsidRPr="00AE645D" w:rsidRDefault="00F176AB" w:rsidP="00235169">
            <w:pPr>
              <w:rPr>
                <w:rFonts w:ascii="Times New Roman" w:hAnsi="Times New Roman" w:cs="Times New Roman"/>
                <w:sz w:val="24"/>
                <w:szCs w:val="24"/>
                <w:lang w:eastAsia="zh-CN"/>
              </w:rPr>
            </w:pPr>
            <w:r w:rsidRPr="00AE645D">
              <w:rPr>
                <w:rFonts w:ascii="Times New Roman" w:hAnsi="Times New Roman" w:cs="Times New Roman"/>
                <w:sz w:val="24"/>
                <w:szCs w:val="24"/>
                <w:lang w:eastAsia="zh-CN"/>
              </w:rPr>
              <w:t>3. Horizontal curve radius</w:t>
            </w:r>
          </w:p>
          <w:p w14:paraId="6A345B7E" w14:textId="77777777" w:rsidR="00F176AB" w:rsidRPr="00AE645D" w:rsidRDefault="00F176AB" w:rsidP="00235169">
            <w:pPr>
              <w:rPr>
                <w:rFonts w:ascii="Times New Roman" w:hAnsi="Times New Roman" w:cs="Times New Roman"/>
                <w:sz w:val="24"/>
                <w:szCs w:val="24"/>
                <w:lang w:eastAsia="zh-CN"/>
              </w:rPr>
            </w:pPr>
            <w:r w:rsidRPr="00AE645D">
              <w:rPr>
                <w:rFonts w:ascii="Times New Roman" w:hAnsi="Times New Roman" w:cs="Times New Roman"/>
                <w:sz w:val="24"/>
                <w:szCs w:val="24"/>
                <w:lang w:eastAsia="zh-CN"/>
              </w:rPr>
              <w:t>4. Superelevation / adverse crossfall</w:t>
            </w:r>
          </w:p>
          <w:p w14:paraId="75A6D194" w14:textId="77777777" w:rsidR="00F176AB" w:rsidRPr="00AE645D" w:rsidRDefault="00F176AB" w:rsidP="00235169">
            <w:pPr>
              <w:rPr>
                <w:rFonts w:ascii="Times New Roman" w:hAnsi="Times New Roman" w:cs="Times New Roman"/>
                <w:sz w:val="24"/>
                <w:szCs w:val="24"/>
                <w:lang w:eastAsia="zh-CN"/>
              </w:rPr>
            </w:pPr>
            <w:r w:rsidRPr="00AE645D">
              <w:rPr>
                <w:rFonts w:ascii="Times New Roman" w:hAnsi="Times New Roman" w:cs="Times New Roman"/>
                <w:sz w:val="24"/>
                <w:szCs w:val="24"/>
                <w:lang w:eastAsia="zh-CN"/>
              </w:rPr>
              <w:t>SPFs and CMFs considering crash type</w:t>
            </w:r>
          </w:p>
          <w:p w14:paraId="1BC30EAF" w14:textId="77777777" w:rsidR="00F176AB" w:rsidRPr="00AE645D" w:rsidRDefault="00F176AB" w:rsidP="00235169">
            <w:pPr>
              <w:rPr>
                <w:rFonts w:ascii="Times New Roman" w:hAnsi="Times New Roman" w:cs="Times New Roman"/>
                <w:sz w:val="24"/>
                <w:szCs w:val="24"/>
                <w:lang w:eastAsia="zh-CN"/>
              </w:rPr>
            </w:pPr>
            <w:r w:rsidRPr="00AE645D">
              <w:rPr>
                <w:rFonts w:ascii="Times New Roman" w:hAnsi="Times New Roman" w:cs="Times New Roman"/>
                <w:sz w:val="24"/>
                <w:szCs w:val="24"/>
                <w:lang w:eastAsia="zh-CN"/>
              </w:rPr>
              <w:t>SPFs and CMFs considering road stereotype and crash type and vehicle type</w:t>
            </w:r>
          </w:p>
          <w:p w14:paraId="2517030D" w14:textId="77777777" w:rsidR="00F176AB" w:rsidRPr="00AE645D" w:rsidRDefault="00F176AB" w:rsidP="00235169">
            <w:pPr>
              <w:rPr>
                <w:rFonts w:ascii="Times New Roman" w:hAnsi="Times New Roman" w:cs="Times New Roman"/>
                <w:sz w:val="24"/>
                <w:szCs w:val="24"/>
                <w:lang w:eastAsia="zh-CN"/>
              </w:rPr>
            </w:pPr>
            <w:r w:rsidRPr="00AE645D">
              <w:rPr>
                <w:rFonts w:ascii="Times New Roman" w:hAnsi="Times New Roman" w:cs="Times New Roman"/>
                <w:sz w:val="24"/>
                <w:szCs w:val="24"/>
                <w:lang w:eastAsia="zh-CN"/>
              </w:rPr>
              <w:t>SPFs and CMFs considering severity level</w:t>
            </w:r>
          </w:p>
        </w:tc>
        <w:tc>
          <w:tcPr>
            <w:tcW w:w="1794" w:type="dxa"/>
          </w:tcPr>
          <w:p w14:paraId="7EDCDB64" w14:textId="77777777" w:rsidR="00F176AB" w:rsidRPr="00AE645D" w:rsidRDefault="00F176AB" w:rsidP="00235169">
            <w:pPr>
              <w:pStyle w:val="BodyText"/>
              <w:jc w:val="center"/>
              <w:rPr>
                <w:rFonts w:cs="Times New Roman"/>
                <w:bCs/>
                <w:sz w:val="24"/>
                <w:szCs w:val="24"/>
              </w:rPr>
            </w:pPr>
            <w:r w:rsidRPr="00AE645D">
              <w:rPr>
                <w:rFonts w:cs="Times New Roman"/>
                <w:bCs/>
                <w:sz w:val="24"/>
                <w:szCs w:val="24"/>
              </w:rPr>
              <w:t>28/04/2028</w:t>
            </w:r>
          </w:p>
        </w:tc>
        <w:tc>
          <w:tcPr>
            <w:tcW w:w="2155" w:type="dxa"/>
          </w:tcPr>
          <w:p w14:paraId="79D98B14" w14:textId="77777777" w:rsidR="00F176AB" w:rsidRPr="00AE645D" w:rsidRDefault="00F176AB" w:rsidP="00235169">
            <w:pPr>
              <w:pStyle w:val="BodyText"/>
              <w:ind w:left="357"/>
              <w:rPr>
                <w:rFonts w:cs="Times New Roman"/>
                <w:bCs/>
                <w:sz w:val="24"/>
                <w:szCs w:val="24"/>
              </w:rPr>
            </w:pPr>
            <w:r w:rsidRPr="00AE645D">
              <w:rPr>
                <w:rFonts w:cs="Times New Roman"/>
                <w:bCs/>
                <w:sz w:val="24"/>
                <w:szCs w:val="24"/>
              </w:rPr>
              <w:t>$ 100,000</w:t>
            </w:r>
          </w:p>
        </w:tc>
      </w:tr>
      <w:tr w:rsidR="00F176AB" w:rsidRPr="00AE645D" w14:paraId="2431980C" w14:textId="77777777" w:rsidTr="00235169">
        <w:tc>
          <w:tcPr>
            <w:tcW w:w="4927" w:type="dxa"/>
          </w:tcPr>
          <w:p w14:paraId="4A7AE742" w14:textId="77777777" w:rsidR="00F176AB" w:rsidRPr="00AE645D" w:rsidRDefault="00F176AB" w:rsidP="00235169">
            <w:pPr>
              <w:pStyle w:val="BodyText"/>
              <w:rPr>
                <w:rFonts w:cs="Times New Roman"/>
                <w:color w:val="404040"/>
                <w:sz w:val="24"/>
                <w:szCs w:val="24"/>
                <w:lang w:eastAsia="zh-CN"/>
              </w:rPr>
            </w:pPr>
            <w:r w:rsidRPr="00AE645D">
              <w:rPr>
                <w:rFonts w:cs="Times New Roman"/>
                <w:bCs/>
                <w:sz w:val="24"/>
                <w:szCs w:val="24"/>
              </w:rPr>
              <w:t>A detailed technical report of project and its finding</w:t>
            </w:r>
            <w:r w:rsidRPr="00AE645D" w:rsidDel="0007600E">
              <w:rPr>
                <w:rFonts w:cs="Times New Roman"/>
                <w:color w:val="404040"/>
                <w:sz w:val="24"/>
                <w:szCs w:val="24"/>
                <w:lang w:eastAsia="zh-CN"/>
              </w:rPr>
              <w:t xml:space="preserve"> </w:t>
            </w:r>
          </w:p>
        </w:tc>
        <w:tc>
          <w:tcPr>
            <w:tcW w:w="1794" w:type="dxa"/>
          </w:tcPr>
          <w:p w14:paraId="68069DCD" w14:textId="77777777" w:rsidR="00F176AB" w:rsidRPr="00AE645D" w:rsidRDefault="00F176AB" w:rsidP="00235169">
            <w:pPr>
              <w:pStyle w:val="BodyText"/>
              <w:jc w:val="center"/>
              <w:rPr>
                <w:rFonts w:cs="Times New Roman"/>
                <w:bCs/>
                <w:sz w:val="24"/>
                <w:szCs w:val="24"/>
              </w:rPr>
            </w:pPr>
            <w:r w:rsidRPr="00AE645D">
              <w:rPr>
                <w:rFonts w:cs="Times New Roman"/>
                <w:bCs/>
                <w:sz w:val="24"/>
                <w:szCs w:val="24"/>
              </w:rPr>
              <w:t>30/05/2028</w:t>
            </w:r>
          </w:p>
        </w:tc>
        <w:tc>
          <w:tcPr>
            <w:tcW w:w="2155" w:type="dxa"/>
          </w:tcPr>
          <w:p w14:paraId="60E09E9B" w14:textId="77777777" w:rsidR="00F176AB" w:rsidRPr="00AE645D" w:rsidRDefault="00F176AB" w:rsidP="00235169">
            <w:pPr>
              <w:pStyle w:val="BodyText"/>
              <w:ind w:left="357"/>
              <w:rPr>
                <w:rFonts w:cs="Times New Roman"/>
                <w:bCs/>
                <w:sz w:val="24"/>
                <w:szCs w:val="24"/>
              </w:rPr>
            </w:pPr>
            <w:r w:rsidRPr="00AE645D">
              <w:rPr>
                <w:rFonts w:cs="Times New Roman"/>
                <w:bCs/>
                <w:sz w:val="24"/>
                <w:szCs w:val="24"/>
              </w:rPr>
              <w:t>$ 15,000</w:t>
            </w:r>
          </w:p>
        </w:tc>
      </w:tr>
      <w:tr w:rsidR="00F176AB" w:rsidRPr="00AE645D" w14:paraId="514DFDF3" w14:textId="77777777" w:rsidTr="00235169">
        <w:tc>
          <w:tcPr>
            <w:tcW w:w="4927" w:type="dxa"/>
          </w:tcPr>
          <w:p w14:paraId="1DA2C1E1" w14:textId="77777777" w:rsidR="00F176AB" w:rsidRPr="00AE645D" w:rsidRDefault="00F176AB" w:rsidP="00235169">
            <w:pPr>
              <w:pStyle w:val="BodyText"/>
              <w:rPr>
                <w:rFonts w:cs="Times New Roman"/>
                <w:color w:val="404040"/>
                <w:sz w:val="24"/>
                <w:szCs w:val="24"/>
                <w:lang w:eastAsia="zh-CN"/>
              </w:rPr>
            </w:pPr>
            <w:r w:rsidRPr="00AE645D">
              <w:rPr>
                <w:rFonts w:cs="Times New Roman"/>
                <w:bCs/>
                <w:sz w:val="24"/>
                <w:szCs w:val="24"/>
              </w:rPr>
              <w:t>TMR review of the technical report (hold point)</w:t>
            </w:r>
          </w:p>
        </w:tc>
        <w:tc>
          <w:tcPr>
            <w:tcW w:w="1794" w:type="dxa"/>
          </w:tcPr>
          <w:p w14:paraId="07F48D17" w14:textId="77777777" w:rsidR="00F176AB" w:rsidRPr="00AE645D" w:rsidRDefault="00F176AB" w:rsidP="00235169">
            <w:pPr>
              <w:pStyle w:val="BodyText"/>
              <w:jc w:val="center"/>
              <w:rPr>
                <w:rFonts w:cs="Times New Roman"/>
                <w:bCs/>
                <w:sz w:val="24"/>
                <w:szCs w:val="24"/>
              </w:rPr>
            </w:pPr>
            <w:r w:rsidRPr="00AE645D">
              <w:rPr>
                <w:rFonts w:cs="Times New Roman"/>
                <w:bCs/>
                <w:sz w:val="24"/>
                <w:szCs w:val="24"/>
              </w:rPr>
              <w:t>30/06/2028</w:t>
            </w:r>
          </w:p>
        </w:tc>
        <w:tc>
          <w:tcPr>
            <w:tcW w:w="2155" w:type="dxa"/>
          </w:tcPr>
          <w:p w14:paraId="4BD54F3F" w14:textId="77777777" w:rsidR="00F176AB" w:rsidRPr="00AE645D" w:rsidRDefault="00F176AB" w:rsidP="00235169">
            <w:pPr>
              <w:pStyle w:val="BodyText"/>
              <w:ind w:left="357"/>
              <w:rPr>
                <w:rFonts w:cs="Times New Roman"/>
                <w:bCs/>
                <w:sz w:val="24"/>
                <w:szCs w:val="24"/>
              </w:rPr>
            </w:pPr>
            <w:r w:rsidRPr="00AE645D">
              <w:rPr>
                <w:rFonts w:cs="Times New Roman"/>
                <w:bCs/>
                <w:sz w:val="24"/>
                <w:szCs w:val="24"/>
              </w:rPr>
              <w:t>$ 0.00</w:t>
            </w:r>
          </w:p>
        </w:tc>
      </w:tr>
      <w:tr w:rsidR="00F176AB" w:rsidRPr="00AE645D" w14:paraId="7A38CFBA" w14:textId="77777777" w:rsidTr="00235169">
        <w:tc>
          <w:tcPr>
            <w:tcW w:w="4927" w:type="dxa"/>
          </w:tcPr>
          <w:p w14:paraId="381439DB" w14:textId="77777777" w:rsidR="00F176AB" w:rsidRPr="00AE645D" w:rsidRDefault="00F176AB" w:rsidP="00235169">
            <w:pPr>
              <w:pStyle w:val="BodyText"/>
              <w:rPr>
                <w:rFonts w:cs="Times New Roman"/>
                <w:color w:val="404040"/>
                <w:sz w:val="24"/>
                <w:szCs w:val="24"/>
                <w:lang w:eastAsia="zh-CN"/>
              </w:rPr>
            </w:pPr>
            <w:r w:rsidRPr="00AE645D">
              <w:rPr>
                <w:rFonts w:cs="Times New Roman"/>
                <w:bCs/>
                <w:sz w:val="24"/>
                <w:szCs w:val="24"/>
              </w:rPr>
              <w:t>Data preparation and assessment</w:t>
            </w:r>
            <w:r w:rsidRPr="00AE645D" w:rsidDel="0007600E">
              <w:rPr>
                <w:rFonts w:cs="Times New Roman"/>
                <w:bCs/>
                <w:sz w:val="24"/>
                <w:szCs w:val="24"/>
              </w:rPr>
              <w:t xml:space="preserve"> </w:t>
            </w:r>
          </w:p>
        </w:tc>
        <w:tc>
          <w:tcPr>
            <w:tcW w:w="1794" w:type="dxa"/>
          </w:tcPr>
          <w:p w14:paraId="7AFC5395" w14:textId="77777777" w:rsidR="00F176AB" w:rsidRPr="00AE645D" w:rsidRDefault="00F176AB" w:rsidP="00235169">
            <w:pPr>
              <w:pStyle w:val="BodyText"/>
              <w:jc w:val="center"/>
              <w:rPr>
                <w:rFonts w:cs="Times New Roman"/>
                <w:bCs/>
                <w:sz w:val="24"/>
                <w:szCs w:val="24"/>
              </w:rPr>
            </w:pPr>
            <w:r w:rsidRPr="00AE645D">
              <w:rPr>
                <w:rFonts w:cs="Times New Roman"/>
                <w:bCs/>
                <w:sz w:val="24"/>
                <w:szCs w:val="24"/>
              </w:rPr>
              <w:t>30/11/2028</w:t>
            </w:r>
          </w:p>
        </w:tc>
        <w:tc>
          <w:tcPr>
            <w:tcW w:w="2155" w:type="dxa"/>
          </w:tcPr>
          <w:p w14:paraId="3D1F70D7" w14:textId="77777777" w:rsidR="00F176AB" w:rsidRPr="00AE645D" w:rsidRDefault="00F176AB" w:rsidP="00235169">
            <w:pPr>
              <w:pStyle w:val="BodyText"/>
              <w:ind w:left="357"/>
              <w:rPr>
                <w:rFonts w:cs="Times New Roman"/>
                <w:bCs/>
                <w:sz w:val="24"/>
                <w:szCs w:val="24"/>
              </w:rPr>
            </w:pPr>
            <w:r w:rsidRPr="00AE645D">
              <w:rPr>
                <w:rFonts w:cs="Times New Roman"/>
                <w:bCs/>
                <w:sz w:val="24"/>
                <w:szCs w:val="24"/>
              </w:rPr>
              <w:t>$60,000</w:t>
            </w:r>
          </w:p>
        </w:tc>
      </w:tr>
      <w:tr w:rsidR="00F176AB" w:rsidRPr="00AE645D" w14:paraId="2C64FEBF" w14:textId="77777777" w:rsidTr="00235169">
        <w:tc>
          <w:tcPr>
            <w:tcW w:w="4927" w:type="dxa"/>
          </w:tcPr>
          <w:p w14:paraId="70861ACA" w14:textId="77777777" w:rsidR="00F176AB" w:rsidRPr="00AE645D" w:rsidRDefault="00F176AB" w:rsidP="00235169">
            <w:pPr>
              <w:pStyle w:val="BodyText"/>
              <w:rPr>
                <w:rFonts w:cs="Times New Roman"/>
                <w:color w:val="404040"/>
                <w:sz w:val="24"/>
                <w:szCs w:val="24"/>
                <w:lang w:eastAsia="zh-CN"/>
              </w:rPr>
            </w:pPr>
            <w:r w:rsidRPr="00AE645D">
              <w:rPr>
                <w:rFonts w:cs="Times New Roman"/>
                <w:color w:val="404040"/>
                <w:sz w:val="24"/>
                <w:szCs w:val="24"/>
                <w:lang w:eastAsia="zh-CN"/>
              </w:rPr>
              <w:t>SPFs and CMFs considering road Stereotype</w:t>
            </w:r>
          </w:p>
          <w:p w14:paraId="63BE99E9" w14:textId="77777777" w:rsidR="00F176AB" w:rsidRPr="00AE645D" w:rsidRDefault="00F176AB" w:rsidP="00235169">
            <w:pPr>
              <w:pStyle w:val="BodyText"/>
              <w:rPr>
                <w:rFonts w:cs="Times New Roman"/>
                <w:color w:val="404040"/>
                <w:sz w:val="24"/>
                <w:szCs w:val="24"/>
                <w:lang w:eastAsia="zh-CN"/>
              </w:rPr>
            </w:pPr>
            <w:r w:rsidRPr="00AE645D">
              <w:rPr>
                <w:rFonts w:cs="Times New Roman"/>
                <w:color w:val="404040"/>
                <w:sz w:val="24"/>
                <w:szCs w:val="24"/>
                <w:lang w:eastAsia="zh-CN"/>
              </w:rPr>
              <w:t>5. Roadside treatment types</w:t>
            </w:r>
          </w:p>
          <w:p w14:paraId="22237A74" w14:textId="77777777" w:rsidR="00F176AB" w:rsidRPr="00AE645D" w:rsidRDefault="00F176AB" w:rsidP="00235169">
            <w:pPr>
              <w:rPr>
                <w:rFonts w:ascii="Times New Roman" w:hAnsi="Times New Roman" w:cs="Times New Roman"/>
                <w:color w:val="404040"/>
                <w:sz w:val="24"/>
                <w:szCs w:val="24"/>
                <w:lang w:eastAsia="zh-CN"/>
              </w:rPr>
            </w:pPr>
            <w:r w:rsidRPr="00AE645D">
              <w:rPr>
                <w:rFonts w:ascii="Times New Roman" w:hAnsi="Times New Roman" w:cs="Times New Roman"/>
                <w:color w:val="404040"/>
                <w:sz w:val="24"/>
                <w:szCs w:val="24"/>
                <w:lang w:eastAsia="zh-CN"/>
              </w:rPr>
              <w:t>6. Stopping Sight Distance (SSD)</w:t>
            </w:r>
          </w:p>
          <w:p w14:paraId="461D82D1" w14:textId="77777777" w:rsidR="00F176AB" w:rsidRPr="00AE645D" w:rsidRDefault="00F176AB" w:rsidP="00235169">
            <w:pPr>
              <w:rPr>
                <w:rFonts w:ascii="Times New Roman" w:hAnsi="Times New Roman" w:cs="Times New Roman"/>
                <w:color w:val="404040"/>
                <w:sz w:val="24"/>
                <w:szCs w:val="24"/>
                <w:lang w:eastAsia="zh-CN"/>
              </w:rPr>
            </w:pPr>
          </w:p>
          <w:p w14:paraId="75305B1F" w14:textId="77777777" w:rsidR="00F176AB" w:rsidRPr="00AE645D" w:rsidRDefault="00F176AB" w:rsidP="00235169">
            <w:pPr>
              <w:rPr>
                <w:rFonts w:ascii="Times New Roman" w:hAnsi="Times New Roman" w:cs="Times New Roman"/>
                <w:sz w:val="24"/>
                <w:szCs w:val="24"/>
                <w:lang w:eastAsia="zh-CN"/>
              </w:rPr>
            </w:pPr>
            <w:r w:rsidRPr="00AE645D">
              <w:rPr>
                <w:rFonts w:ascii="Times New Roman" w:hAnsi="Times New Roman" w:cs="Times New Roman"/>
                <w:sz w:val="24"/>
                <w:szCs w:val="24"/>
                <w:lang w:eastAsia="zh-CN"/>
              </w:rPr>
              <w:t>SPFs and CMFs considering crash type</w:t>
            </w:r>
          </w:p>
          <w:p w14:paraId="5B24B43D" w14:textId="77777777" w:rsidR="00F176AB" w:rsidRPr="00AE645D" w:rsidRDefault="00F176AB" w:rsidP="00235169">
            <w:pPr>
              <w:rPr>
                <w:rFonts w:ascii="Times New Roman" w:hAnsi="Times New Roman" w:cs="Times New Roman"/>
                <w:sz w:val="24"/>
                <w:szCs w:val="24"/>
                <w:lang w:eastAsia="zh-CN"/>
              </w:rPr>
            </w:pPr>
            <w:r w:rsidRPr="00AE645D">
              <w:rPr>
                <w:rFonts w:ascii="Times New Roman" w:hAnsi="Times New Roman" w:cs="Times New Roman"/>
                <w:sz w:val="24"/>
                <w:szCs w:val="24"/>
                <w:lang w:eastAsia="zh-CN"/>
              </w:rPr>
              <w:t>SPFs and CMFs considering road stereotype and crash type and vehicle type</w:t>
            </w:r>
          </w:p>
          <w:p w14:paraId="2A236B4B" w14:textId="77777777" w:rsidR="00F176AB" w:rsidRPr="00AE645D" w:rsidRDefault="00F176AB" w:rsidP="00235169">
            <w:pPr>
              <w:pStyle w:val="BodyText"/>
              <w:rPr>
                <w:rFonts w:cs="Times New Roman"/>
                <w:color w:val="404040"/>
                <w:sz w:val="24"/>
                <w:szCs w:val="24"/>
                <w:lang w:eastAsia="zh-CN"/>
              </w:rPr>
            </w:pPr>
            <w:r w:rsidRPr="00AE645D">
              <w:rPr>
                <w:rFonts w:cs="Times New Roman"/>
                <w:sz w:val="24"/>
                <w:szCs w:val="24"/>
                <w:lang w:eastAsia="zh-CN"/>
              </w:rPr>
              <w:t>SPFs and CMFs considering severity level</w:t>
            </w:r>
          </w:p>
        </w:tc>
        <w:tc>
          <w:tcPr>
            <w:tcW w:w="1794" w:type="dxa"/>
          </w:tcPr>
          <w:p w14:paraId="2BD7DBA3" w14:textId="77777777" w:rsidR="00F176AB" w:rsidRPr="00AE645D" w:rsidRDefault="00F176AB" w:rsidP="00235169">
            <w:pPr>
              <w:pStyle w:val="BodyText"/>
              <w:jc w:val="center"/>
              <w:rPr>
                <w:rFonts w:cs="Times New Roman"/>
                <w:bCs/>
                <w:sz w:val="24"/>
                <w:szCs w:val="24"/>
              </w:rPr>
            </w:pPr>
            <w:r w:rsidRPr="00AE645D">
              <w:rPr>
                <w:rFonts w:cs="Times New Roman"/>
                <w:bCs/>
                <w:sz w:val="24"/>
                <w:szCs w:val="24"/>
              </w:rPr>
              <w:t>30/04/2029</w:t>
            </w:r>
          </w:p>
        </w:tc>
        <w:tc>
          <w:tcPr>
            <w:tcW w:w="2155" w:type="dxa"/>
          </w:tcPr>
          <w:p w14:paraId="1311C952" w14:textId="77777777" w:rsidR="00F176AB" w:rsidRPr="00AE645D" w:rsidRDefault="00F176AB" w:rsidP="00235169">
            <w:pPr>
              <w:pStyle w:val="BodyText"/>
              <w:ind w:left="357"/>
              <w:rPr>
                <w:rFonts w:cs="Times New Roman"/>
                <w:bCs/>
                <w:sz w:val="24"/>
                <w:szCs w:val="24"/>
              </w:rPr>
            </w:pPr>
            <w:r w:rsidRPr="00AE645D">
              <w:rPr>
                <w:rFonts w:cs="Times New Roman"/>
                <w:bCs/>
                <w:sz w:val="24"/>
                <w:szCs w:val="24"/>
              </w:rPr>
              <w:t>$ 100,000</w:t>
            </w:r>
          </w:p>
        </w:tc>
      </w:tr>
      <w:tr w:rsidR="00F176AB" w:rsidRPr="00AE645D" w14:paraId="15ACF9E0" w14:textId="77777777" w:rsidTr="00235169">
        <w:tc>
          <w:tcPr>
            <w:tcW w:w="4927" w:type="dxa"/>
          </w:tcPr>
          <w:p w14:paraId="398DA274" w14:textId="77777777" w:rsidR="00F176AB" w:rsidRPr="00AE645D" w:rsidRDefault="00F176AB" w:rsidP="00235169">
            <w:pPr>
              <w:pStyle w:val="BodyText"/>
              <w:rPr>
                <w:rFonts w:cs="Times New Roman"/>
                <w:color w:val="404040"/>
                <w:sz w:val="24"/>
                <w:szCs w:val="24"/>
                <w:lang w:eastAsia="zh-CN"/>
              </w:rPr>
            </w:pPr>
            <w:r w:rsidRPr="00AE645D">
              <w:rPr>
                <w:rFonts w:cs="Times New Roman"/>
                <w:color w:val="404040"/>
                <w:sz w:val="24"/>
                <w:szCs w:val="24"/>
                <w:lang w:eastAsia="zh-CN"/>
              </w:rPr>
              <w:lastRenderedPageBreak/>
              <w:t xml:space="preserve">A detailed draft technical report of project and its findings </w:t>
            </w:r>
          </w:p>
        </w:tc>
        <w:tc>
          <w:tcPr>
            <w:tcW w:w="1794" w:type="dxa"/>
          </w:tcPr>
          <w:p w14:paraId="099E1768" w14:textId="77777777" w:rsidR="00F176AB" w:rsidRPr="00AE645D" w:rsidRDefault="00F176AB" w:rsidP="00235169">
            <w:pPr>
              <w:pStyle w:val="BodyText"/>
              <w:jc w:val="center"/>
              <w:rPr>
                <w:rFonts w:cs="Times New Roman"/>
                <w:bCs/>
                <w:sz w:val="24"/>
                <w:szCs w:val="24"/>
              </w:rPr>
            </w:pPr>
            <w:r w:rsidRPr="00AE645D">
              <w:rPr>
                <w:rFonts w:cs="Times New Roman"/>
                <w:bCs/>
                <w:sz w:val="24"/>
                <w:szCs w:val="24"/>
              </w:rPr>
              <w:t>30/05/2029</w:t>
            </w:r>
          </w:p>
        </w:tc>
        <w:tc>
          <w:tcPr>
            <w:tcW w:w="2155" w:type="dxa"/>
          </w:tcPr>
          <w:p w14:paraId="10F4AD67" w14:textId="77777777" w:rsidR="00F176AB" w:rsidRPr="00AE645D" w:rsidRDefault="00F176AB" w:rsidP="00235169">
            <w:pPr>
              <w:pStyle w:val="BodyText"/>
              <w:ind w:left="357"/>
              <w:rPr>
                <w:rFonts w:cs="Times New Roman"/>
                <w:bCs/>
                <w:sz w:val="24"/>
                <w:szCs w:val="24"/>
              </w:rPr>
            </w:pPr>
            <w:r w:rsidRPr="00AE645D">
              <w:rPr>
                <w:rFonts w:cs="Times New Roman"/>
                <w:bCs/>
                <w:sz w:val="24"/>
                <w:szCs w:val="24"/>
              </w:rPr>
              <w:t>$ 15,000</w:t>
            </w:r>
          </w:p>
        </w:tc>
      </w:tr>
      <w:tr w:rsidR="00F176AB" w:rsidRPr="00AE645D" w14:paraId="201060B2" w14:textId="77777777" w:rsidTr="00235169">
        <w:tc>
          <w:tcPr>
            <w:tcW w:w="4927" w:type="dxa"/>
          </w:tcPr>
          <w:p w14:paraId="27FAB55B" w14:textId="77777777" w:rsidR="00F176AB" w:rsidRPr="00AE645D" w:rsidRDefault="00F176AB" w:rsidP="00235169">
            <w:pPr>
              <w:pStyle w:val="BodyText"/>
              <w:rPr>
                <w:rFonts w:cs="Times New Roman"/>
                <w:color w:val="404040"/>
                <w:sz w:val="24"/>
                <w:szCs w:val="24"/>
                <w:lang w:eastAsia="zh-CN"/>
              </w:rPr>
            </w:pPr>
            <w:r w:rsidRPr="00AE645D">
              <w:rPr>
                <w:rFonts w:cs="Times New Roman"/>
                <w:color w:val="404040"/>
                <w:sz w:val="24"/>
                <w:szCs w:val="24"/>
                <w:lang w:eastAsia="zh-CN"/>
              </w:rPr>
              <w:t xml:space="preserve">Updated final technical report and presentation </w:t>
            </w:r>
          </w:p>
        </w:tc>
        <w:tc>
          <w:tcPr>
            <w:tcW w:w="1794" w:type="dxa"/>
          </w:tcPr>
          <w:p w14:paraId="580C39A0" w14:textId="77777777" w:rsidR="00F176AB" w:rsidRPr="00AE645D" w:rsidRDefault="00F176AB" w:rsidP="00235169">
            <w:pPr>
              <w:pStyle w:val="BodyText"/>
              <w:jc w:val="center"/>
              <w:rPr>
                <w:rFonts w:cs="Times New Roman"/>
                <w:bCs/>
                <w:sz w:val="24"/>
                <w:szCs w:val="24"/>
              </w:rPr>
            </w:pPr>
            <w:r w:rsidRPr="00AE645D">
              <w:rPr>
                <w:rFonts w:cs="Times New Roman"/>
                <w:bCs/>
                <w:sz w:val="24"/>
                <w:szCs w:val="24"/>
              </w:rPr>
              <w:t>30/06/2029</w:t>
            </w:r>
          </w:p>
        </w:tc>
        <w:tc>
          <w:tcPr>
            <w:tcW w:w="2155" w:type="dxa"/>
          </w:tcPr>
          <w:p w14:paraId="680B9999" w14:textId="77777777" w:rsidR="00F176AB" w:rsidRPr="00AE645D" w:rsidRDefault="00F176AB" w:rsidP="00235169">
            <w:pPr>
              <w:pStyle w:val="BodyText"/>
              <w:ind w:left="357"/>
              <w:rPr>
                <w:rFonts w:cs="Times New Roman"/>
                <w:bCs/>
                <w:sz w:val="24"/>
                <w:szCs w:val="24"/>
              </w:rPr>
            </w:pPr>
            <w:r w:rsidRPr="00AE645D">
              <w:rPr>
                <w:rFonts w:cs="Times New Roman"/>
                <w:bCs/>
                <w:sz w:val="24"/>
                <w:szCs w:val="24"/>
              </w:rPr>
              <w:t>$ 0.00</w:t>
            </w:r>
          </w:p>
        </w:tc>
      </w:tr>
    </w:tbl>
    <w:p w14:paraId="0A9640FD" w14:textId="77777777" w:rsidR="001B1F8B" w:rsidRPr="00AE645D" w:rsidRDefault="001B1F8B" w:rsidP="001C1747">
      <w:pPr>
        <w:jc w:val="both"/>
        <w:rPr>
          <w:rFonts w:ascii="Times New Roman" w:hAnsi="Times New Roman" w:cs="Times New Roman"/>
          <w:lang w:val="en-AU"/>
        </w:rPr>
      </w:pPr>
    </w:p>
    <w:p w14:paraId="3B343E3D" w14:textId="208A8C60" w:rsidR="00F002DD" w:rsidRPr="007C2B95" w:rsidRDefault="002E6719" w:rsidP="000E410B">
      <w:pPr>
        <w:pStyle w:val="Heading1"/>
        <w:rPr>
          <w:color w:val="002060"/>
          <w:sz w:val="28"/>
          <w:szCs w:val="28"/>
          <w:lang w:val="en-AU"/>
        </w:rPr>
      </w:pPr>
      <w:bookmarkStart w:id="979" w:name="_Toc219707254"/>
      <w:r w:rsidRPr="007C2B95">
        <w:rPr>
          <w:color w:val="002060"/>
          <w:sz w:val="28"/>
          <w:szCs w:val="28"/>
          <w:lang w:val="en-AU"/>
        </w:rPr>
        <w:t>References</w:t>
      </w:r>
      <w:bookmarkEnd w:id="979"/>
    </w:p>
    <w:p w14:paraId="19C53734" w14:textId="68D6DAD6" w:rsidR="00C47863" w:rsidRPr="007C2B95" w:rsidRDefault="00C47863" w:rsidP="007C2AE5">
      <w:pPr>
        <w:jc w:val="both"/>
        <w:rPr>
          <w:rFonts w:ascii="Times New Roman" w:hAnsi="Times New Roman" w:cs="Times New Roman"/>
          <w:lang w:val="en-AU"/>
        </w:rPr>
      </w:pPr>
      <w:r w:rsidRPr="00D17F66">
        <w:rPr>
          <w:rFonts w:ascii="Times New Roman" w:hAnsi="Times New Roman" w:cs="Times New Roman"/>
          <w:lang w:val="es-ES"/>
        </w:rPr>
        <w:t xml:space="preserve">Al-Marafi, M. N., Somasundaraswaran, K., &amp; Ayers, R. (2020). </w:t>
      </w:r>
      <w:r w:rsidRPr="007C2B95">
        <w:rPr>
          <w:rFonts w:ascii="Times New Roman" w:hAnsi="Times New Roman" w:cs="Times New Roman"/>
          <w:lang w:val="en-AU"/>
        </w:rPr>
        <w:t>Developing crash modification factors for roundabouts using a cross-sectional method. Journal of traffic and transportation engineering (English edition), 7(3), 362-374.</w:t>
      </w:r>
    </w:p>
    <w:p w14:paraId="1DACBE14" w14:textId="63AA2D96" w:rsidR="003800F0" w:rsidRPr="007C2B95" w:rsidRDefault="003800F0" w:rsidP="007C2AE5">
      <w:pPr>
        <w:jc w:val="both"/>
        <w:rPr>
          <w:rFonts w:ascii="Times New Roman" w:hAnsi="Times New Roman" w:cs="Times New Roman"/>
          <w:lang w:val="en-AU"/>
        </w:rPr>
      </w:pPr>
      <w:r w:rsidRPr="007C2B95">
        <w:rPr>
          <w:rFonts w:ascii="Times New Roman" w:hAnsi="Times New Roman" w:cs="Times New Roman"/>
          <w:lang w:val="en-AU"/>
        </w:rPr>
        <w:t>Al-Marafi, M. N., Somasundaraswaran, K., &amp; Bullen, F. (2021). Development of crash modification factors for intersections in Toowoomba city. International Journal of Urban Sciences, 25(1), 104-123.</w:t>
      </w:r>
    </w:p>
    <w:p w14:paraId="7B9EF54D" w14:textId="2442470F" w:rsidR="00B77D3E" w:rsidRPr="007C2B95" w:rsidRDefault="00EA31DA" w:rsidP="007C2AE5">
      <w:pPr>
        <w:jc w:val="both"/>
        <w:rPr>
          <w:rFonts w:ascii="Times New Roman" w:hAnsi="Times New Roman" w:cs="Times New Roman"/>
          <w:lang w:val="en-AU"/>
        </w:rPr>
      </w:pPr>
      <w:r w:rsidRPr="007C2B95">
        <w:rPr>
          <w:rFonts w:ascii="Times New Roman" w:hAnsi="Times New Roman" w:cs="Times New Roman"/>
          <w:lang w:val="en-AU"/>
        </w:rPr>
        <w:t>American Association of State Highway and Transportation Officials. (2010). Highway safety manual (1st ed.). Washington, DC: Author.</w:t>
      </w:r>
    </w:p>
    <w:p w14:paraId="444504C4" w14:textId="47FD916B" w:rsidR="007D698C" w:rsidRPr="007C2B95" w:rsidRDefault="007D698C" w:rsidP="007C2AE5">
      <w:pPr>
        <w:jc w:val="both"/>
        <w:rPr>
          <w:rFonts w:ascii="Times New Roman" w:hAnsi="Times New Roman" w:cs="Times New Roman"/>
          <w:lang w:val="en-AU"/>
        </w:rPr>
      </w:pPr>
      <w:r w:rsidRPr="007C2B95">
        <w:rPr>
          <w:rFonts w:ascii="Times New Roman" w:hAnsi="Times New Roman" w:cs="Times New Roman"/>
          <w:lang w:val="en-AU"/>
        </w:rPr>
        <w:t>Austroads. (</w:t>
      </w:r>
      <w:r w:rsidR="007F7F8B" w:rsidRPr="007C2B95">
        <w:rPr>
          <w:rFonts w:ascii="Times New Roman" w:hAnsi="Times New Roman" w:cs="Times New Roman"/>
          <w:lang w:val="en-AU"/>
        </w:rPr>
        <w:t>2023</w:t>
      </w:r>
      <w:r w:rsidRPr="007C2B95">
        <w:rPr>
          <w:rFonts w:ascii="Times New Roman" w:hAnsi="Times New Roman" w:cs="Times New Roman"/>
          <w:lang w:val="en-AU"/>
        </w:rPr>
        <w:t>). Guide to Road</w:t>
      </w:r>
      <w:r w:rsidR="007F7F8B" w:rsidRPr="007C2B95">
        <w:rPr>
          <w:rFonts w:ascii="Times New Roman" w:hAnsi="Times New Roman" w:cs="Times New Roman"/>
          <w:lang w:val="en-AU"/>
        </w:rPr>
        <w:t xml:space="preserve"> Design</w:t>
      </w:r>
      <w:r w:rsidRPr="007C2B95">
        <w:rPr>
          <w:rFonts w:ascii="Times New Roman" w:hAnsi="Times New Roman" w:cs="Times New Roman"/>
          <w:lang w:val="en-AU"/>
        </w:rPr>
        <w:t>. https://austroads.gov.au/publications/road-design/agrd-set</w:t>
      </w:r>
    </w:p>
    <w:p w14:paraId="3E295376" w14:textId="4D98832E" w:rsidR="00A25742" w:rsidRPr="007C2B95" w:rsidRDefault="00424A56" w:rsidP="007C2AE5">
      <w:pPr>
        <w:jc w:val="both"/>
        <w:rPr>
          <w:rFonts w:ascii="Times New Roman" w:hAnsi="Times New Roman" w:cs="Times New Roman"/>
          <w:lang w:val="en-AU"/>
        </w:rPr>
      </w:pPr>
      <w:r w:rsidRPr="007C2B95">
        <w:rPr>
          <w:rFonts w:ascii="Times New Roman" w:hAnsi="Times New Roman" w:cs="Times New Roman"/>
          <w:lang w:val="en-AU"/>
        </w:rPr>
        <w:t>Chen, Y.</w:t>
      </w:r>
      <w:r w:rsidR="00F90071" w:rsidRPr="007C2B95">
        <w:rPr>
          <w:rFonts w:ascii="Times New Roman" w:hAnsi="Times New Roman" w:cs="Times New Roman"/>
          <w:lang w:val="en-AU"/>
        </w:rPr>
        <w:t>,</w:t>
      </w:r>
      <w:r w:rsidRPr="007C2B95">
        <w:rPr>
          <w:rFonts w:ascii="Times New Roman" w:hAnsi="Times New Roman" w:cs="Times New Roman"/>
          <w:lang w:val="en-AU"/>
        </w:rPr>
        <w:t xml:space="preserve"> and B. Persaud (2014). Methodology to develop crash modification functions for road safety treatments with fully specified and hierarchical models. Accident Analysis &amp; Prevention 70</w:t>
      </w:r>
      <w:r w:rsidR="00C0046A" w:rsidRPr="007C2B95">
        <w:rPr>
          <w:rFonts w:ascii="Times New Roman" w:hAnsi="Times New Roman" w:cs="Times New Roman"/>
          <w:lang w:val="en-AU"/>
        </w:rPr>
        <w:t>,</w:t>
      </w:r>
      <w:r w:rsidRPr="007C2B95">
        <w:rPr>
          <w:rFonts w:ascii="Times New Roman" w:hAnsi="Times New Roman" w:cs="Times New Roman"/>
          <w:lang w:val="en-AU"/>
        </w:rPr>
        <w:t xml:space="preserve"> 131-139.</w:t>
      </w:r>
    </w:p>
    <w:p w14:paraId="79EF52A3" w14:textId="6EED632F" w:rsidR="00A35AAD" w:rsidRPr="007C2B95" w:rsidRDefault="00A35AAD" w:rsidP="007C2AE5">
      <w:pPr>
        <w:jc w:val="both"/>
        <w:rPr>
          <w:rFonts w:ascii="Times New Roman" w:hAnsi="Times New Roman" w:cs="Times New Roman"/>
          <w:lang w:val="en-AU"/>
        </w:rPr>
      </w:pPr>
      <w:r w:rsidRPr="007C2B95">
        <w:rPr>
          <w:rFonts w:ascii="Times New Roman" w:hAnsi="Times New Roman" w:cs="Times New Roman"/>
          <w:lang w:val="en-AU"/>
        </w:rPr>
        <w:t>Chin, H.C.,</w:t>
      </w:r>
      <w:r w:rsidR="00F90071" w:rsidRPr="007C2B95">
        <w:rPr>
          <w:rFonts w:ascii="Times New Roman" w:hAnsi="Times New Roman" w:cs="Times New Roman"/>
          <w:lang w:val="en-AU"/>
        </w:rPr>
        <w:t xml:space="preserve"> and</w:t>
      </w:r>
      <w:r w:rsidRPr="007C2B95">
        <w:rPr>
          <w:rFonts w:ascii="Times New Roman" w:hAnsi="Times New Roman" w:cs="Times New Roman"/>
          <w:lang w:val="en-AU"/>
        </w:rPr>
        <w:t xml:space="preserve"> Huang, H. </w:t>
      </w:r>
      <w:r w:rsidR="00F90071" w:rsidRPr="007C2B95">
        <w:rPr>
          <w:rFonts w:ascii="Times New Roman" w:hAnsi="Times New Roman" w:cs="Times New Roman"/>
          <w:lang w:val="en-AU"/>
        </w:rPr>
        <w:t>(</w:t>
      </w:r>
      <w:r w:rsidRPr="007C2B95">
        <w:rPr>
          <w:rFonts w:ascii="Times New Roman" w:hAnsi="Times New Roman" w:cs="Times New Roman"/>
          <w:lang w:val="en-AU"/>
        </w:rPr>
        <w:t>2008</w:t>
      </w:r>
      <w:r w:rsidR="00F90071" w:rsidRPr="007C2B95">
        <w:rPr>
          <w:rFonts w:ascii="Times New Roman" w:hAnsi="Times New Roman" w:cs="Times New Roman"/>
          <w:lang w:val="en-AU"/>
        </w:rPr>
        <w:t>)</w:t>
      </w:r>
      <w:r w:rsidRPr="007C2B95">
        <w:rPr>
          <w:rFonts w:ascii="Times New Roman" w:hAnsi="Times New Roman" w:cs="Times New Roman"/>
          <w:lang w:val="en-AU"/>
        </w:rPr>
        <w:t>. Modeling Multilevel Data in Traffic Safety: A Bayesian Hierarchical Approach. Transportation Accident Analysis and Prevention. Nova Science Publishers, Inc, New York, USA, 53–106.</w:t>
      </w:r>
    </w:p>
    <w:p w14:paraId="68E3172D" w14:textId="219819AF" w:rsidR="006A0D59" w:rsidRPr="007C2B95" w:rsidRDefault="00B77D3E" w:rsidP="0090506E">
      <w:pPr>
        <w:jc w:val="both"/>
        <w:rPr>
          <w:rFonts w:ascii="Times New Roman" w:hAnsi="Times New Roman" w:cs="Times New Roman"/>
          <w:lang w:val="en-AU"/>
        </w:rPr>
      </w:pPr>
      <w:r w:rsidRPr="007C2B95">
        <w:rPr>
          <w:rFonts w:ascii="Times New Roman" w:hAnsi="Times New Roman" w:cs="Times New Roman"/>
          <w:lang w:val="en-AU"/>
        </w:rPr>
        <w:fldChar w:fldCharType="begin"/>
      </w:r>
      <w:r w:rsidRPr="007C2B95">
        <w:rPr>
          <w:rFonts w:ascii="Times New Roman" w:hAnsi="Times New Roman" w:cs="Times New Roman"/>
          <w:lang w:val="en-AU"/>
        </w:rPr>
        <w:instrText xml:space="preserve"> ADDIN EN.REFLIST </w:instrText>
      </w:r>
      <w:r w:rsidRPr="007C2B95">
        <w:rPr>
          <w:rFonts w:ascii="Times New Roman" w:hAnsi="Times New Roman" w:cs="Times New Roman"/>
          <w:lang w:val="en-AU"/>
        </w:rPr>
        <w:fldChar w:fldCharType="separate"/>
      </w:r>
      <w:r w:rsidR="006A0D59" w:rsidRPr="007C2B95">
        <w:rPr>
          <w:rFonts w:ascii="Times New Roman" w:hAnsi="Times New Roman" w:cs="Times New Roman"/>
          <w:lang w:val="en-AU"/>
        </w:rPr>
        <w:t>Elvik, R. (2005). Introductory guide to systematic reviews and meta-analysis.</w:t>
      </w:r>
      <w:r w:rsidR="00DD0835" w:rsidRPr="007C2B95">
        <w:rPr>
          <w:rFonts w:ascii="Times New Roman" w:hAnsi="Times New Roman" w:cs="Times New Roman"/>
          <w:lang w:val="en-AU"/>
        </w:rPr>
        <w:t xml:space="preserve"> </w:t>
      </w:r>
      <w:r w:rsidR="006A0D59" w:rsidRPr="007C2B95">
        <w:rPr>
          <w:rFonts w:ascii="Times New Roman" w:hAnsi="Times New Roman" w:cs="Times New Roman"/>
          <w:lang w:val="en-AU"/>
        </w:rPr>
        <w:t>Transportation research record 1908(1)</w:t>
      </w:r>
      <w:r w:rsidR="00C0046A" w:rsidRPr="007C2B95">
        <w:rPr>
          <w:rFonts w:ascii="Times New Roman" w:hAnsi="Times New Roman" w:cs="Times New Roman"/>
          <w:lang w:val="en-AU"/>
        </w:rPr>
        <w:t>,</w:t>
      </w:r>
      <w:r w:rsidR="006A0D59" w:rsidRPr="007C2B95">
        <w:rPr>
          <w:rFonts w:ascii="Times New Roman" w:hAnsi="Times New Roman" w:cs="Times New Roman"/>
          <w:lang w:val="en-AU"/>
        </w:rPr>
        <w:t xml:space="preserve"> 230-235.</w:t>
      </w:r>
    </w:p>
    <w:p w14:paraId="2B7F4A56" w14:textId="13FBFEF9" w:rsidR="006A0D59" w:rsidRPr="007C2B95" w:rsidRDefault="006A0D59" w:rsidP="007C2AE5">
      <w:pPr>
        <w:jc w:val="both"/>
        <w:rPr>
          <w:rFonts w:ascii="Times New Roman" w:hAnsi="Times New Roman" w:cs="Times New Roman"/>
          <w:lang w:val="en-AU"/>
        </w:rPr>
      </w:pPr>
      <w:r w:rsidRPr="007C2B95">
        <w:rPr>
          <w:rFonts w:ascii="Times New Roman" w:hAnsi="Times New Roman" w:cs="Times New Roman"/>
          <w:lang w:val="en-AU"/>
        </w:rPr>
        <w:t>Elvik, R. (2009). Developing accident modification functions: exploratory study. Transportation research record 2103(1)</w:t>
      </w:r>
      <w:r w:rsidR="00C0046A" w:rsidRPr="007C2B95">
        <w:rPr>
          <w:rFonts w:ascii="Times New Roman" w:hAnsi="Times New Roman" w:cs="Times New Roman"/>
          <w:lang w:val="en-AU"/>
        </w:rPr>
        <w:t>,</w:t>
      </w:r>
      <w:r w:rsidRPr="007C2B95">
        <w:rPr>
          <w:rFonts w:ascii="Times New Roman" w:hAnsi="Times New Roman" w:cs="Times New Roman"/>
          <w:lang w:val="en-AU"/>
        </w:rPr>
        <w:t xml:space="preserve"> 18-24.</w:t>
      </w:r>
    </w:p>
    <w:p w14:paraId="206A800A" w14:textId="25848F21" w:rsidR="003E2E9D" w:rsidRPr="007C2B95" w:rsidRDefault="006A0D59" w:rsidP="007C2AE5">
      <w:pPr>
        <w:jc w:val="both"/>
        <w:rPr>
          <w:rFonts w:ascii="Times New Roman" w:hAnsi="Times New Roman" w:cs="Times New Roman"/>
          <w:lang w:val="en-AU"/>
        </w:rPr>
      </w:pPr>
      <w:r w:rsidRPr="007C2B95">
        <w:rPr>
          <w:rFonts w:ascii="Times New Roman" w:hAnsi="Times New Roman" w:cs="Times New Roman"/>
          <w:lang w:val="en-AU"/>
        </w:rPr>
        <w:t>Elvik, R. (2015). Methodological guidelines for developing accident modification functions. Accident Analysis &amp; Prevention 80</w:t>
      </w:r>
      <w:r w:rsidR="00C0046A" w:rsidRPr="007C2B95">
        <w:rPr>
          <w:rFonts w:ascii="Times New Roman" w:hAnsi="Times New Roman" w:cs="Times New Roman"/>
          <w:lang w:val="en-AU"/>
        </w:rPr>
        <w:t>,</w:t>
      </w:r>
      <w:r w:rsidRPr="007C2B95">
        <w:rPr>
          <w:rFonts w:ascii="Times New Roman" w:hAnsi="Times New Roman" w:cs="Times New Roman"/>
          <w:lang w:val="en-AU"/>
        </w:rPr>
        <w:t xml:space="preserve"> 26-36.</w:t>
      </w:r>
    </w:p>
    <w:p w14:paraId="2DFC955C" w14:textId="74F29EA5" w:rsidR="003E2E9D" w:rsidRPr="007C2B95" w:rsidRDefault="003E2E9D" w:rsidP="007C2AE5">
      <w:pPr>
        <w:jc w:val="both"/>
        <w:rPr>
          <w:rFonts w:ascii="Times New Roman" w:hAnsi="Times New Roman" w:cs="Times New Roman"/>
          <w:lang w:val="en-AU"/>
        </w:rPr>
      </w:pPr>
      <w:r w:rsidRPr="007C2B95">
        <w:rPr>
          <w:rFonts w:ascii="Times New Roman" w:hAnsi="Times New Roman" w:cs="Times New Roman"/>
          <w:lang w:val="en-AU"/>
        </w:rPr>
        <w:t>Elvik, R., A. Hoye, T. Vaa, and M. Sorensen. (2009). Handbook of Road Safety Measures. Emerald Group Publishing, Bingley, United Kingdom.</w:t>
      </w:r>
    </w:p>
    <w:p w14:paraId="7F5C446F" w14:textId="07D76810" w:rsidR="00E343CB" w:rsidRPr="007C2B95" w:rsidRDefault="00E343CB" w:rsidP="007C2AE5">
      <w:pPr>
        <w:jc w:val="both"/>
        <w:rPr>
          <w:rFonts w:ascii="Times New Roman" w:hAnsi="Times New Roman" w:cs="Times New Roman"/>
          <w:lang w:val="en-AU"/>
        </w:rPr>
      </w:pPr>
      <w:r w:rsidRPr="007C2B95">
        <w:rPr>
          <w:rFonts w:ascii="Times New Roman" w:hAnsi="Times New Roman" w:cs="Times New Roman"/>
          <w:lang w:val="en-AU"/>
        </w:rPr>
        <w:t>Elvik, R. (2024). A comparative analysis of accident modification functions for traffic law enforcement [Article]. Accident Analysis and Prevention, 195, Article 107415.</w:t>
      </w:r>
    </w:p>
    <w:p w14:paraId="03C7478D" w14:textId="4C54A508" w:rsidR="0028121C" w:rsidRPr="007C2B95" w:rsidRDefault="00E81830" w:rsidP="007C2AE5">
      <w:pPr>
        <w:jc w:val="both"/>
        <w:rPr>
          <w:rFonts w:ascii="Times New Roman" w:hAnsi="Times New Roman" w:cs="Times New Roman"/>
          <w:lang w:val="en-AU"/>
        </w:rPr>
      </w:pPr>
      <w:r w:rsidRPr="007C2B95">
        <w:rPr>
          <w:rFonts w:ascii="Times New Roman" w:hAnsi="Times New Roman" w:cs="Times New Roman"/>
          <w:lang w:val="en-AU"/>
        </w:rPr>
        <w:t xml:space="preserve">Federal Highway Administration (FHWA) </w:t>
      </w:r>
      <w:r w:rsidR="00A70DA5" w:rsidRPr="007C2B95">
        <w:rPr>
          <w:rFonts w:ascii="Times New Roman" w:hAnsi="Times New Roman" w:cs="Times New Roman"/>
          <w:lang w:val="en-AU"/>
        </w:rPr>
        <w:t>(</w:t>
      </w:r>
      <w:r w:rsidRPr="007C2B95">
        <w:rPr>
          <w:rFonts w:ascii="Times New Roman" w:hAnsi="Times New Roman" w:cs="Times New Roman"/>
          <w:lang w:val="en-AU"/>
        </w:rPr>
        <w:t>2011</w:t>
      </w:r>
      <w:r w:rsidR="00A70DA5" w:rsidRPr="007C2B95">
        <w:rPr>
          <w:rFonts w:ascii="Times New Roman" w:hAnsi="Times New Roman" w:cs="Times New Roman"/>
          <w:lang w:val="en-AU"/>
        </w:rPr>
        <w:t>)</w:t>
      </w:r>
      <w:r w:rsidRPr="007C2B95">
        <w:rPr>
          <w:rFonts w:ascii="Times New Roman" w:hAnsi="Times New Roman" w:cs="Times New Roman"/>
          <w:lang w:val="en-AU"/>
        </w:rPr>
        <w:t>. Crash modification factors clearinghouse. FHWA, U.S. Department of Transportation, Washington, DC, USA,</w:t>
      </w:r>
      <w:r w:rsidR="00DE7974" w:rsidRPr="007C2B95">
        <w:rPr>
          <w:rFonts w:ascii="Times New Roman" w:hAnsi="Times New Roman" w:cs="Times New Roman"/>
          <w:lang w:val="en-AU"/>
        </w:rPr>
        <w:t xml:space="preserve"> </w:t>
      </w:r>
      <w:r w:rsidRPr="007C2B95">
        <w:rPr>
          <w:rFonts w:ascii="Times New Roman" w:hAnsi="Times New Roman" w:cs="Times New Roman"/>
          <w:lang w:val="en-AU"/>
        </w:rPr>
        <w:t xml:space="preserve">http://www.cmfclearinghouse.org (accessed </w:t>
      </w:r>
      <w:r w:rsidR="0034097A" w:rsidRPr="007C2B95">
        <w:rPr>
          <w:rFonts w:ascii="Times New Roman" w:hAnsi="Times New Roman" w:cs="Times New Roman"/>
          <w:lang w:val="en-AU"/>
        </w:rPr>
        <w:t>0</w:t>
      </w:r>
      <w:r w:rsidR="00DE7974" w:rsidRPr="007C2B95">
        <w:rPr>
          <w:rFonts w:ascii="Times New Roman" w:hAnsi="Times New Roman" w:cs="Times New Roman"/>
          <w:lang w:val="en-AU"/>
        </w:rPr>
        <w:t>1</w:t>
      </w:r>
      <w:r w:rsidRPr="007C2B95">
        <w:rPr>
          <w:rFonts w:ascii="Times New Roman" w:hAnsi="Times New Roman" w:cs="Times New Roman"/>
          <w:lang w:val="en-AU"/>
        </w:rPr>
        <w:t>.</w:t>
      </w:r>
      <w:r w:rsidR="00DE7974" w:rsidRPr="007C2B95">
        <w:rPr>
          <w:rFonts w:ascii="Times New Roman" w:hAnsi="Times New Roman" w:cs="Times New Roman"/>
          <w:lang w:val="en-AU"/>
        </w:rPr>
        <w:t>10</w:t>
      </w:r>
      <w:r w:rsidRPr="007C2B95">
        <w:rPr>
          <w:rFonts w:ascii="Times New Roman" w:hAnsi="Times New Roman" w:cs="Times New Roman"/>
          <w:lang w:val="en-AU"/>
        </w:rPr>
        <w:t>.</w:t>
      </w:r>
      <w:r w:rsidR="00DE7974" w:rsidRPr="007C2B95">
        <w:rPr>
          <w:rFonts w:ascii="Times New Roman" w:hAnsi="Times New Roman" w:cs="Times New Roman"/>
          <w:lang w:val="en-AU"/>
        </w:rPr>
        <w:t>25</w:t>
      </w:r>
      <w:r w:rsidRPr="007C2B95">
        <w:rPr>
          <w:rFonts w:ascii="Times New Roman" w:hAnsi="Times New Roman" w:cs="Times New Roman"/>
          <w:lang w:val="en-AU"/>
        </w:rPr>
        <w:t>).</w:t>
      </w:r>
    </w:p>
    <w:p w14:paraId="2D1C22A1" w14:textId="3B6193DA" w:rsidR="0028121C" w:rsidRPr="007C2B95" w:rsidRDefault="0028121C" w:rsidP="007C2AE5">
      <w:pPr>
        <w:jc w:val="both"/>
        <w:rPr>
          <w:rFonts w:ascii="Times New Roman" w:hAnsi="Times New Roman" w:cs="Times New Roman"/>
          <w:lang w:val="en-AU"/>
        </w:rPr>
      </w:pPr>
      <w:r w:rsidRPr="007C2B95">
        <w:rPr>
          <w:rFonts w:ascii="Times New Roman" w:hAnsi="Times New Roman" w:cs="Times New Roman"/>
          <w:lang w:val="en-AU"/>
        </w:rPr>
        <w:lastRenderedPageBreak/>
        <w:t xml:space="preserve">Goldstein, H. </w:t>
      </w:r>
      <w:r w:rsidR="001A628E" w:rsidRPr="007C2B95">
        <w:rPr>
          <w:rFonts w:ascii="Times New Roman" w:hAnsi="Times New Roman" w:cs="Times New Roman"/>
          <w:lang w:val="en-AU"/>
        </w:rPr>
        <w:t>(</w:t>
      </w:r>
      <w:r w:rsidRPr="007C2B95">
        <w:rPr>
          <w:rFonts w:ascii="Times New Roman" w:hAnsi="Times New Roman" w:cs="Times New Roman"/>
          <w:lang w:val="en-AU"/>
        </w:rPr>
        <w:t>1999</w:t>
      </w:r>
      <w:r w:rsidR="001A628E" w:rsidRPr="007C2B95">
        <w:rPr>
          <w:rFonts w:ascii="Times New Roman" w:hAnsi="Times New Roman" w:cs="Times New Roman"/>
          <w:lang w:val="en-AU"/>
        </w:rPr>
        <w:t>)</w:t>
      </w:r>
      <w:r w:rsidRPr="007C2B95">
        <w:rPr>
          <w:rFonts w:ascii="Times New Roman" w:hAnsi="Times New Roman" w:cs="Times New Roman"/>
          <w:lang w:val="en-AU"/>
        </w:rPr>
        <w:t>. Multilevel Statistical Models. Institute of Education, Multilevel Model Project, London, UK.</w:t>
      </w:r>
    </w:p>
    <w:p w14:paraId="25B957E1" w14:textId="77777777" w:rsidR="000D7638" w:rsidRPr="007C2B95" w:rsidRDefault="000D7638" w:rsidP="007C2AE5">
      <w:pPr>
        <w:jc w:val="both"/>
        <w:rPr>
          <w:rFonts w:ascii="Times New Roman" w:hAnsi="Times New Roman" w:cs="Times New Roman"/>
          <w:lang w:val="en-AU"/>
        </w:rPr>
      </w:pPr>
      <w:r w:rsidRPr="007C2B95">
        <w:rPr>
          <w:rFonts w:ascii="Times New Roman" w:hAnsi="Times New Roman" w:cs="Times New Roman"/>
          <w:lang w:val="en-AU"/>
        </w:rPr>
        <w:t>Hauer, E. (2006). The frequency-severity indeterminacy [unreported crashes]. Accident Analysis and Prevention, 38(1), 78–83.</w:t>
      </w:r>
    </w:p>
    <w:p w14:paraId="5CBD7CF6" w14:textId="3FD2CCC4" w:rsidR="000D7638" w:rsidRPr="007C2B95" w:rsidRDefault="000D7638" w:rsidP="007C2AE5">
      <w:pPr>
        <w:jc w:val="both"/>
        <w:rPr>
          <w:rFonts w:ascii="Times New Roman" w:hAnsi="Times New Roman" w:cs="Times New Roman"/>
          <w:lang w:val="en-AU"/>
        </w:rPr>
      </w:pPr>
      <w:r w:rsidRPr="007C2B95">
        <w:rPr>
          <w:rFonts w:ascii="Times New Roman" w:hAnsi="Times New Roman" w:cs="Times New Roman"/>
          <w:lang w:val="en-AU"/>
        </w:rPr>
        <w:t>Hauer, E. (2009). Speed and safety. Transportation Research Record, 2103, 10–17.</w:t>
      </w:r>
    </w:p>
    <w:p w14:paraId="6BECE0EC" w14:textId="1B71184A" w:rsidR="00497FC0" w:rsidRPr="007C2B95" w:rsidRDefault="00497FC0" w:rsidP="007C2AE5">
      <w:pPr>
        <w:jc w:val="both"/>
        <w:rPr>
          <w:rFonts w:ascii="Times New Roman" w:hAnsi="Times New Roman" w:cs="Times New Roman"/>
          <w:lang w:val="en-AU"/>
        </w:rPr>
      </w:pPr>
      <w:r w:rsidRPr="007C2B95">
        <w:rPr>
          <w:rFonts w:ascii="Times New Roman" w:hAnsi="Times New Roman" w:cs="Times New Roman"/>
          <w:lang w:val="en-AU"/>
        </w:rPr>
        <w:t>Hosking, J., Mackie, H., Macmillan, A., van der Werf, B., Smith, M., Witten, K., &amp; Woodward, A. (2023). Effects of Te Ara Mua – Future Streets suburban street retrofit on traffic speed and volume: Controlled before-after study. Journal of Transport and Health, 30, 101601.</w:t>
      </w:r>
    </w:p>
    <w:p w14:paraId="34F6BE5B" w14:textId="0CD53F5F" w:rsidR="00766CE0" w:rsidRPr="007C2B95" w:rsidRDefault="00766CE0" w:rsidP="007C2AE5">
      <w:pPr>
        <w:jc w:val="both"/>
        <w:rPr>
          <w:rFonts w:ascii="Times New Roman" w:hAnsi="Times New Roman" w:cs="Times New Roman"/>
          <w:lang w:val="en-AU"/>
        </w:rPr>
      </w:pPr>
      <w:r w:rsidRPr="007C2B95">
        <w:rPr>
          <w:rFonts w:ascii="Times New Roman" w:hAnsi="Times New Roman" w:cs="Times New Roman"/>
          <w:lang w:val="en-AU"/>
        </w:rPr>
        <w:t>Harkey, D.L., Srinivasan, R.</w:t>
      </w:r>
      <w:r w:rsidR="006623B2" w:rsidRPr="007C2B95">
        <w:rPr>
          <w:rFonts w:ascii="Times New Roman" w:hAnsi="Times New Roman" w:cs="Times New Roman"/>
          <w:lang w:val="en-AU"/>
        </w:rPr>
        <w:t>,</w:t>
      </w:r>
      <w:r w:rsidR="009E4389" w:rsidRPr="007C2B95">
        <w:rPr>
          <w:rFonts w:ascii="Times New Roman" w:hAnsi="Times New Roman" w:cs="Times New Roman"/>
          <w:lang w:val="en-AU"/>
        </w:rPr>
        <w:t xml:space="preserve"> and</w:t>
      </w:r>
      <w:r w:rsidRPr="007C2B95">
        <w:rPr>
          <w:rFonts w:ascii="Times New Roman" w:hAnsi="Times New Roman" w:cs="Times New Roman"/>
          <w:lang w:val="en-AU"/>
        </w:rPr>
        <w:t xml:space="preserve"> Baek, J. </w:t>
      </w:r>
      <w:r w:rsidR="009E4389" w:rsidRPr="007C2B95">
        <w:rPr>
          <w:rFonts w:ascii="Times New Roman" w:hAnsi="Times New Roman" w:cs="Times New Roman"/>
          <w:lang w:val="en-AU"/>
        </w:rPr>
        <w:t>(</w:t>
      </w:r>
      <w:r w:rsidRPr="007C2B95">
        <w:rPr>
          <w:rFonts w:ascii="Times New Roman" w:hAnsi="Times New Roman" w:cs="Times New Roman"/>
          <w:lang w:val="en-AU"/>
        </w:rPr>
        <w:t>2008</w:t>
      </w:r>
      <w:r w:rsidR="009E4389" w:rsidRPr="007C2B95">
        <w:rPr>
          <w:rFonts w:ascii="Times New Roman" w:hAnsi="Times New Roman" w:cs="Times New Roman"/>
          <w:lang w:val="en-AU"/>
        </w:rPr>
        <w:t>)</w:t>
      </w:r>
      <w:r w:rsidRPr="007C2B95">
        <w:rPr>
          <w:rFonts w:ascii="Times New Roman" w:hAnsi="Times New Roman" w:cs="Times New Roman"/>
          <w:lang w:val="en-AU"/>
        </w:rPr>
        <w:t>. Accident Modification factors for</w:t>
      </w:r>
      <w:r w:rsidR="00630E78" w:rsidRPr="007C2B95">
        <w:rPr>
          <w:rFonts w:ascii="Times New Roman" w:hAnsi="Times New Roman" w:cs="Times New Roman"/>
          <w:lang w:val="en-AU"/>
        </w:rPr>
        <w:t xml:space="preserve"> </w:t>
      </w:r>
      <w:r w:rsidRPr="007C2B95">
        <w:rPr>
          <w:rFonts w:ascii="Times New Roman" w:hAnsi="Times New Roman" w:cs="Times New Roman"/>
          <w:lang w:val="en-AU"/>
        </w:rPr>
        <w:t>traffic engineering and ITS improvements. National Cooperative Highway</w:t>
      </w:r>
      <w:r w:rsidR="00630E78" w:rsidRPr="007C2B95">
        <w:rPr>
          <w:rFonts w:ascii="Times New Roman" w:hAnsi="Times New Roman" w:cs="Times New Roman"/>
          <w:lang w:val="en-AU"/>
        </w:rPr>
        <w:t xml:space="preserve"> </w:t>
      </w:r>
      <w:r w:rsidRPr="007C2B95">
        <w:rPr>
          <w:rFonts w:ascii="Times New Roman" w:hAnsi="Times New Roman" w:cs="Times New Roman"/>
          <w:lang w:val="en-AU"/>
        </w:rPr>
        <w:t>Research Program (NCHRP) Report 617. Transportation Research Board of</w:t>
      </w:r>
      <w:r w:rsidR="009E79B0" w:rsidRPr="007C2B95">
        <w:rPr>
          <w:rFonts w:ascii="Times New Roman" w:hAnsi="Times New Roman" w:cs="Times New Roman"/>
          <w:lang w:val="en-AU"/>
        </w:rPr>
        <w:t xml:space="preserve"> </w:t>
      </w:r>
      <w:r w:rsidRPr="007C2B95">
        <w:rPr>
          <w:rFonts w:ascii="Times New Roman" w:hAnsi="Times New Roman" w:cs="Times New Roman"/>
          <w:lang w:val="en-AU"/>
        </w:rPr>
        <w:t xml:space="preserve">the National Academies, Washington, DC, USA, </w:t>
      </w:r>
      <w:r w:rsidR="00DD17A4" w:rsidRPr="007C2B95">
        <w:rPr>
          <w:rFonts w:ascii="Times New Roman" w:hAnsi="Times New Roman" w:cs="Times New Roman"/>
          <w:lang w:val="en-AU"/>
        </w:rPr>
        <w:t>https://www.trb.org/publications/nchrp/nchrp_rpt_617.pdf</w:t>
      </w:r>
      <w:r w:rsidRPr="007C2B95">
        <w:rPr>
          <w:rFonts w:ascii="Times New Roman" w:hAnsi="Times New Roman" w:cs="Times New Roman"/>
          <w:lang w:val="en-AU"/>
        </w:rPr>
        <w:t xml:space="preserve"> (accessed </w:t>
      </w:r>
      <w:r w:rsidR="00DD17A4" w:rsidRPr="007C2B95">
        <w:rPr>
          <w:rFonts w:ascii="Times New Roman" w:hAnsi="Times New Roman" w:cs="Times New Roman"/>
          <w:lang w:val="en-AU"/>
        </w:rPr>
        <w:t>01</w:t>
      </w:r>
      <w:r w:rsidRPr="007C2B95">
        <w:rPr>
          <w:rFonts w:ascii="Times New Roman" w:hAnsi="Times New Roman" w:cs="Times New Roman"/>
          <w:lang w:val="en-AU"/>
        </w:rPr>
        <w:t>.</w:t>
      </w:r>
      <w:r w:rsidR="00DD17A4" w:rsidRPr="007C2B95">
        <w:rPr>
          <w:rFonts w:ascii="Times New Roman" w:hAnsi="Times New Roman" w:cs="Times New Roman"/>
          <w:lang w:val="en-AU"/>
        </w:rPr>
        <w:t>10</w:t>
      </w:r>
      <w:r w:rsidRPr="007C2B95">
        <w:rPr>
          <w:rFonts w:ascii="Times New Roman" w:hAnsi="Times New Roman" w:cs="Times New Roman"/>
          <w:lang w:val="en-AU"/>
        </w:rPr>
        <w:t>.</w:t>
      </w:r>
      <w:r w:rsidR="00DD17A4" w:rsidRPr="007C2B95">
        <w:rPr>
          <w:rFonts w:ascii="Times New Roman" w:hAnsi="Times New Roman" w:cs="Times New Roman"/>
          <w:lang w:val="en-AU"/>
        </w:rPr>
        <w:t>25</w:t>
      </w:r>
      <w:r w:rsidRPr="007C2B95">
        <w:rPr>
          <w:rFonts w:ascii="Times New Roman" w:hAnsi="Times New Roman" w:cs="Times New Roman"/>
          <w:lang w:val="en-AU"/>
        </w:rPr>
        <w:t>).</w:t>
      </w:r>
    </w:p>
    <w:p w14:paraId="64D82296" w14:textId="7355EA6B" w:rsidR="00856284" w:rsidRPr="007C2B95" w:rsidRDefault="00856284" w:rsidP="007C2AE5">
      <w:pPr>
        <w:jc w:val="both"/>
        <w:rPr>
          <w:rFonts w:ascii="Times New Roman" w:hAnsi="Times New Roman" w:cs="Times New Roman"/>
          <w:lang w:val="en-AU"/>
        </w:rPr>
      </w:pPr>
      <w:r w:rsidRPr="007C2B95">
        <w:rPr>
          <w:rFonts w:ascii="Times New Roman" w:hAnsi="Times New Roman" w:cs="Times New Roman"/>
          <w:lang w:val="en-AU"/>
        </w:rPr>
        <w:t xml:space="preserve">Hauer, E., Bonneson, J. A., Council, F., Srinivasan, R., </w:t>
      </w:r>
      <w:r w:rsidR="009E4389" w:rsidRPr="007C2B95">
        <w:rPr>
          <w:rFonts w:ascii="Times New Roman" w:hAnsi="Times New Roman" w:cs="Times New Roman"/>
          <w:lang w:val="en-AU"/>
        </w:rPr>
        <w:t>and</w:t>
      </w:r>
      <w:r w:rsidRPr="007C2B95">
        <w:rPr>
          <w:rFonts w:ascii="Times New Roman" w:hAnsi="Times New Roman" w:cs="Times New Roman"/>
          <w:lang w:val="en-AU"/>
        </w:rPr>
        <w:t xml:space="preserve"> Zegeer, C. (2012). Crash Modification Factors: Foundational Issues: Foundational Issues. Transportation Research Record: Journal of the Transportation Research Board, 2279(1), 67-74. https://doi.org/10.3141/2279-08 </w:t>
      </w:r>
      <w:r w:rsidR="00C87896" w:rsidRPr="007C2B95">
        <w:rPr>
          <w:rFonts w:ascii="Times New Roman" w:hAnsi="Times New Roman" w:cs="Times New Roman"/>
          <w:lang w:val="en-AU"/>
        </w:rPr>
        <w:t>(accessed 01.10.25).</w:t>
      </w:r>
    </w:p>
    <w:p w14:paraId="2073347D" w14:textId="28216D81" w:rsidR="006A0D59" w:rsidRPr="007C2B95" w:rsidRDefault="00EC5CEA" w:rsidP="007C2AE5">
      <w:pPr>
        <w:jc w:val="both"/>
        <w:rPr>
          <w:rFonts w:ascii="Times New Roman" w:hAnsi="Times New Roman" w:cs="Times New Roman"/>
          <w:lang w:val="en-AU"/>
        </w:rPr>
      </w:pPr>
      <w:r w:rsidRPr="007C2B95">
        <w:rPr>
          <w:rFonts w:ascii="Times New Roman" w:hAnsi="Times New Roman" w:cs="Times New Roman"/>
          <w:lang w:val="en-AU"/>
        </w:rPr>
        <w:t xml:space="preserve">Lord, D., Persaud, B., Washington, S.P., Ivan, J.N., Lyon, C., </w:t>
      </w:r>
      <w:r w:rsidR="00595FF0" w:rsidRPr="007C2B95">
        <w:rPr>
          <w:rFonts w:ascii="Times New Roman" w:hAnsi="Times New Roman" w:cs="Times New Roman"/>
          <w:lang w:val="en-AU"/>
        </w:rPr>
        <w:t>and</w:t>
      </w:r>
      <w:r w:rsidR="00587530" w:rsidRPr="007C2B95">
        <w:rPr>
          <w:rFonts w:ascii="Times New Roman" w:hAnsi="Times New Roman" w:cs="Times New Roman"/>
          <w:lang w:val="en-AU"/>
        </w:rPr>
        <w:t xml:space="preserve"> </w:t>
      </w:r>
      <w:r w:rsidRPr="007C2B95">
        <w:rPr>
          <w:rFonts w:ascii="Times New Roman" w:hAnsi="Times New Roman" w:cs="Times New Roman"/>
          <w:lang w:val="en-AU"/>
        </w:rPr>
        <w:t xml:space="preserve">Jonsson, T. </w:t>
      </w:r>
      <w:r w:rsidR="00587530" w:rsidRPr="007C2B95">
        <w:rPr>
          <w:rFonts w:ascii="Times New Roman" w:hAnsi="Times New Roman" w:cs="Times New Roman"/>
          <w:lang w:val="en-AU"/>
        </w:rPr>
        <w:t>(</w:t>
      </w:r>
      <w:r w:rsidRPr="007C2B95">
        <w:rPr>
          <w:rFonts w:ascii="Times New Roman" w:hAnsi="Times New Roman" w:cs="Times New Roman"/>
          <w:lang w:val="en-AU"/>
        </w:rPr>
        <w:t>2008</w:t>
      </w:r>
      <w:r w:rsidR="00587530" w:rsidRPr="007C2B95">
        <w:rPr>
          <w:rFonts w:ascii="Times New Roman" w:hAnsi="Times New Roman" w:cs="Times New Roman"/>
          <w:lang w:val="en-AU"/>
        </w:rPr>
        <w:t>)</w:t>
      </w:r>
      <w:r w:rsidRPr="007C2B95">
        <w:rPr>
          <w:rFonts w:ascii="Times New Roman" w:hAnsi="Times New Roman" w:cs="Times New Roman"/>
          <w:lang w:val="en-AU"/>
        </w:rPr>
        <w:t>.</w:t>
      </w:r>
      <w:r w:rsidR="009E4389" w:rsidRPr="007C2B95">
        <w:rPr>
          <w:rFonts w:ascii="Times New Roman" w:hAnsi="Times New Roman" w:cs="Times New Roman"/>
          <w:lang w:val="en-AU"/>
        </w:rPr>
        <w:t xml:space="preserve"> </w:t>
      </w:r>
      <w:r w:rsidRPr="007C2B95">
        <w:rPr>
          <w:rFonts w:ascii="Times New Roman" w:hAnsi="Times New Roman" w:cs="Times New Roman"/>
          <w:lang w:val="en-AU"/>
        </w:rPr>
        <w:t xml:space="preserve">Methodology to predict the safety performance of rural multilane highways. NCHRP Web-only document 126, 53–59, http://onlinepubs.trb.org/onlinepubs/nchrp/nchrp w126.pdf (accessed </w:t>
      </w:r>
      <w:r w:rsidR="00CE52AE" w:rsidRPr="007C2B95">
        <w:rPr>
          <w:rFonts w:ascii="Times New Roman" w:hAnsi="Times New Roman" w:cs="Times New Roman"/>
          <w:lang w:val="en-AU"/>
        </w:rPr>
        <w:t>01.10.25</w:t>
      </w:r>
      <w:r w:rsidRPr="007C2B95">
        <w:rPr>
          <w:rFonts w:ascii="Times New Roman" w:hAnsi="Times New Roman" w:cs="Times New Roman"/>
          <w:lang w:val="en-AU"/>
        </w:rPr>
        <w:t>).</w:t>
      </w:r>
    </w:p>
    <w:p w14:paraId="70849905" w14:textId="047E3920" w:rsidR="00737AC3" w:rsidRPr="007C2B95" w:rsidRDefault="00737AC3" w:rsidP="007C2AE5">
      <w:pPr>
        <w:jc w:val="both"/>
        <w:rPr>
          <w:rFonts w:ascii="Times New Roman" w:hAnsi="Times New Roman" w:cs="Times New Roman"/>
          <w:lang w:val="en-AU"/>
        </w:rPr>
      </w:pPr>
      <w:r w:rsidRPr="007C2B95">
        <w:rPr>
          <w:rFonts w:ascii="Times New Roman" w:hAnsi="Times New Roman" w:cs="Times New Roman"/>
          <w:lang w:val="en-AU"/>
        </w:rPr>
        <w:t>McCoy, E., &amp; Graham, D. J. (2025). Evaluation of the causal impact of recreational marijuana legalisation on traffic safety in the US. Accident Analysis and Prevention, 220, 108106.</w:t>
      </w:r>
    </w:p>
    <w:p w14:paraId="34B9F6C1" w14:textId="6B88DE64" w:rsidR="00697E8D" w:rsidRPr="007C2B95" w:rsidRDefault="000D1518" w:rsidP="007C2AE5">
      <w:pPr>
        <w:jc w:val="both"/>
        <w:rPr>
          <w:rFonts w:ascii="Times New Roman" w:hAnsi="Times New Roman" w:cs="Times New Roman"/>
          <w:lang w:val="en-AU"/>
        </w:rPr>
      </w:pPr>
      <w:r w:rsidRPr="007C2B95">
        <w:rPr>
          <w:rFonts w:ascii="Times New Roman" w:hAnsi="Times New Roman" w:cs="Times New Roman"/>
          <w:lang w:val="en-AU"/>
        </w:rPr>
        <w:t xml:space="preserve">McHeim, B. (2020). </w:t>
      </w:r>
      <w:r w:rsidR="00697E8D" w:rsidRPr="007C2B95">
        <w:rPr>
          <w:rFonts w:ascii="Times New Roman" w:hAnsi="Times New Roman" w:cs="Times New Roman"/>
          <w:lang w:val="en-AU"/>
        </w:rPr>
        <w:t>R87: Development of Crash Reduction Factors</w:t>
      </w:r>
      <w:r w:rsidRPr="007C2B95">
        <w:rPr>
          <w:rFonts w:ascii="Times New Roman" w:hAnsi="Times New Roman" w:cs="Times New Roman"/>
          <w:lang w:val="en-AU"/>
        </w:rPr>
        <w:t xml:space="preserve">. </w:t>
      </w:r>
      <w:r w:rsidR="00770283" w:rsidRPr="007C2B95">
        <w:rPr>
          <w:rFonts w:ascii="Times New Roman" w:hAnsi="Times New Roman" w:cs="Times New Roman"/>
          <w:lang w:val="en-AU"/>
        </w:rPr>
        <w:t xml:space="preserve">National Asset Centre of Excellence. </w:t>
      </w:r>
      <w:r w:rsidRPr="007C2B95">
        <w:rPr>
          <w:rFonts w:ascii="Times New Roman" w:hAnsi="Times New Roman" w:cs="Times New Roman"/>
          <w:lang w:val="en-AU"/>
        </w:rPr>
        <w:t>ARRB Project No.: 014905.</w:t>
      </w:r>
    </w:p>
    <w:p w14:paraId="773E0EEE" w14:textId="4C9E508A" w:rsidR="006A0D59" w:rsidRPr="007C2B95" w:rsidRDefault="006A0D59" w:rsidP="007C2AE5">
      <w:pPr>
        <w:jc w:val="both"/>
        <w:rPr>
          <w:rFonts w:ascii="Times New Roman" w:hAnsi="Times New Roman" w:cs="Times New Roman"/>
          <w:lang w:val="en-AU"/>
        </w:rPr>
      </w:pPr>
      <w:r w:rsidRPr="007C2B95">
        <w:rPr>
          <w:rFonts w:ascii="Times New Roman" w:hAnsi="Times New Roman" w:cs="Times New Roman"/>
          <w:lang w:val="en-AU"/>
        </w:rPr>
        <w:t>Sacchi, E.</w:t>
      </w:r>
      <w:r w:rsidR="00595FF0" w:rsidRPr="007C2B95">
        <w:rPr>
          <w:rFonts w:ascii="Times New Roman" w:hAnsi="Times New Roman" w:cs="Times New Roman"/>
          <w:lang w:val="en-AU"/>
        </w:rPr>
        <w:t>,</w:t>
      </w:r>
      <w:r w:rsidRPr="007C2B95">
        <w:rPr>
          <w:rFonts w:ascii="Times New Roman" w:hAnsi="Times New Roman" w:cs="Times New Roman"/>
          <w:lang w:val="en-AU"/>
        </w:rPr>
        <w:t xml:space="preserve"> and T. Sayed (2014). Accounting for heterogeneity among treatment sites and time trends in developing crash modification functions. Accident Analysis &amp; Prevention 72</w:t>
      </w:r>
      <w:r w:rsidR="00595FF0" w:rsidRPr="007C2B95">
        <w:rPr>
          <w:rFonts w:ascii="Times New Roman" w:hAnsi="Times New Roman" w:cs="Times New Roman"/>
          <w:lang w:val="en-AU"/>
        </w:rPr>
        <w:t>,</w:t>
      </w:r>
      <w:r w:rsidRPr="007C2B95">
        <w:rPr>
          <w:rFonts w:ascii="Times New Roman" w:hAnsi="Times New Roman" w:cs="Times New Roman"/>
          <w:lang w:val="en-AU"/>
        </w:rPr>
        <w:t xml:space="preserve"> 116-126.</w:t>
      </w:r>
    </w:p>
    <w:p w14:paraId="1D21DAA0" w14:textId="3706BB88" w:rsidR="00547128" w:rsidRPr="007C2B95" w:rsidRDefault="00547128" w:rsidP="007C2AE5">
      <w:pPr>
        <w:jc w:val="both"/>
        <w:rPr>
          <w:rFonts w:ascii="Times New Roman" w:hAnsi="Times New Roman" w:cs="Times New Roman"/>
          <w:lang w:val="en-AU"/>
        </w:rPr>
      </w:pPr>
      <w:r w:rsidRPr="007C2B95">
        <w:rPr>
          <w:rFonts w:ascii="Times New Roman" w:hAnsi="Times New Roman" w:cs="Times New Roman"/>
          <w:lang w:val="en-AU"/>
        </w:rPr>
        <w:t>Sayed, T.</w:t>
      </w:r>
      <w:r w:rsidR="00595FF0" w:rsidRPr="007C2B95">
        <w:rPr>
          <w:rFonts w:ascii="Times New Roman" w:hAnsi="Times New Roman" w:cs="Times New Roman"/>
          <w:lang w:val="en-AU"/>
        </w:rPr>
        <w:t>,</w:t>
      </w:r>
      <w:r w:rsidR="001A7AA2" w:rsidRPr="007C2B95">
        <w:rPr>
          <w:rFonts w:ascii="Times New Roman" w:hAnsi="Times New Roman" w:cs="Times New Roman"/>
          <w:lang w:val="en-AU"/>
        </w:rPr>
        <w:t xml:space="preserve"> and</w:t>
      </w:r>
      <w:r w:rsidRPr="007C2B95">
        <w:rPr>
          <w:rFonts w:ascii="Times New Roman" w:hAnsi="Times New Roman" w:cs="Times New Roman"/>
          <w:lang w:val="en-AU"/>
        </w:rPr>
        <w:t xml:space="preserve"> de Leur, P. </w:t>
      </w:r>
      <w:r w:rsidR="001A7AA2" w:rsidRPr="007C2B95">
        <w:rPr>
          <w:rFonts w:ascii="Times New Roman" w:hAnsi="Times New Roman" w:cs="Times New Roman"/>
          <w:lang w:val="en-AU"/>
        </w:rPr>
        <w:t>(</w:t>
      </w:r>
      <w:r w:rsidRPr="007C2B95">
        <w:rPr>
          <w:rFonts w:ascii="Times New Roman" w:hAnsi="Times New Roman" w:cs="Times New Roman"/>
          <w:lang w:val="en-AU"/>
        </w:rPr>
        <w:t>2008</w:t>
      </w:r>
      <w:r w:rsidR="001A7AA2" w:rsidRPr="007C2B95">
        <w:rPr>
          <w:rFonts w:ascii="Times New Roman" w:hAnsi="Times New Roman" w:cs="Times New Roman"/>
          <w:lang w:val="en-AU"/>
        </w:rPr>
        <w:t>)</w:t>
      </w:r>
      <w:r w:rsidRPr="007C2B95">
        <w:rPr>
          <w:rFonts w:ascii="Times New Roman" w:hAnsi="Times New Roman" w:cs="Times New Roman"/>
          <w:lang w:val="en-AU"/>
        </w:rPr>
        <w:t>. Collision modification factors for British Columbia.</w:t>
      </w:r>
      <w:r w:rsidR="003C350C" w:rsidRPr="007C2B95">
        <w:rPr>
          <w:rFonts w:ascii="Times New Roman" w:hAnsi="Times New Roman" w:cs="Times New Roman"/>
          <w:lang w:val="en-AU"/>
        </w:rPr>
        <w:t xml:space="preserve"> </w:t>
      </w:r>
      <w:r w:rsidRPr="007C2B95">
        <w:rPr>
          <w:rFonts w:ascii="Times New Roman" w:hAnsi="Times New Roman" w:cs="Times New Roman"/>
          <w:lang w:val="en-AU"/>
        </w:rPr>
        <w:t>British Columbia Ministry of Transportation &amp; Infrastructure, Victoria, British</w:t>
      </w:r>
      <w:r w:rsidR="009F5835" w:rsidRPr="007C2B95">
        <w:rPr>
          <w:rFonts w:ascii="Times New Roman" w:hAnsi="Times New Roman" w:cs="Times New Roman"/>
          <w:lang w:val="en-AU"/>
        </w:rPr>
        <w:t xml:space="preserve"> </w:t>
      </w:r>
      <w:r w:rsidRPr="007C2B95">
        <w:rPr>
          <w:rFonts w:ascii="Times New Roman" w:hAnsi="Times New Roman" w:cs="Times New Roman"/>
          <w:lang w:val="en-AU"/>
        </w:rPr>
        <w:t xml:space="preserve">Columbia, Canada, </w:t>
      </w:r>
      <w:r w:rsidR="00053AE3" w:rsidRPr="007C2B95">
        <w:rPr>
          <w:rFonts w:ascii="Times New Roman" w:hAnsi="Times New Roman" w:cs="Times New Roman"/>
          <w:lang w:val="en-AU"/>
        </w:rPr>
        <w:t>https://www2.gov.bc.ca/assets/gov/driving-and-transportation/transportation-infrastructure/engineering-standards-and-guidelines/traffic-engineering-and-safety/highway-safety/cmfs_for_bc_2008.pdf</w:t>
      </w:r>
      <w:r w:rsidRPr="007C2B95">
        <w:rPr>
          <w:rFonts w:ascii="Times New Roman" w:hAnsi="Times New Roman" w:cs="Times New Roman"/>
          <w:lang w:val="en-AU"/>
        </w:rPr>
        <w:t xml:space="preserve"> (accessed </w:t>
      </w:r>
      <w:r w:rsidR="00C835C3" w:rsidRPr="007C2B95">
        <w:rPr>
          <w:rFonts w:ascii="Times New Roman" w:hAnsi="Times New Roman" w:cs="Times New Roman"/>
          <w:lang w:val="en-AU"/>
        </w:rPr>
        <w:t>01</w:t>
      </w:r>
      <w:r w:rsidRPr="007C2B95">
        <w:rPr>
          <w:rFonts w:ascii="Times New Roman" w:hAnsi="Times New Roman" w:cs="Times New Roman"/>
          <w:lang w:val="en-AU"/>
        </w:rPr>
        <w:t>.</w:t>
      </w:r>
      <w:r w:rsidR="00C835C3" w:rsidRPr="007C2B95">
        <w:rPr>
          <w:rFonts w:ascii="Times New Roman" w:hAnsi="Times New Roman" w:cs="Times New Roman"/>
          <w:lang w:val="en-AU"/>
        </w:rPr>
        <w:t>10</w:t>
      </w:r>
      <w:r w:rsidRPr="007C2B95">
        <w:rPr>
          <w:rFonts w:ascii="Times New Roman" w:hAnsi="Times New Roman" w:cs="Times New Roman"/>
          <w:lang w:val="en-AU"/>
        </w:rPr>
        <w:t>.</w:t>
      </w:r>
      <w:r w:rsidR="00C835C3" w:rsidRPr="007C2B95">
        <w:rPr>
          <w:rFonts w:ascii="Times New Roman" w:hAnsi="Times New Roman" w:cs="Times New Roman"/>
          <w:lang w:val="en-AU"/>
        </w:rPr>
        <w:t>25</w:t>
      </w:r>
      <w:r w:rsidRPr="007C2B95">
        <w:rPr>
          <w:rFonts w:ascii="Times New Roman" w:hAnsi="Times New Roman" w:cs="Times New Roman"/>
          <w:lang w:val="en-AU"/>
        </w:rPr>
        <w:t>).</w:t>
      </w:r>
    </w:p>
    <w:p w14:paraId="3DD6C42B" w14:textId="065833DE" w:rsidR="006A0D59" w:rsidRPr="007C2B95" w:rsidRDefault="006A0D59" w:rsidP="007C2AE5">
      <w:pPr>
        <w:jc w:val="both"/>
        <w:rPr>
          <w:rFonts w:ascii="Times New Roman" w:hAnsi="Times New Roman" w:cs="Times New Roman"/>
          <w:lang w:val="en-AU"/>
        </w:rPr>
      </w:pPr>
      <w:r w:rsidRPr="007C2B95">
        <w:rPr>
          <w:rFonts w:ascii="Times New Roman" w:hAnsi="Times New Roman" w:cs="Times New Roman"/>
          <w:lang w:val="en-AU"/>
        </w:rPr>
        <w:t>Sawalha, Z.</w:t>
      </w:r>
      <w:r w:rsidR="006623B2" w:rsidRPr="007C2B95">
        <w:rPr>
          <w:rFonts w:ascii="Times New Roman" w:hAnsi="Times New Roman" w:cs="Times New Roman"/>
          <w:lang w:val="en-AU"/>
        </w:rPr>
        <w:t>,</w:t>
      </w:r>
      <w:r w:rsidRPr="007C2B95">
        <w:rPr>
          <w:rFonts w:ascii="Times New Roman" w:hAnsi="Times New Roman" w:cs="Times New Roman"/>
          <w:lang w:val="en-AU"/>
        </w:rPr>
        <w:t xml:space="preserve"> and T. Sayed (2001). Evaluating safety of urban arterial roadways. Journal of Transportation Engineering 127(2)</w:t>
      </w:r>
      <w:r w:rsidR="00595FF0" w:rsidRPr="007C2B95">
        <w:rPr>
          <w:rFonts w:ascii="Times New Roman" w:hAnsi="Times New Roman" w:cs="Times New Roman"/>
          <w:lang w:val="en-AU"/>
        </w:rPr>
        <w:t>,</w:t>
      </w:r>
      <w:r w:rsidRPr="007C2B95">
        <w:rPr>
          <w:rFonts w:ascii="Times New Roman" w:hAnsi="Times New Roman" w:cs="Times New Roman"/>
          <w:lang w:val="en-AU"/>
        </w:rPr>
        <w:t xml:space="preserve"> 151-158.</w:t>
      </w:r>
    </w:p>
    <w:p w14:paraId="1C598208" w14:textId="6D2C8B7E" w:rsidR="00583705" w:rsidRPr="007C2B95" w:rsidRDefault="00B77D3E" w:rsidP="007C2AE5">
      <w:pPr>
        <w:jc w:val="both"/>
        <w:rPr>
          <w:rFonts w:ascii="Times New Roman" w:hAnsi="Times New Roman" w:cs="Times New Roman"/>
          <w:lang w:val="en-AU"/>
        </w:rPr>
      </w:pPr>
      <w:r w:rsidRPr="007C2B95">
        <w:rPr>
          <w:rFonts w:ascii="Times New Roman" w:hAnsi="Times New Roman" w:cs="Times New Roman"/>
          <w:lang w:val="en-AU"/>
        </w:rPr>
        <w:fldChar w:fldCharType="end"/>
      </w:r>
      <w:r w:rsidR="00C07ED3" w:rsidRPr="007C2B95">
        <w:rPr>
          <w:rFonts w:ascii="Times New Roman" w:hAnsi="Times New Roman" w:cs="Times New Roman"/>
          <w:lang w:val="en-AU"/>
        </w:rPr>
        <w:t xml:space="preserve">Turner, B., Steinmetz, L., Lim, A., </w:t>
      </w:r>
      <w:r w:rsidR="00B5272A" w:rsidRPr="007C2B95">
        <w:rPr>
          <w:rFonts w:ascii="Times New Roman" w:hAnsi="Times New Roman" w:cs="Times New Roman"/>
          <w:lang w:val="en-AU"/>
        </w:rPr>
        <w:t xml:space="preserve">and </w:t>
      </w:r>
      <w:r w:rsidR="00C07ED3" w:rsidRPr="007C2B95">
        <w:rPr>
          <w:rFonts w:ascii="Times New Roman" w:hAnsi="Times New Roman" w:cs="Times New Roman"/>
          <w:lang w:val="en-AU"/>
        </w:rPr>
        <w:t>Walsh, K. (</w:t>
      </w:r>
      <w:r w:rsidR="00B5272A" w:rsidRPr="007C2B95">
        <w:rPr>
          <w:rFonts w:ascii="Times New Roman" w:hAnsi="Times New Roman" w:cs="Times New Roman"/>
          <w:lang w:val="en-AU"/>
        </w:rPr>
        <w:t>2012).</w:t>
      </w:r>
      <w:r w:rsidR="00C07ED3" w:rsidRPr="007C2B95">
        <w:rPr>
          <w:rFonts w:ascii="Times New Roman" w:hAnsi="Times New Roman" w:cs="Times New Roman"/>
          <w:lang w:val="en-AU"/>
        </w:rPr>
        <w:t xml:space="preserve"> </w:t>
      </w:r>
      <w:r w:rsidR="00583705" w:rsidRPr="007C2B95">
        <w:rPr>
          <w:rFonts w:ascii="Times New Roman" w:hAnsi="Times New Roman" w:cs="Times New Roman"/>
          <w:lang w:val="en-AU"/>
        </w:rPr>
        <w:t xml:space="preserve">Effectiveness of Road Safety Engineering Treatments. </w:t>
      </w:r>
      <w:r w:rsidR="00B5272A" w:rsidRPr="007C2B95">
        <w:rPr>
          <w:rFonts w:ascii="Times New Roman" w:hAnsi="Times New Roman" w:cs="Times New Roman"/>
          <w:lang w:val="en-AU"/>
        </w:rPr>
        <w:t>Austroads</w:t>
      </w:r>
      <w:r w:rsidR="008459EF" w:rsidRPr="007C2B95">
        <w:rPr>
          <w:rFonts w:ascii="Times New Roman" w:hAnsi="Times New Roman" w:cs="Times New Roman"/>
          <w:lang w:val="en-AU"/>
        </w:rPr>
        <w:t>.</w:t>
      </w:r>
      <w:r w:rsidR="00B5272A" w:rsidRPr="007C2B95">
        <w:rPr>
          <w:rFonts w:ascii="Times New Roman" w:hAnsi="Times New Roman" w:cs="Times New Roman"/>
          <w:lang w:val="en-AU"/>
        </w:rPr>
        <w:t xml:space="preserve"> Publication No. AP-R422-12. </w:t>
      </w:r>
      <w:r w:rsidR="008459EF" w:rsidRPr="007C2B95">
        <w:rPr>
          <w:rFonts w:ascii="Times New Roman" w:hAnsi="Times New Roman" w:cs="Times New Roman"/>
          <w:lang w:val="en-AU"/>
        </w:rPr>
        <w:t>ISBN 978-1-921991-60-8.</w:t>
      </w:r>
    </w:p>
    <w:p w14:paraId="66A1CF4F" w14:textId="30DE1CB6" w:rsidR="002E6719" w:rsidRPr="007C2B95" w:rsidRDefault="00D546C9" w:rsidP="007C2AE5">
      <w:pPr>
        <w:jc w:val="both"/>
        <w:rPr>
          <w:rFonts w:ascii="Times New Roman" w:hAnsi="Times New Roman" w:cs="Times New Roman"/>
          <w:lang w:val="en-AU"/>
        </w:rPr>
      </w:pPr>
      <w:r w:rsidRPr="007C2B95">
        <w:rPr>
          <w:rFonts w:ascii="Times New Roman" w:hAnsi="Times New Roman" w:cs="Times New Roman"/>
          <w:lang w:val="en-AU"/>
        </w:rPr>
        <w:lastRenderedPageBreak/>
        <w:t xml:space="preserve">Wang, J.-H., Abdel-Aty, M., </w:t>
      </w:r>
      <w:r w:rsidR="001A7AA2" w:rsidRPr="007C2B95">
        <w:rPr>
          <w:rFonts w:ascii="Times New Roman" w:hAnsi="Times New Roman" w:cs="Times New Roman"/>
          <w:lang w:val="en-AU"/>
        </w:rPr>
        <w:t>and</w:t>
      </w:r>
      <w:r w:rsidRPr="007C2B95">
        <w:rPr>
          <w:rFonts w:ascii="Times New Roman" w:hAnsi="Times New Roman" w:cs="Times New Roman"/>
          <w:lang w:val="en-AU"/>
        </w:rPr>
        <w:t xml:space="preserve"> Lee, J. (2016). Examination of the Transferability of Safety Performance Functions for Developing Crash Modification Factors: Using the Empirical Bayes Method. Transportation Research Record: Journal of the Transportation Research Board, 2583(1), 73-80. </w:t>
      </w:r>
      <w:r w:rsidR="006623B2" w:rsidRPr="007C2B95">
        <w:rPr>
          <w:rFonts w:ascii="Times New Roman" w:hAnsi="Times New Roman" w:cs="Times New Roman"/>
          <w:lang w:val="en-AU"/>
        </w:rPr>
        <w:t>https://doi.org/10.3141/2583-10 (accessed 01.10.25).</w:t>
      </w:r>
    </w:p>
    <w:p w14:paraId="238E6DAB" w14:textId="5E07ED09" w:rsidR="00403B12" w:rsidRPr="007C2B95" w:rsidRDefault="00425203" w:rsidP="007C2AE5">
      <w:pPr>
        <w:jc w:val="both"/>
        <w:rPr>
          <w:rFonts w:ascii="Times New Roman" w:hAnsi="Times New Roman" w:cs="Times New Roman"/>
          <w:lang w:val="en-AU"/>
        </w:rPr>
      </w:pPr>
      <w:r w:rsidRPr="007C2B95">
        <w:rPr>
          <w:rFonts w:ascii="Times New Roman" w:hAnsi="Times New Roman" w:cs="Times New Roman"/>
          <w:lang w:val="en-AU"/>
        </w:rPr>
        <w:t xml:space="preserve">Wu, L., Lord, D., </w:t>
      </w:r>
      <w:r w:rsidR="00733349" w:rsidRPr="007C2B95">
        <w:rPr>
          <w:rFonts w:ascii="Times New Roman" w:hAnsi="Times New Roman" w:cs="Times New Roman"/>
          <w:lang w:val="en-AU"/>
        </w:rPr>
        <w:t>and</w:t>
      </w:r>
      <w:r w:rsidRPr="007C2B95">
        <w:rPr>
          <w:rFonts w:ascii="Times New Roman" w:hAnsi="Times New Roman" w:cs="Times New Roman"/>
          <w:lang w:val="en-AU"/>
        </w:rPr>
        <w:t xml:space="preserve"> Geedipally, S. R. (2017). Developing Crash Modification Factors for Horizontal Curves on Rural Two-Lane Undivided Highways Using a Cross-Sectional Study. Transportation Research Record: Journal of the Transportation Research Board, 2636(1), 53-61. https://doi.org/10.3141/2636-07</w:t>
      </w:r>
      <w:r w:rsidR="006623B2" w:rsidRPr="007C2B95">
        <w:rPr>
          <w:rFonts w:ascii="Times New Roman" w:hAnsi="Times New Roman" w:cs="Times New Roman"/>
          <w:lang w:val="en-AU"/>
        </w:rPr>
        <w:t xml:space="preserve"> (accessed 01.10.25).</w:t>
      </w:r>
    </w:p>
    <w:p w14:paraId="6282CF31" w14:textId="21ECF6F0" w:rsidR="008323DC" w:rsidRPr="007C2B95" w:rsidRDefault="008323DC" w:rsidP="007C2AE5">
      <w:pPr>
        <w:jc w:val="both"/>
        <w:rPr>
          <w:rFonts w:ascii="Times New Roman" w:hAnsi="Times New Roman" w:cs="Times New Roman"/>
          <w:lang w:val="en-AU"/>
        </w:rPr>
      </w:pPr>
      <w:r w:rsidRPr="007C2B95">
        <w:rPr>
          <w:rFonts w:ascii="Times New Roman" w:hAnsi="Times New Roman" w:cs="Times New Roman"/>
          <w:lang w:val="en-AU"/>
        </w:rPr>
        <w:t>Zeng, H, Schrock, S &amp; Mulinazzi, T. (2013). Evaluation of safety effectiveness of composite shoulders, wide unpaved shoulders, and wide paved shoulders in Kansas, K-TRAN: KU-11-1, Kansas Department of Transportation, Topeka, KS, USA.</w:t>
      </w:r>
    </w:p>
    <w:p w14:paraId="45D407B5" w14:textId="63C98AF1" w:rsidR="00403B12" w:rsidRPr="007C2B95" w:rsidRDefault="00403B12" w:rsidP="007C2AE5">
      <w:pPr>
        <w:jc w:val="both"/>
        <w:rPr>
          <w:rFonts w:ascii="Times New Roman" w:hAnsi="Times New Roman" w:cs="Times New Roman"/>
          <w:lang w:val="en-AU"/>
        </w:rPr>
      </w:pPr>
      <w:r w:rsidRPr="007C2B95">
        <w:rPr>
          <w:rFonts w:ascii="Times New Roman" w:hAnsi="Times New Roman" w:cs="Times New Roman"/>
          <w:lang w:val="en-AU"/>
        </w:rPr>
        <w:t>Zegeer, C.V., J.R. Stewart, F.M. Council</w:t>
      </w:r>
      <w:r w:rsidR="00B21150" w:rsidRPr="007C2B95">
        <w:rPr>
          <w:rFonts w:ascii="Times New Roman" w:hAnsi="Times New Roman" w:cs="Times New Roman"/>
          <w:lang w:val="en-AU"/>
        </w:rPr>
        <w:t>.</w:t>
      </w:r>
      <w:r w:rsidRPr="007C2B95">
        <w:rPr>
          <w:rFonts w:ascii="Times New Roman" w:hAnsi="Times New Roman" w:cs="Times New Roman"/>
          <w:lang w:val="en-AU"/>
        </w:rPr>
        <w:t xml:space="preserve">, and D.W. Reinfurt. </w:t>
      </w:r>
      <w:r w:rsidR="00733349" w:rsidRPr="007C2B95">
        <w:rPr>
          <w:rFonts w:ascii="Times New Roman" w:hAnsi="Times New Roman" w:cs="Times New Roman"/>
          <w:lang w:val="en-AU"/>
        </w:rPr>
        <w:t xml:space="preserve">(1991). </w:t>
      </w:r>
      <w:r w:rsidRPr="007C2B95">
        <w:rPr>
          <w:rFonts w:ascii="Times New Roman" w:hAnsi="Times New Roman" w:cs="Times New Roman"/>
          <w:lang w:val="en-AU"/>
        </w:rPr>
        <w:t xml:space="preserve">Safety Effects of Geometric Improvements on Horizontal Curves. Report UNCHSRC-91. University of North Carolina, Chapel Hill. </w:t>
      </w:r>
    </w:p>
    <w:p w14:paraId="460E9A35" w14:textId="4CB82A83" w:rsidR="00874D14" w:rsidRPr="007C2B95" w:rsidRDefault="00874D14" w:rsidP="007C2AE5">
      <w:pPr>
        <w:jc w:val="both"/>
        <w:rPr>
          <w:rFonts w:ascii="Times New Roman" w:hAnsi="Times New Roman" w:cs="Times New Roman"/>
          <w:lang w:val="en-AU"/>
        </w:rPr>
      </w:pPr>
      <w:r w:rsidRPr="007C2B95">
        <w:rPr>
          <w:rFonts w:ascii="Times New Roman" w:hAnsi="Times New Roman" w:cs="Times New Roman"/>
          <w:lang w:val="en-AU"/>
        </w:rPr>
        <w:t>Zhu, X., McCoy, E., &amp; Graham, D. J. (2025). Safe streets for cyclists? Quantifying the causal impact of cycling infrastructure interventions on safety. Accident Analysis and Prevention, 220, 108168.</w:t>
      </w:r>
    </w:p>
    <w:p w14:paraId="4450C41D" w14:textId="18DA38EF" w:rsidR="0028152B" w:rsidRPr="007C2B95" w:rsidRDefault="0028152B" w:rsidP="007C2AE5">
      <w:pPr>
        <w:jc w:val="both"/>
        <w:rPr>
          <w:rFonts w:ascii="Times New Roman" w:hAnsi="Times New Roman" w:cs="Times New Roman"/>
          <w:lang w:val="en-AU"/>
        </w:rPr>
      </w:pPr>
      <w:r w:rsidRPr="007C2B95">
        <w:rPr>
          <w:rFonts w:ascii="Times New Roman" w:hAnsi="Times New Roman" w:cs="Times New Roman"/>
          <w:lang w:val="en-AU"/>
        </w:rPr>
        <w:t>Tahir, H. B., Haque, M. M., Yasmin, S., &amp; King, M. (2022</w:t>
      </w:r>
      <w:r w:rsidR="00555FBB" w:rsidRPr="007C2B95">
        <w:rPr>
          <w:rFonts w:ascii="Times New Roman" w:hAnsi="Times New Roman" w:cs="Times New Roman"/>
          <w:lang w:val="en-AU"/>
        </w:rPr>
        <w:t>a</w:t>
      </w:r>
      <w:r w:rsidRPr="007C2B95">
        <w:rPr>
          <w:rFonts w:ascii="Times New Roman" w:hAnsi="Times New Roman" w:cs="Times New Roman"/>
          <w:lang w:val="en-AU"/>
        </w:rPr>
        <w:t>). A simulation-based empirical bayes approach: Incorporating unobserved heterogeneity in the before-after evaluation of engineering treatments. Accident Analysis &amp; Prevention, 165, 106527.</w:t>
      </w:r>
    </w:p>
    <w:p w14:paraId="17AD7440" w14:textId="1833CD67" w:rsidR="00555FBB" w:rsidRPr="007C2B95" w:rsidRDefault="00555FBB" w:rsidP="007C2AE5">
      <w:pPr>
        <w:jc w:val="both"/>
        <w:rPr>
          <w:rFonts w:ascii="Times New Roman" w:hAnsi="Times New Roman" w:cs="Times New Roman"/>
          <w:lang w:val="en-AU"/>
        </w:rPr>
      </w:pPr>
      <w:r w:rsidRPr="007C2B95">
        <w:rPr>
          <w:rFonts w:ascii="Times New Roman" w:hAnsi="Times New Roman" w:cs="Times New Roman"/>
          <w:lang w:val="en-AU"/>
        </w:rPr>
        <w:t>Tahir, H. B., Washington, S., Yasmin, S., King, M., &amp; Haque, M. M. (2022b). Influence of segmentation approaches on the before-after evaluation of engineering treatments: A hypothetical treatment approach. </w:t>
      </w:r>
      <w:r w:rsidRPr="007C2B95">
        <w:rPr>
          <w:rFonts w:ascii="Times New Roman" w:hAnsi="Times New Roman" w:cs="Times New Roman"/>
          <w:i/>
          <w:iCs/>
          <w:lang w:val="en-AU"/>
        </w:rPr>
        <w:t>Accident Analysis &amp; Prevention</w:t>
      </w:r>
      <w:r w:rsidRPr="007C2B95">
        <w:rPr>
          <w:rFonts w:ascii="Times New Roman" w:hAnsi="Times New Roman" w:cs="Times New Roman"/>
          <w:lang w:val="en-AU"/>
        </w:rPr>
        <w:t>, </w:t>
      </w:r>
      <w:r w:rsidRPr="007C2B95">
        <w:rPr>
          <w:rFonts w:ascii="Times New Roman" w:hAnsi="Times New Roman" w:cs="Times New Roman"/>
          <w:i/>
          <w:iCs/>
          <w:lang w:val="en-AU"/>
        </w:rPr>
        <w:t>176</w:t>
      </w:r>
      <w:r w:rsidRPr="007C2B95">
        <w:rPr>
          <w:rFonts w:ascii="Times New Roman" w:hAnsi="Times New Roman" w:cs="Times New Roman"/>
          <w:lang w:val="en-AU"/>
        </w:rPr>
        <w:t>, 106795.</w:t>
      </w:r>
    </w:p>
    <w:p w14:paraId="565850C1" w14:textId="024109FB" w:rsidR="00555FBB" w:rsidRPr="007C2B95" w:rsidRDefault="00555FBB" w:rsidP="007C2AE5">
      <w:pPr>
        <w:jc w:val="both"/>
        <w:rPr>
          <w:rFonts w:ascii="Times New Roman" w:hAnsi="Times New Roman" w:cs="Times New Roman"/>
          <w:lang w:val="en-AU"/>
        </w:rPr>
      </w:pPr>
      <w:r w:rsidRPr="007C2B95">
        <w:rPr>
          <w:rFonts w:ascii="Times New Roman" w:hAnsi="Times New Roman" w:cs="Times New Roman"/>
          <w:lang w:val="en-AU"/>
        </w:rPr>
        <w:t>Howlader, M. M., Yasmin, S., Bhaskar, A., &amp; Haque, M. M. (2023). A before-after evaluation of protected right-turn signal phasings by applying Empirical Bayes and Full Bayes approaches with heterogenous count data models. </w:t>
      </w:r>
      <w:r w:rsidRPr="007C2B95">
        <w:rPr>
          <w:rFonts w:ascii="Times New Roman" w:hAnsi="Times New Roman" w:cs="Times New Roman"/>
          <w:i/>
          <w:iCs/>
          <w:lang w:val="en-AU"/>
        </w:rPr>
        <w:t>Accident Analysis &amp; Prevention</w:t>
      </w:r>
      <w:r w:rsidRPr="007C2B95">
        <w:rPr>
          <w:rFonts w:ascii="Times New Roman" w:hAnsi="Times New Roman" w:cs="Times New Roman"/>
          <w:lang w:val="en-AU"/>
        </w:rPr>
        <w:t>, </w:t>
      </w:r>
      <w:r w:rsidRPr="007C2B95">
        <w:rPr>
          <w:rFonts w:ascii="Times New Roman" w:hAnsi="Times New Roman" w:cs="Times New Roman"/>
          <w:i/>
          <w:iCs/>
          <w:lang w:val="en-AU"/>
        </w:rPr>
        <w:t>179</w:t>
      </w:r>
      <w:r w:rsidRPr="007C2B95">
        <w:rPr>
          <w:rFonts w:ascii="Times New Roman" w:hAnsi="Times New Roman" w:cs="Times New Roman"/>
          <w:lang w:val="en-AU"/>
        </w:rPr>
        <w:t>, 106882.</w:t>
      </w:r>
    </w:p>
    <w:p w14:paraId="1413889B" w14:textId="6DB807D6" w:rsidR="00555FBB" w:rsidRPr="007C2B95" w:rsidRDefault="00555FBB" w:rsidP="007C2AE5">
      <w:pPr>
        <w:jc w:val="both"/>
        <w:rPr>
          <w:rFonts w:ascii="Times New Roman" w:hAnsi="Times New Roman" w:cs="Times New Roman"/>
          <w:lang w:val="en-AU"/>
        </w:rPr>
      </w:pPr>
      <w:r w:rsidRPr="007C2B95">
        <w:rPr>
          <w:rFonts w:ascii="Times New Roman" w:hAnsi="Times New Roman" w:cs="Times New Roman"/>
          <w:lang w:val="en-AU"/>
        </w:rPr>
        <w:t>Tahir, H. B., Yasmin, S., Lord, D., &amp; Haque, M. M. (2023). Examining the performance of engineering treatment evaluation methodologies using the hypothetical treatment and actual treatment settings. </w:t>
      </w:r>
      <w:r w:rsidRPr="007C2B95">
        <w:rPr>
          <w:rFonts w:ascii="Times New Roman" w:hAnsi="Times New Roman" w:cs="Times New Roman"/>
          <w:i/>
          <w:iCs/>
          <w:lang w:val="en-AU"/>
        </w:rPr>
        <w:t>Accident Analysis &amp; Prevention</w:t>
      </w:r>
      <w:r w:rsidRPr="007C2B95">
        <w:rPr>
          <w:rFonts w:ascii="Times New Roman" w:hAnsi="Times New Roman" w:cs="Times New Roman"/>
          <w:lang w:val="en-AU"/>
        </w:rPr>
        <w:t>, </w:t>
      </w:r>
      <w:r w:rsidRPr="007C2B95">
        <w:rPr>
          <w:rFonts w:ascii="Times New Roman" w:hAnsi="Times New Roman" w:cs="Times New Roman"/>
          <w:i/>
          <w:iCs/>
          <w:lang w:val="en-AU"/>
        </w:rPr>
        <w:t>188</w:t>
      </w:r>
      <w:r w:rsidRPr="007C2B95">
        <w:rPr>
          <w:rFonts w:ascii="Times New Roman" w:hAnsi="Times New Roman" w:cs="Times New Roman"/>
          <w:lang w:val="en-AU"/>
        </w:rPr>
        <w:t>, 107108.</w:t>
      </w:r>
    </w:p>
    <w:p w14:paraId="6B2B0387" w14:textId="529D3E70" w:rsidR="00555FBB" w:rsidRPr="007C2B95" w:rsidRDefault="00555FBB" w:rsidP="007C2AE5">
      <w:pPr>
        <w:jc w:val="both"/>
        <w:rPr>
          <w:rFonts w:ascii="Times New Roman" w:hAnsi="Times New Roman" w:cs="Times New Roman"/>
          <w:lang w:val="en-AU"/>
        </w:rPr>
      </w:pPr>
      <w:r w:rsidRPr="007C2B95">
        <w:rPr>
          <w:rFonts w:ascii="Times New Roman" w:hAnsi="Times New Roman" w:cs="Times New Roman"/>
          <w:lang w:val="en-AU"/>
        </w:rPr>
        <w:t>Khan, S. A., Tahir, H. B., Yasmin, S., &amp; Haque, S. M. M. (2025). Clear zone or W-beam guardrail for rural highways? A Full Bayes before-after evaluation by employing the Poisson Gamma-Lindley model. </w:t>
      </w:r>
      <w:r w:rsidRPr="007C2B95">
        <w:rPr>
          <w:rFonts w:ascii="Times New Roman" w:hAnsi="Times New Roman" w:cs="Times New Roman"/>
          <w:i/>
          <w:iCs/>
          <w:lang w:val="en-AU"/>
        </w:rPr>
        <w:t>Accident Analysis &amp; Prevention</w:t>
      </w:r>
      <w:r w:rsidRPr="007C2B95">
        <w:rPr>
          <w:rFonts w:ascii="Times New Roman" w:hAnsi="Times New Roman" w:cs="Times New Roman"/>
          <w:lang w:val="en-AU"/>
        </w:rPr>
        <w:t>, </w:t>
      </w:r>
      <w:r w:rsidRPr="007C2B95">
        <w:rPr>
          <w:rFonts w:ascii="Times New Roman" w:hAnsi="Times New Roman" w:cs="Times New Roman"/>
          <w:i/>
          <w:iCs/>
          <w:lang w:val="en-AU"/>
        </w:rPr>
        <w:t>222</w:t>
      </w:r>
      <w:r w:rsidRPr="007C2B95">
        <w:rPr>
          <w:rFonts w:ascii="Times New Roman" w:hAnsi="Times New Roman" w:cs="Times New Roman"/>
          <w:lang w:val="en-AU"/>
        </w:rPr>
        <w:t>, 108218.</w:t>
      </w:r>
    </w:p>
    <w:p w14:paraId="13405CCB" w14:textId="151A802B" w:rsidR="00E630E4" w:rsidRPr="007C2B95" w:rsidRDefault="00E630E4" w:rsidP="007C2AE5">
      <w:pPr>
        <w:jc w:val="both"/>
        <w:rPr>
          <w:rFonts w:ascii="Times New Roman" w:hAnsi="Times New Roman" w:cs="Times New Roman"/>
          <w:lang w:val="en-AU"/>
        </w:rPr>
      </w:pPr>
      <w:r w:rsidRPr="007C2B95">
        <w:rPr>
          <w:rFonts w:ascii="Times New Roman" w:hAnsi="Times New Roman" w:cs="Times New Roman"/>
          <w:lang w:val="en-AU"/>
        </w:rPr>
        <w:t>Elvik, R. (2002). The importance of confounding in observational before-and-after studies of road safety measures. </w:t>
      </w:r>
      <w:r w:rsidRPr="007C2B95">
        <w:rPr>
          <w:rFonts w:ascii="Times New Roman" w:hAnsi="Times New Roman" w:cs="Times New Roman"/>
          <w:i/>
          <w:iCs/>
          <w:lang w:val="en-AU"/>
        </w:rPr>
        <w:t>Accident Analysis &amp; Prevention</w:t>
      </w:r>
      <w:r w:rsidRPr="007C2B95">
        <w:rPr>
          <w:rFonts w:ascii="Times New Roman" w:hAnsi="Times New Roman" w:cs="Times New Roman"/>
          <w:lang w:val="en-AU"/>
        </w:rPr>
        <w:t>, </w:t>
      </w:r>
      <w:r w:rsidRPr="007C2B95">
        <w:rPr>
          <w:rFonts w:ascii="Times New Roman" w:hAnsi="Times New Roman" w:cs="Times New Roman"/>
          <w:i/>
          <w:iCs/>
          <w:lang w:val="en-AU"/>
        </w:rPr>
        <w:t>34</w:t>
      </w:r>
      <w:r w:rsidRPr="007C2B95">
        <w:rPr>
          <w:rFonts w:ascii="Times New Roman" w:hAnsi="Times New Roman" w:cs="Times New Roman"/>
          <w:lang w:val="en-AU"/>
        </w:rPr>
        <w:t>(5), 631-635.</w:t>
      </w:r>
    </w:p>
    <w:p w14:paraId="6B8DA16C" w14:textId="21AF999D" w:rsidR="00E630E4" w:rsidRPr="007C2B95" w:rsidRDefault="00E630E4" w:rsidP="007C2AE5">
      <w:pPr>
        <w:jc w:val="both"/>
        <w:rPr>
          <w:rFonts w:ascii="Times New Roman" w:hAnsi="Times New Roman" w:cs="Times New Roman"/>
          <w:lang w:val="en-AU"/>
        </w:rPr>
      </w:pPr>
      <w:r w:rsidRPr="007C2B95">
        <w:rPr>
          <w:rFonts w:ascii="Times New Roman" w:hAnsi="Times New Roman" w:cs="Times New Roman"/>
          <w:lang w:val="en-AU"/>
        </w:rPr>
        <w:t>Shen, Q. (2007). </w:t>
      </w:r>
      <w:r w:rsidRPr="007C2B95">
        <w:rPr>
          <w:rFonts w:ascii="Times New Roman" w:hAnsi="Times New Roman" w:cs="Times New Roman"/>
          <w:i/>
          <w:iCs/>
          <w:lang w:val="en-AU"/>
        </w:rPr>
        <w:t>Development of safety performance functions for empirical Bayes estimation of crash reduction factors</w:t>
      </w:r>
      <w:r w:rsidRPr="007C2B95">
        <w:rPr>
          <w:rFonts w:ascii="Times New Roman" w:hAnsi="Times New Roman" w:cs="Times New Roman"/>
          <w:lang w:val="en-AU"/>
        </w:rPr>
        <w:t> (Doctoral dissertation, Florida International University).</w:t>
      </w:r>
    </w:p>
    <w:p w14:paraId="32B5E169" w14:textId="028F3710" w:rsidR="00E630E4" w:rsidRPr="007C2B95" w:rsidRDefault="00E630E4" w:rsidP="007C2AE5">
      <w:pPr>
        <w:jc w:val="both"/>
        <w:rPr>
          <w:rFonts w:ascii="Times New Roman" w:hAnsi="Times New Roman" w:cs="Times New Roman"/>
          <w:lang w:val="en-AU"/>
        </w:rPr>
      </w:pPr>
      <w:r w:rsidRPr="007C2B95">
        <w:rPr>
          <w:rFonts w:ascii="Times New Roman" w:hAnsi="Times New Roman" w:cs="Times New Roman"/>
          <w:lang w:val="en-AU"/>
        </w:rPr>
        <w:lastRenderedPageBreak/>
        <w:t>Mountain, L., Fawaz, B., &amp; Sineng, L. (1992). The assessment of changes in accident frequencies on link segments: a comparison of four methods. </w:t>
      </w:r>
      <w:r w:rsidRPr="007C2B95">
        <w:rPr>
          <w:rFonts w:ascii="Times New Roman" w:hAnsi="Times New Roman" w:cs="Times New Roman"/>
          <w:i/>
          <w:iCs/>
          <w:lang w:val="en-AU"/>
        </w:rPr>
        <w:t>Traffic Engineering &amp; Control</w:t>
      </w:r>
      <w:r w:rsidRPr="007C2B95">
        <w:rPr>
          <w:rFonts w:ascii="Times New Roman" w:hAnsi="Times New Roman" w:cs="Times New Roman"/>
          <w:lang w:val="en-AU"/>
        </w:rPr>
        <w:t>, </w:t>
      </w:r>
      <w:r w:rsidRPr="007C2B95">
        <w:rPr>
          <w:rFonts w:ascii="Times New Roman" w:hAnsi="Times New Roman" w:cs="Times New Roman"/>
          <w:i/>
          <w:iCs/>
          <w:lang w:val="en-AU"/>
        </w:rPr>
        <w:t>33</w:t>
      </w:r>
      <w:r w:rsidRPr="007C2B95">
        <w:rPr>
          <w:rFonts w:ascii="Times New Roman" w:hAnsi="Times New Roman" w:cs="Times New Roman"/>
          <w:lang w:val="en-AU"/>
        </w:rPr>
        <w:t>(8).</w:t>
      </w:r>
    </w:p>
    <w:p w14:paraId="0D67B8AC" w14:textId="62B8EF70" w:rsidR="00E630E4" w:rsidRPr="007C2B95" w:rsidRDefault="00E630E4" w:rsidP="007C2AE5">
      <w:pPr>
        <w:jc w:val="both"/>
        <w:rPr>
          <w:rFonts w:ascii="Times New Roman" w:hAnsi="Times New Roman" w:cs="Times New Roman"/>
          <w:lang w:val="en-AU"/>
        </w:rPr>
      </w:pPr>
      <w:r w:rsidRPr="007C2B95">
        <w:rPr>
          <w:rFonts w:ascii="Times New Roman" w:hAnsi="Times New Roman" w:cs="Times New Roman"/>
          <w:lang w:val="en-AU"/>
        </w:rPr>
        <w:t>Gross, F., Persaud, B. N., &amp; Lyon, C. (2010). </w:t>
      </w:r>
      <w:r w:rsidRPr="007C2B95">
        <w:rPr>
          <w:rFonts w:ascii="Times New Roman" w:hAnsi="Times New Roman" w:cs="Times New Roman"/>
          <w:i/>
          <w:iCs/>
          <w:lang w:val="en-AU"/>
        </w:rPr>
        <w:t>A guide to developing quality crash modification factors</w:t>
      </w:r>
      <w:r w:rsidRPr="007C2B95">
        <w:rPr>
          <w:rFonts w:ascii="Times New Roman" w:hAnsi="Times New Roman" w:cs="Times New Roman"/>
          <w:lang w:val="en-AU"/>
        </w:rPr>
        <w:t> (No. FHWA-SA-10-032). United States. Department of Transportation. Federal Highway Administration. Office of Safety.</w:t>
      </w:r>
    </w:p>
    <w:p w14:paraId="42F47C32" w14:textId="70CACAD4" w:rsidR="00E630E4" w:rsidRPr="007C2B95" w:rsidRDefault="00E630E4" w:rsidP="007C2AE5">
      <w:pPr>
        <w:jc w:val="both"/>
        <w:rPr>
          <w:rFonts w:ascii="Times New Roman" w:hAnsi="Times New Roman" w:cs="Times New Roman"/>
          <w:lang w:val="en-AU"/>
        </w:rPr>
      </w:pPr>
      <w:r w:rsidRPr="007C2B95">
        <w:rPr>
          <w:rFonts w:ascii="Times New Roman" w:hAnsi="Times New Roman" w:cs="Times New Roman"/>
          <w:lang w:val="en-AU"/>
        </w:rPr>
        <w:t>Abdel-Aty, M. A., Lee, C., Park, J., Wang, J. H., Abuzwidah, M., &amp; Al-Arifi, S. (2014). </w:t>
      </w:r>
      <w:r w:rsidRPr="007C2B95">
        <w:rPr>
          <w:rFonts w:ascii="Times New Roman" w:hAnsi="Times New Roman" w:cs="Times New Roman"/>
          <w:i/>
          <w:iCs/>
          <w:lang w:val="en-AU"/>
        </w:rPr>
        <w:t>Validation and application of highway safety manual (part D) in Florida</w:t>
      </w:r>
      <w:r w:rsidRPr="007C2B95">
        <w:rPr>
          <w:rFonts w:ascii="Times New Roman" w:hAnsi="Times New Roman" w:cs="Times New Roman"/>
          <w:lang w:val="en-AU"/>
        </w:rPr>
        <w:t> (No. BDK78-977-14). Florida. Dept. of Transportation.</w:t>
      </w:r>
    </w:p>
    <w:p w14:paraId="5D2FD5C5" w14:textId="1535C4F4" w:rsidR="00E630E4" w:rsidRPr="007C2B95" w:rsidRDefault="00E630E4" w:rsidP="007C2AE5">
      <w:pPr>
        <w:jc w:val="both"/>
        <w:rPr>
          <w:rFonts w:ascii="Times New Roman" w:hAnsi="Times New Roman" w:cs="Times New Roman"/>
          <w:lang w:val="en-AU"/>
        </w:rPr>
      </w:pPr>
      <w:r w:rsidRPr="007C2B95">
        <w:rPr>
          <w:rFonts w:ascii="Times New Roman" w:hAnsi="Times New Roman" w:cs="Times New Roman"/>
          <w:lang w:val="en-AU"/>
        </w:rPr>
        <w:t>Lan, B., Persaud, B., Lyon, C., &amp; Bhim, R. (2009). Validation of a full Bayes methodology for observational before–after road safety studies and application to evaluation of rural signal conversions. </w:t>
      </w:r>
      <w:r w:rsidRPr="007C2B95">
        <w:rPr>
          <w:rFonts w:ascii="Times New Roman" w:hAnsi="Times New Roman" w:cs="Times New Roman"/>
          <w:i/>
          <w:iCs/>
          <w:lang w:val="en-AU"/>
        </w:rPr>
        <w:t>Accident Analysis &amp; Prevention</w:t>
      </w:r>
      <w:r w:rsidRPr="007C2B95">
        <w:rPr>
          <w:rFonts w:ascii="Times New Roman" w:hAnsi="Times New Roman" w:cs="Times New Roman"/>
          <w:lang w:val="en-AU"/>
        </w:rPr>
        <w:t>, </w:t>
      </w:r>
      <w:r w:rsidRPr="007C2B95">
        <w:rPr>
          <w:rFonts w:ascii="Times New Roman" w:hAnsi="Times New Roman" w:cs="Times New Roman"/>
          <w:i/>
          <w:iCs/>
          <w:lang w:val="en-AU"/>
        </w:rPr>
        <w:t>41</w:t>
      </w:r>
      <w:r w:rsidRPr="007C2B95">
        <w:rPr>
          <w:rFonts w:ascii="Times New Roman" w:hAnsi="Times New Roman" w:cs="Times New Roman"/>
          <w:lang w:val="en-AU"/>
        </w:rPr>
        <w:t>(3), 574-580.</w:t>
      </w:r>
    </w:p>
    <w:p w14:paraId="7DFCD052" w14:textId="00EC7F70" w:rsidR="00E630E4" w:rsidRPr="007C2B95" w:rsidRDefault="00E630E4" w:rsidP="007C2AE5">
      <w:pPr>
        <w:jc w:val="both"/>
        <w:rPr>
          <w:rFonts w:ascii="Times New Roman" w:hAnsi="Times New Roman" w:cs="Times New Roman"/>
          <w:lang w:val="en-AU"/>
        </w:rPr>
      </w:pPr>
      <w:r w:rsidRPr="007C2B95">
        <w:rPr>
          <w:rFonts w:ascii="Times New Roman" w:hAnsi="Times New Roman" w:cs="Times New Roman"/>
          <w:lang w:val="en-AU"/>
        </w:rPr>
        <w:t>Hauer, E., Harwood, D. W., Council, F. M., &amp; Griffith, M. S. (2002). Estimating safety by the empirical Bayes method: a tutorial. </w:t>
      </w:r>
      <w:r w:rsidRPr="007C2B95">
        <w:rPr>
          <w:rFonts w:ascii="Times New Roman" w:hAnsi="Times New Roman" w:cs="Times New Roman"/>
          <w:i/>
          <w:iCs/>
          <w:lang w:val="en-AU"/>
        </w:rPr>
        <w:t>Transportation research record</w:t>
      </w:r>
      <w:r w:rsidRPr="007C2B95">
        <w:rPr>
          <w:rFonts w:ascii="Times New Roman" w:hAnsi="Times New Roman" w:cs="Times New Roman"/>
          <w:lang w:val="en-AU"/>
        </w:rPr>
        <w:t>, </w:t>
      </w:r>
      <w:r w:rsidRPr="007C2B95">
        <w:rPr>
          <w:rFonts w:ascii="Times New Roman" w:hAnsi="Times New Roman" w:cs="Times New Roman"/>
          <w:i/>
          <w:iCs/>
          <w:lang w:val="en-AU"/>
        </w:rPr>
        <w:t>1784</w:t>
      </w:r>
      <w:r w:rsidRPr="007C2B95">
        <w:rPr>
          <w:rFonts w:ascii="Times New Roman" w:hAnsi="Times New Roman" w:cs="Times New Roman"/>
          <w:lang w:val="en-AU"/>
        </w:rPr>
        <w:t>(1), 126-131.</w:t>
      </w:r>
    </w:p>
    <w:p w14:paraId="59083730" w14:textId="6D605292" w:rsidR="00E630E4" w:rsidRPr="007C2B95" w:rsidRDefault="00E630E4" w:rsidP="007C2AE5">
      <w:pPr>
        <w:jc w:val="both"/>
        <w:rPr>
          <w:rFonts w:ascii="Times New Roman" w:hAnsi="Times New Roman" w:cs="Times New Roman"/>
          <w:lang w:val="en-AU"/>
        </w:rPr>
      </w:pPr>
      <w:r w:rsidRPr="007C2B95">
        <w:rPr>
          <w:rFonts w:ascii="Times New Roman" w:hAnsi="Times New Roman" w:cs="Times New Roman"/>
          <w:lang w:val="en-AU"/>
        </w:rPr>
        <w:t>Ko, M., Geedipally, S. R., &amp; Walden, T. D. (2013). Effectiveness and site selection criteria for red light camera systems. </w:t>
      </w:r>
      <w:r w:rsidRPr="007C2B95">
        <w:rPr>
          <w:rFonts w:ascii="Times New Roman" w:hAnsi="Times New Roman" w:cs="Times New Roman"/>
          <w:i/>
          <w:iCs/>
          <w:lang w:val="en-AU"/>
        </w:rPr>
        <w:t>Transportation research record</w:t>
      </w:r>
      <w:r w:rsidRPr="007C2B95">
        <w:rPr>
          <w:rFonts w:ascii="Times New Roman" w:hAnsi="Times New Roman" w:cs="Times New Roman"/>
          <w:lang w:val="en-AU"/>
        </w:rPr>
        <w:t>, </w:t>
      </w:r>
      <w:r w:rsidRPr="007C2B95">
        <w:rPr>
          <w:rFonts w:ascii="Times New Roman" w:hAnsi="Times New Roman" w:cs="Times New Roman"/>
          <w:i/>
          <w:iCs/>
          <w:lang w:val="en-AU"/>
        </w:rPr>
        <w:t>2327</w:t>
      </w:r>
      <w:r w:rsidRPr="007C2B95">
        <w:rPr>
          <w:rFonts w:ascii="Times New Roman" w:hAnsi="Times New Roman" w:cs="Times New Roman"/>
          <w:lang w:val="en-AU"/>
        </w:rPr>
        <w:t>(1), 53-60.</w:t>
      </w:r>
    </w:p>
    <w:p w14:paraId="2B3B773E" w14:textId="67C6AFE5" w:rsidR="00E339B1" w:rsidRPr="007C2B95" w:rsidRDefault="00E339B1" w:rsidP="007C2AE5">
      <w:pPr>
        <w:jc w:val="both"/>
        <w:rPr>
          <w:rFonts w:ascii="Times New Roman" w:hAnsi="Times New Roman" w:cs="Times New Roman"/>
          <w:lang w:val="en-AU"/>
        </w:rPr>
      </w:pPr>
      <w:r w:rsidRPr="007C2B95">
        <w:rPr>
          <w:rFonts w:ascii="Times New Roman" w:hAnsi="Times New Roman" w:cs="Times New Roman"/>
          <w:lang w:val="en-AU"/>
        </w:rPr>
        <w:t>Persaud, B., &amp; Lyon, C. (2007). Empirical Bayes before–after safety studies: Lessons learned from two decades of experience and future directions. Accident Analysis &amp; Prevention, 39(3), 546-555.</w:t>
      </w:r>
    </w:p>
    <w:p w14:paraId="1798E95C" w14:textId="11F03199" w:rsidR="00E339B1" w:rsidRPr="007C2B95" w:rsidRDefault="00E339B1" w:rsidP="007C2AE5">
      <w:pPr>
        <w:jc w:val="both"/>
        <w:rPr>
          <w:rFonts w:ascii="Times New Roman" w:hAnsi="Times New Roman" w:cs="Times New Roman"/>
          <w:lang w:val="en-AU"/>
        </w:rPr>
      </w:pPr>
      <w:r w:rsidRPr="007C2B95">
        <w:rPr>
          <w:rFonts w:ascii="Times New Roman" w:hAnsi="Times New Roman" w:cs="Times New Roman"/>
          <w:lang w:val="en-AU"/>
        </w:rPr>
        <w:t>Sacchi, E., &amp; Sayed, T. (2015). Investigating the accuracy of Bayesian techniques for before–after safety studies: The case of a “no treatment” evaluation. </w:t>
      </w:r>
      <w:r w:rsidRPr="007C2B95">
        <w:rPr>
          <w:rFonts w:ascii="Times New Roman" w:hAnsi="Times New Roman" w:cs="Times New Roman"/>
          <w:i/>
          <w:iCs/>
          <w:lang w:val="en-AU"/>
        </w:rPr>
        <w:t>Accident Analysis &amp; Prevention</w:t>
      </w:r>
      <w:r w:rsidRPr="007C2B95">
        <w:rPr>
          <w:rFonts w:ascii="Times New Roman" w:hAnsi="Times New Roman" w:cs="Times New Roman"/>
          <w:lang w:val="en-AU"/>
        </w:rPr>
        <w:t>, </w:t>
      </w:r>
      <w:r w:rsidRPr="007C2B95">
        <w:rPr>
          <w:rFonts w:ascii="Times New Roman" w:hAnsi="Times New Roman" w:cs="Times New Roman"/>
          <w:i/>
          <w:iCs/>
          <w:lang w:val="en-AU"/>
        </w:rPr>
        <w:t>78</w:t>
      </w:r>
      <w:r w:rsidRPr="007C2B95">
        <w:rPr>
          <w:rFonts w:ascii="Times New Roman" w:hAnsi="Times New Roman" w:cs="Times New Roman"/>
          <w:lang w:val="en-AU"/>
        </w:rPr>
        <w:t>, 138-145.</w:t>
      </w:r>
    </w:p>
    <w:p w14:paraId="7ECD09B5" w14:textId="613833EE" w:rsidR="00E339B1" w:rsidRPr="007C2B95" w:rsidRDefault="00E339B1" w:rsidP="007C2AE5">
      <w:pPr>
        <w:jc w:val="both"/>
        <w:rPr>
          <w:rFonts w:ascii="Times New Roman" w:hAnsi="Times New Roman" w:cs="Times New Roman"/>
          <w:lang w:val="en-AU"/>
        </w:rPr>
      </w:pPr>
      <w:r w:rsidRPr="007C2B95">
        <w:rPr>
          <w:rFonts w:ascii="Times New Roman" w:hAnsi="Times New Roman" w:cs="Times New Roman"/>
          <w:lang w:val="en-AU"/>
        </w:rPr>
        <w:t>Gooch, J. P., Gayah, V. V., &amp; Donnell, E. T. (2016). Quantifying the safety effects of horizontal curves on two-way, two-lane rural roads. </w:t>
      </w:r>
      <w:r w:rsidRPr="007C2B95">
        <w:rPr>
          <w:rFonts w:ascii="Times New Roman" w:hAnsi="Times New Roman" w:cs="Times New Roman"/>
          <w:i/>
          <w:iCs/>
          <w:lang w:val="en-AU"/>
        </w:rPr>
        <w:t>Accident Analysis &amp; Prevention</w:t>
      </w:r>
      <w:r w:rsidRPr="007C2B95">
        <w:rPr>
          <w:rFonts w:ascii="Times New Roman" w:hAnsi="Times New Roman" w:cs="Times New Roman"/>
          <w:lang w:val="en-AU"/>
        </w:rPr>
        <w:t>, </w:t>
      </w:r>
      <w:r w:rsidRPr="007C2B95">
        <w:rPr>
          <w:rFonts w:ascii="Times New Roman" w:hAnsi="Times New Roman" w:cs="Times New Roman"/>
          <w:i/>
          <w:iCs/>
          <w:lang w:val="en-AU"/>
        </w:rPr>
        <w:t>92</w:t>
      </w:r>
      <w:r w:rsidRPr="007C2B95">
        <w:rPr>
          <w:rFonts w:ascii="Times New Roman" w:hAnsi="Times New Roman" w:cs="Times New Roman"/>
          <w:lang w:val="en-AU"/>
        </w:rPr>
        <w:t>, 71-81.</w:t>
      </w:r>
    </w:p>
    <w:p w14:paraId="5172E49B" w14:textId="3704F62F" w:rsidR="00321284" w:rsidRPr="007C2B95" w:rsidRDefault="00321284" w:rsidP="007C2AE5">
      <w:pPr>
        <w:jc w:val="both"/>
        <w:rPr>
          <w:rFonts w:ascii="Times New Roman" w:hAnsi="Times New Roman" w:cs="Times New Roman"/>
          <w:lang w:val="en-AU"/>
        </w:rPr>
      </w:pPr>
      <w:r w:rsidRPr="007C2B95">
        <w:rPr>
          <w:rFonts w:ascii="Times New Roman" w:hAnsi="Times New Roman" w:cs="Times New Roman"/>
          <w:lang w:val="en-AU"/>
        </w:rPr>
        <w:t>Ogundimu, E. O., Altman, D. G., &amp; Collins, G. S. (2016). Adequate sample size for developing prediction models is not simply related to events per variable. </w:t>
      </w:r>
      <w:r w:rsidRPr="007C2B95">
        <w:rPr>
          <w:rFonts w:ascii="Times New Roman" w:hAnsi="Times New Roman" w:cs="Times New Roman"/>
          <w:i/>
          <w:iCs/>
          <w:lang w:val="en-AU"/>
        </w:rPr>
        <w:t>Journal of clinical epidemiology</w:t>
      </w:r>
      <w:r w:rsidRPr="007C2B95">
        <w:rPr>
          <w:rFonts w:ascii="Times New Roman" w:hAnsi="Times New Roman" w:cs="Times New Roman"/>
          <w:lang w:val="en-AU"/>
        </w:rPr>
        <w:t>, </w:t>
      </w:r>
      <w:r w:rsidRPr="007C2B95">
        <w:rPr>
          <w:rFonts w:ascii="Times New Roman" w:hAnsi="Times New Roman" w:cs="Times New Roman"/>
          <w:i/>
          <w:iCs/>
          <w:lang w:val="en-AU"/>
        </w:rPr>
        <w:t>76</w:t>
      </w:r>
      <w:r w:rsidRPr="007C2B95">
        <w:rPr>
          <w:rFonts w:ascii="Times New Roman" w:hAnsi="Times New Roman" w:cs="Times New Roman"/>
          <w:lang w:val="en-AU"/>
        </w:rPr>
        <w:t>, 175-182.</w:t>
      </w:r>
    </w:p>
    <w:p w14:paraId="5C0E4876" w14:textId="77B4C5A3" w:rsidR="00B627A1" w:rsidRPr="007C2B95" w:rsidRDefault="00B627A1" w:rsidP="007C2AE5">
      <w:pPr>
        <w:jc w:val="both"/>
        <w:rPr>
          <w:rFonts w:ascii="Times New Roman" w:hAnsi="Times New Roman" w:cs="Times New Roman"/>
          <w:lang w:val="en-AU"/>
        </w:rPr>
      </w:pPr>
      <w:r w:rsidRPr="007C2B95">
        <w:rPr>
          <w:rFonts w:ascii="Times New Roman" w:hAnsi="Times New Roman" w:cs="Times New Roman"/>
          <w:lang w:val="en-AU"/>
        </w:rPr>
        <w:t>Balusu, S. P. K., Iraganaboina, N. C., Shallam, R. D. K., &amp; Chunchu, M. (2017). Speed-profile-based road segmentation for accident occurrence modelling for hilly terrains. </w:t>
      </w:r>
      <w:r w:rsidRPr="007C2B95">
        <w:rPr>
          <w:rFonts w:ascii="Times New Roman" w:hAnsi="Times New Roman" w:cs="Times New Roman"/>
          <w:i/>
          <w:iCs/>
          <w:lang w:val="en-AU"/>
        </w:rPr>
        <w:t>International journal of injury control and safety promotion</w:t>
      </w:r>
      <w:r w:rsidRPr="007C2B95">
        <w:rPr>
          <w:rFonts w:ascii="Times New Roman" w:hAnsi="Times New Roman" w:cs="Times New Roman"/>
          <w:lang w:val="en-AU"/>
        </w:rPr>
        <w:t>, </w:t>
      </w:r>
      <w:r w:rsidRPr="007C2B95">
        <w:rPr>
          <w:rFonts w:ascii="Times New Roman" w:hAnsi="Times New Roman" w:cs="Times New Roman"/>
          <w:i/>
          <w:iCs/>
          <w:lang w:val="en-AU"/>
        </w:rPr>
        <w:t>24</w:t>
      </w:r>
      <w:r w:rsidRPr="007C2B95">
        <w:rPr>
          <w:rFonts w:ascii="Times New Roman" w:hAnsi="Times New Roman" w:cs="Times New Roman"/>
          <w:lang w:val="en-AU"/>
        </w:rPr>
        <w:t>(4), 444-451.</w:t>
      </w:r>
    </w:p>
    <w:p w14:paraId="4B9085CA" w14:textId="21BA821E" w:rsidR="00A13A14" w:rsidRPr="007C2B95" w:rsidRDefault="00A13A14" w:rsidP="007C2AE5">
      <w:pPr>
        <w:jc w:val="both"/>
        <w:rPr>
          <w:rFonts w:ascii="Times New Roman" w:hAnsi="Times New Roman" w:cs="Times New Roman"/>
          <w:lang w:val="en-AU"/>
        </w:rPr>
      </w:pPr>
      <w:bookmarkStart w:id="980" w:name="_Hlk219707769"/>
      <w:r w:rsidRPr="007C2B95">
        <w:rPr>
          <w:rFonts w:ascii="Times New Roman" w:hAnsi="Times New Roman" w:cs="Times New Roman"/>
          <w:lang w:val="en-AU"/>
        </w:rPr>
        <w:t>Alhadidi</w:t>
      </w:r>
      <w:bookmarkEnd w:id="980"/>
      <w:r w:rsidRPr="007C2B95">
        <w:rPr>
          <w:rFonts w:ascii="Times New Roman" w:hAnsi="Times New Roman" w:cs="Times New Roman"/>
          <w:lang w:val="en-AU"/>
        </w:rPr>
        <w:t>, T. I., Al-Marafi, M. N., &amp; Alazimi, A. (2025). Development of safety performance measures for different crashes severity at urban roundabouts. </w:t>
      </w:r>
      <w:r w:rsidRPr="007C2B95">
        <w:rPr>
          <w:rFonts w:ascii="Times New Roman" w:hAnsi="Times New Roman" w:cs="Times New Roman"/>
          <w:i/>
          <w:iCs/>
          <w:lang w:val="en-AU"/>
        </w:rPr>
        <w:t>Results in Engineering</w:t>
      </w:r>
      <w:r w:rsidRPr="007C2B95">
        <w:rPr>
          <w:rFonts w:ascii="Times New Roman" w:hAnsi="Times New Roman" w:cs="Times New Roman"/>
          <w:lang w:val="en-AU"/>
        </w:rPr>
        <w:t>, </w:t>
      </w:r>
      <w:r w:rsidRPr="007C2B95">
        <w:rPr>
          <w:rFonts w:ascii="Times New Roman" w:hAnsi="Times New Roman" w:cs="Times New Roman"/>
          <w:i/>
          <w:iCs/>
          <w:lang w:val="en-AU"/>
        </w:rPr>
        <w:t>25</w:t>
      </w:r>
      <w:r w:rsidRPr="007C2B95">
        <w:rPr>
          <w:rFonts w:ascii="Times New Roman" w:hAnsi="Times New Roman" w:cs="Times New Roman"/>
          <w:lang w:val="en-AU"/>
        </w:rPr>
        <w:t>, 103680.</w:t>
      </w:r>
    </w:p>
    <w:p w14:paraId="37B370A2" w14:textId="696DA377" w:rsidR="00A13A14" w:rsidRPr="007C2B95" w:rsidRDefault="00A13A14" w:rsidP="007C2AE5">
      <w:pPr>
        <w:jc w:val="both"/>
        <w:rPr>
          <w:rFonts w:ascii="Times New Roman" w:hAnsi="Times New Roman" w:cs="Times New Roman"/>
          <w:lang w:val="en-AU"/>
        </w:rPr>
      </w:pPr>
      <w:r w:rsidRPr="007C2B95">
        <w:rPr>
          <w:rFonts w:ascii="Times New Roman" w:hAnsi="Times New Roman" w:cs="Times New Roman"/>
          <w:lang w:val="en-AU"/>
        </w:rPr>
        <w:t>Al-Ahmadi, H. M., Jamal, A., Ahmed, T., Rahman, M. T., Reza, I., &amp; Farooq, D. (2021). Calibrating the highway safety manual predictive models for multilane rural highway segments in Saudi Arabia. </w:t>
      </w:r>
      <w:r w:rsidRPr="007C2B95">
        <w:rPr>
          <w:rFonts w:ascii="Times New Roman" w:hAnsi="Times New Roman" w:cs="Times New Roman"/>
          <w:i/>
          <w:iCs/>
          <w:lang w:val="en-AU"/>
        </w:rPr>
        <w:t>Arabian Journal for Science and Engineering</w:t>
      </w:r>
      <w:r w:rsidRPr="007C2B95">
        <w:rPr>
          <w:rFonts w:ascii="Times New Roman" w:hAnsi="Times New Roman" w:cs="Times New Roman"/>
          <w:lang w:val="en-AU"/>
        </w:rPr>
        <w:t>, </w:t>
      </w:r>
      <w:r w:rsidRPr="007C2B95">
        <w:rPr>
          <w:rFonts w:ascii="Times New Roman" w:hAnsi="Times New Roman" w:cs="Times New Roman"/>
          <w:i/>
          <w:iCs/>
          <w:lang w:val="en-AU"/>
        </w:rPr>
        <w:t>46</w:t>
      </w:r>
      <w:r w:rsidRPr="007C2B95">
        <w:rPr>
          <w:rFonts w:ascii="Times New Roman" w:hAnsi="Times New Roman" w:cs="Times New Roman"/>
          <w:lang w:val="en-AU"/>
        </w:rPr>
        <w:t>(11), 11471-11485.</w:t>
      </w:r>
    </w:p>
    <w:p w14:paraId="5D106188" w14:textId="6BE9D88A" w:rsidR="007C2AE5" w:rsidRPr="007C2B95" w:rsidRDefault="007C2AE5" w:rsidP="007C2AE5">
      <w:pPr>
        <w:jc w:val="both"/>
        <w:rPr>
          <w:rFonts w:ascii="Times New Roman" w:hAnsi="Times New Roman" w:cs="Times New Roman"/>
          <w:lang w:val="en-AU"/>
        </w:rPr>
      </w:pPr>
      <w:r w:rsidRPr="007C2B95">
        <w:rPr>
          <w:rFonts w:ascii="Times New Roman" w:hAnsi="Times New Roman" w:cs="Times New Roman"/>
          <w:lang w:val="en-AU"/>
        </w:rPr>
        <w:lastRenderedPageBreak/>
        <w:t>Zhang, P., Wang, C., Chen, F., Cui, S., Cheng, J., &amp; Bo, W. (2022). A random-parameter negative binomial model for assessing freeway crash frequency by injury severity: Daytime versus nighttime. </w:t>
      </w:r>
      <w:r w:rsidRPr="007C2B95">
        <w:rPr>
          <w:rFonts w:ascii="Times New Roman" w:hAnsi="Times New Roman" w:cs="Times New Roman"/>
          <w:i/>
          <w:iCs/>
          <w:lang w:val="en-AU"/>
        </w:rPr>
        <w:t>Sustainability</w:t>
      </w:r>
      <w:r w:rsidRPr="007C2B95">
        <w:rPr>
          <w:rFonts w:ascii="Times New Roman" w:hAnsi="Times New Roman" w:cs="Times New Roman"/>
          <w:lang w:val="en-AU"/>
        </w:rPr>
        <w:t>, </w:t>
      </w:r>
      <w:r w:rsidRPr="007C2B95">
        <w:rPr>
          <w:rFonts w:ascii="Times New Roman" w:hAnsi="Times New Roman" w:cs="Times New Roman"/>
          <w:i/>
          <w:iCs/>
          <w:lang w:val="en-AU"/>
        </w:rPr>
        <w:t>14</w:t>
      </w:r>
      <w:r w:rsidRPr="007C2B95">
        <w:rPr>
          <w:rFonts w:ascii="Times New Roman" w:hAnsi="Times New Roman" w:cs="Times New Roman"/>
          <w:lang w:val="en-AU"/>
        </w:rPr>
        <w:t>(15), 9061.</w:t>
      </w:r>
    </w:p>
    <w:p w14:paraId="34244913" w14:textId="71847866" w:rsidR="007C2AE5" w:rsidRPr="007C2B95" w:rsidRDefault="007C2AE5" w:rsidP="007C2AE5">
      <w:pPr>
        <w:jc w:val="both"/>
        <w:rPr>
          <w:rFonts w:ascii="Times New Roman" w:hAnsi="Times New Roman" w:cs="Times New Roman"/>
          <w:lang w:val="en-AU"/>
        </w:rPr>
      </w:pPr>
      <w:r w:rsidRPr="007C2B95">
        <w:rPr>
          <w:rFonts w:ascii="Times New Roman" w:hAnsi="Times New Roman" w:cs="Times New Roman"/>
          <w:lang w:val="en-AU"/>
        </w:rPr>
        <w:t>Wang, C., Chen, F., Cheng, J., Bo, W., Zhang, P., Hou, M., &amp; Xiao, F. (2020). Random‐Parameter Multivariate Negative Binomial Regression for Modeling Impacts of Contributing Factors on the Crash Frequency by Crash Types. </w:t>
      </w:r>
      <w:r w:rsidRPr="007C2B95">
        <w:rPr>
          <w:rFonts w:ascii="Times New Roman" w:hAnsi="Times New Roman" w:cs="Times New Roman"/>
          <w:i/>
          <w:iCs/>
          <w:lang w:val="en-AU"/>
        </w:rPr>
        <w:t>Discrete Dynamics in Nature and Society</w:t>
      </w:r>
      <w:r w:rsidRPr="007C2B95">
        <w:rPr>
          <w:rFonts w:ascii="Times New Roman" w:hAnsi="Times New Roman" w:cs="Times New Roman"/>
          <w:lang w:val="en-AU"/>
        </w:rPr>
        <w:t>, </w:t>
      </w:r>
      <w:r w:rsidRPr="007C2B95">
        <w:rPr>
          <w:rFonts w:ascii="Times New Roman" w:hAnsi="Times New Roman" w:cs="Times New Roman"/>
          <w:i/>
          <w:iCs/>
          <w:lang w:val="en-AU"/>
        </w:rPr>
        <w:t>2020</w:t>
      </w:r>
      <w:r w:rsidRPr="007C2B95">
        <w:rPr>
          <w:rFonts w:ascii="Times New Roman" w:hAnsi="Times New Roman" w:cs="Times New Roman"/>
          <w:lang w:val="en-AU"/>
        </w:rPr>
        <w:t>(1), 6621752.</w:t>
      </w:r>
    </w:p>
    <w:p w14:paraId="19A21469" w14:textId="56CA132B" w:rsidR="00115111" w:rsidRPr="007C2B95" w:rsidRDefault="00115111" w:rsidP="005B7D6D">
      <w:pPr>
        <w:jc w:val="both"/>
        <w:rPr>
          <w:rFonts w:ascii="Times New Roman" w:hAnsi="Times New Roman" w:cs="Times New Roman"/>
          <w:lang w:val="en-AU"/>
        </w:rPr>
      </w:pPr>
      <w:r w:rsidRPr="007C2B95">
        <w:rPr>
          <w:rFonts w:ascii="Times New Roman" w:hAnsi="Times New Roman" w:cs="Times New Roman"/>
          <w:lang w:val="en-AU"/>
        </w:rPr>
        <w:t>Cafiso, S., Montella, A., D’Agostino, C., Mauriello, F., &amp; Galante, F. (2021). Crash modification functions for pavement surface condition and geometric design indicators. </w:t>
      </w:r>
      <w:r w:rsidRPr="007C2B95">
        <w:rPr>
          <w:rFonts w:ascii="Times New Roman" w:hAnsi="Times New Roman" w:cs="Times New Roman"/>
          <w:i/>
          <w:iCs/>
          <w:lang w:val="en-AU"/>
        </w:rPr>
        <w:t>Accident Analysis &amp; Prevention</w:t>
      </w:r>
      <w:r w:rsidRPr="007C2B95">
        <w:rPr>
          <w:rFonts w:ascii="Times New Roman" w:hAnsi="Times New Roman" w:cs="Times New Roman"/>
          <w:lang w:val="en-AU"/>
        </w:rPr>
        <w:t>, </w:t>
      </w:r>
      <w:r w:rsidRPr="007C2B95">
        <w:rPr>
          <w:rFonts w:ascii="Times New Roman" w:hAnsi="Times New Roman" w:cs="Times New Roman"/>
          <w:i/>
          <w:iCs/>
          <w:lang w:val="en-AU"/>
        </w:rPr>
        <w:t>149</w:t>
      </w:r>
      <w:r w:rsidRPr="007C2B95">
        <w:rPr>
          <w:rFonts w:ascii="Times New Roman" w:hAnsi="Times New Roman" w:cs="Times New Roman"/>
          <w:lang w:val="en-AU"/>
        </w:rPr>
        <w:t>, 105887.</w:t>
      </w:r>
    </w:p>
    <w:p w14:paraId="1F43450C" w14:textId="058860EB" w:rsidR="00115111" w:rsidRPr="007C2B95" w:rsidRDefault="00115111" w:rsidP="005B7D6D">
      <w:pPr>
        <w:jc w:val="both"/>
        <w:rPr>
          <w:rFonts w:ascii="Times New Roman" w:hAnsi="Times New Roman" w:cs="Times New Roman"/>
          <w:lang w:val="en-AU"/>
        </w:rPr>
      </w:pPr>
      <w:r w:rsidRPr="007C2B95">
        <w:rPr>
          <w:rFonts w:ascii="Times New Roman" w:hAnsi="Times New Roman" w:cs="Times New Roman"/>
          <w:lang w:val="en-AU"/>
        </w:rPr>
        <w:t>Subedi, A., Acharya, S., Singleton, P., &amp; Mekker, M. (2025). Safety Performance Functions and Crash Modification Factors for Skid Resistance on Interstate and Non-Interstate Highways. </w:t>
      </w:r>
      <w:r w:rsidRPr="007C2B95">
        <w:rPr>
          <w:rFonts w:ascii="Times New Roman" w:hAnsi="Times New Roman" w:cs="Times New Roman"/>
          <w:i/>
          <w:iCs/>
          <w:lang w:val="en-AU"/>
        </w:rPr>
        <w:t>Transportation Research Record</w:t>
      </w:r>
      <w:r w:rsidRPr="007C2B95">
        <w:rPr>
          <w:rFonts w:ascii="Times New Roman" w:hAnsi="Times New Roman" w:cs="Times New Roman"/>
          <w:lang w:val="en-AU"/>
        </w:rPr>
        <w:t>, 03611981251337473.</w:t>
      </w:r>
    </w:p>
    <w:p w14:paraId="6F02CEF0" w14:textId="1F53C72E" w:rsidR="00115111" w:rsidRPr="007C2B95" w:rsidRDefault="000F0694" w:rsidP="005B7D6D">
      <w:pPr>
        <w:jc w:val="both"/>
        <w:rPr>
          <w:rFonts w:ascii="Times New Roman" w:hAnsi="Times New Roman" w:cs="Times New Roman"/>
          <w:lang w:val="en-AU"/>
        </w:rPr>
      </w:pPr>
      <w:r w:rsidRPr="007C2B95">
        <w:rPr>
          <w:rFonts w:ascii="Times New Roman" w:hAnsi="Times New Roman" w:cs="Times New Roman"/>
          <w:lang w:val="en-AU"/>
        </w:rPr>
        <w:t>Kumfer, W., Harkey, D., Lan, B., Srinivasan, R., Carter, D., Patel Nujjetty, A., ... &amp; Tan, C. (2019). Identification of critical intersection angle through crash modification functions. </w:t>
      </w:r>
      <w:r w:rsidRPr="007C2B95">
        <w:rPr>
          <w:rFonts w:ascii="Times New Roman" w:hAnsi="Times New Roman" w:cs="Times New Roman"/>
          <w:i/>
          <w:iCs/>
          <w:lang w:val="en-AU"/>
        </w:rPr>
        <w:t>Transportation research record</w:t>
      </w:r>
      <w:r w:rsidRPr="007C2B95">
        <w:rPr>
          <w:rFonts w:ascii="Times New Roman" w:hAnsi="Times New Roman" w:cs="Times New Roman"/>
          <w:lang w:val="en-AU"/>
        </w:rPr>
        <w:t>, </w:t>
      </w:r>
      <w:r w:rsidRPr="007C2B95">
        <w:rPr>
          <w:rFonts w:ascii="Times New Roman" w:hAnsi="Times New Roman" w:cs="Times New Roman"/>
          <w:i/>
          <w:iCs/>
          <w:lang w:val="en-AU"/>
        </w:rPr>
        <w:t>2673</w:t>
      </w:r>
      <w:r w:rsidRPr="007C2B95">
        <w:rPr>
          <w:rFonts w:ascii="Times New Roman" w:hAnsi="Times New Roman" w:cs="Times New Roman"/>
          <w:lang w:val="en-AU"/>
        </w:rPr>
        <w:t>(2), 531-543.</w:t>
      </w:r>
    </w:p>
    <w:p w14:paraId="299AB7F6" w14:textId="6A136861" w:rsidR="00115111" w:rsidRPr="007C2B95" w:rsidRDefault="000F0694" w:rsidP="005B7D6D">
      <w:pPr>
        <w:jc w:val="both"/>
        <w:rPr>
          <w:rFonts w:ascii="Times New Roman" w:hAnsi="Times New Roman" w:cs="Times New Roman"/>
          <w:lang w:val="en-AU"/>
        </w:rPr>
      </w:pPr>
      <w:r w:rsidRPr="00D17F66">
        <w:rPr>
          <w:rFonts w:ascii="Times New Roman" w:hAnsi="Times New Roman" w:cs="Times New Roman"/>
          <w:lang w:val="es-ES"/>
        </w:rPr>
        <w:t xml:space="preserve">Al-Marafi, M. N., Somasundaraswaran, K., &amp; Bullen, F. (2021). </w:t>
      </w:r>
      <w:r w:rsidRPr="007C2B95">
        <w:rPr>
          <w:rFonts w:ascii="Times New Roman" w:hAnsi="Times New Roman" w:cs="Times New Roman"/>
          <w:lang w:val="en-AU"/>
        </w:rPr>
        <w:t>Development of crash modification factors for intersections in Toowoomba city. </w:t>
      </w:r>
      <w:r w:rsidRPr="007C2B95">
        <w:rPr>
          <w:rFonts w:ascii="Times New Roman" w:hAnsi="Times New Roman" w:cs="Times New Roman"/>
          <w:i/>
          <w:iCs/>
          <w:lang w:val="en-AU"/>
        </w:rPr>
        <w:t>International Journal of Urban Sciences</w:t>
      </w:r>
      <w:r w:rsidRPr="007C2B95">
        <w:rPr>
          <w:rFonts w:ascii="Times New Roman" w:hAnsi="Times New Roman" w:cs="Times New Roman"/>
          <w:lang w:val="en-AU"/>
        </w:rPr>
        <w:t>, </w:t>
      </w:r>
      <w:r w:rsidRPr="007C2B95">
        <w:rPr>
          <w:rFonts w:ascii="Times New Roman" w:hAnsi="Times New Roman" w:cs="Times New Roman"/>
          <w:i/>
          <w:iCs/>
          <w:lang w:val="en-AU"/>
        </w:rPr>
        <w:t>25</w:t>
      </w:r>
      <w:r w:rsidRPr="007C2B95">
        <w:rPr>
          <w:rFonts w:ascii="Times New Roman" w:hAnsi="Times New Roman" w:cs="Times New Roman"/>
          <w:lang w:val="en-AU"/>
        </w:rPr>
        <w:t>(1), 104-123.</w:t>
      </w:r>
    </w:p>
    <w:p w14:paraId="48985BCC" w14:textId="29B4ACBE" w:rsidR="00115111" w:rsidRPr="007C2B95" w:rsidRDefault="000F0694" w:rsidP="005B7D6D">
      <w:pPr>
        <w:jc w:val="both"/>
        <w:rPr>
          <w:rFonts w:ascii="Times New Roman" w:hAnsi="Times New Roman" w:cs="Times New Roman"/>
          <w:lang w:val="en-AU"/>
        </w:rPr>
      </w:pPr>
      <w:r w:rsidRPr="007C2B95">
        <w:rPr>
          <w:rFonts w:ascii="Times New Roman" w:hAnsi="Times New Roman" w:cs="Times New Roman"/>
          <w:lang w:val="en-AU"/>
        </w:rPr>
        <w:t>Khavarian, K., &amp; Sahebi, S. (2025). Robust crash modification factor estimation with case-control method. </w:t>
      </w:r>
      <w:r w:rsidRPr="007C2B95">
        <w:rPr>
          <w:rFonts w:ascii="Times New Roman" w:hAnsi="Times New Roman" w:cs="Times New Roman"/>
          <w:i/>
          <w:iCs/>
          <w:lang w:val="en-AU"/>
        </w:rPr>
        <w:t>Traffic Injury Prevention</w:t>
      </w:r>
      <w:r w:rsidRPr="007C2B95">
        <w:rPr>
          <w:rFonts w:ascii="Times New Roman" w:hAnsi="Times New Roman" w:cs="Times New Roman"/>
          <w:lang w:val="en-AU"/>
        </w:rPr>
        <w:t>, 1-12.</w:t>
      </w:r>
    </w:p>
    <w:p w14:paraId="0AACFB89" w14:textId="46D8BF20" w:rsidR="000F0694" w:rsidRPr="007C2B95" w:rsidRDefault="000F0694" w:rsidP="005B7D6D">
      <w:pPr>
        <w:jc w:val="both"/>
        <w:rPr>
          <w:rFonts w:ascii="Times New Roman" w:hAnsi="Times New Roman" w:cs="Times New Roman"/>
          <w:lang w:val="en-AU"/>
        </w:rPr>
      </w:pPr>
      <w:r w:rsidRPr="007C2B95">
        <w:rPr>
          <w:rFonts w:ascii="Times New Roman" w:hAnsi="Times New Roman" w:cs="Times New Roman"/>
          <w:lang w:val="en-AU"/>
        </w:rPr>
        <w:t>Kay, J., Gates, T. J., Savolainen, P. T., &amp; Shakir Mahmud, M. (2022). Safety performance of unsignalized median U-turn intersections. </w:t>
      </w:r>
      <w:r w:rsidRPr="007C2B95">
        <w:rPr>
          <w:rFonts w:ascii="Times New Roman" w:hAnsi="Times New Roman" w:cs="Times New Roman"/>
          <w:i/>
          <w:iCs/>
          <w:lang w:val="en-AU"/>
        </w:rPr>
        <w:t>Transportation research record</w:t>
      </w:r>
      <w:r w:rsidRPr="007C2B95">
        <w:rPr>
          <w:rFonts w:ascii="Times New Roman" w:hAnsi="Times New Roman" w:cs="Times New Roman"/>
          <w:lang w:val="en-AU"/>
        </w:rPr>
        <w:t>, </w:t>
      </w:r>
      <w:r w:rsidRPr="007C2B95">
        <w:rPr>
          <w:rFonts w:ascii="Times New Roman" w:hAnsi="Times New Roman" w:cs="Times New Roman"/>
          <w:i/>
          <w:iCs/>
          <w:lang w:val="en-AU"/>
        </w:rPr>
        <w:t>2676</w:t>
      </w:r>
      <w:r w:rsidRPr="007C2B95">
        <w:rPr>
          <w:rFonts w:ascii="Times New Roman" w:hAnsi="Times New Roman" w:cs="Times New Roman"/>
          <w:lang w:val="en-AU"/>
        </w:rPr>
        <w:t>(9), 451-466.</w:t>
      </w:r>
    </w:p>
    <w:p w14:paraId="434BF7B4" w14:textId="2474AA92" w:rsidR="000F0694" w:rsidRPr="007C2B95" w:rsidRDefault="000F0694" w:rsidP="005B7D6D">
      <w:pPr>
        <w:jc w:val="both"/>
        <w:rPr>
          <w:rFonts w:ascii="Times New Roman" w:hAnsi="Times New Roman" w:cs="Times New Roman"/>
          <w:lang w:val="en-AU"/>
        </w:rPr>
      </w:pPr>
      <w:r w:rsidRPr="00D17F66">
        <w:rPr>
          <w:rFonts w:ascii="Times New Roman" w:hAnsi="Times New Roman" w:cs="Times New Roman"/>
          <w:lang w:val="es-ES"/>
        </w:rPr>
        <w:t xml:space="preserve">Alhadidi, T. I., Al-Marafi, M. N., &amp; Alazimi, A. (2025). </w:t>
      </w:r>
      <w:r w:rsidRPr="007C2B95">
        <w:rPr>
          <w:rFonts w:ascii="Times New Roman" w:hAnsi="Times New Roman" w:cs="Times New Roman"/>
          <w:lang w:val="en-AU"/>
        </w:rPr>
        <w:t>Development of safety performance measures for different crashes severity at urban roundabouts. </w:t>
      </w:r>
      <w:r w:rsidRPr="007C2B95">
        <w:rPr>
          <w:rFonts w:ascii="Times New Roman" w:hAnsi="Times New Roman" w:cs="Times New Roman"/>
          <w:i/>
          <w:iCs/>
          <w:lang w:val="en-AU"/>
        </w:rPr>
        <w:t>Results in Engineering</w:t>
      </w:r>
      <w:r w:rsidRPr="007C2B95">
        <w:rPr>
          <w:rFonts w:ascii="Times New Roman" w:hAnsi="Times New Roman" w:cs="Times New Roman"/>
          <w:lang w:val="en-AU"/>
        </w:rPr>
        <w:t>, </w:t>
      </w:r>
      <w:r w:rsidRPr="007C2B95">
        <w:rPr>
          <w:rFonts w:ascii="Times New Roman" w:hAnsi="Times New Roman" w:cs="Times New Roman"/>
          <w:i/>
          <w:iCs/>
          <w:lang w:val="en-AU"/>
        </w:rPr>
        <w:t>25</w:t>
      </w:r>
      <w:r w:rsidRPr="007C2B95">
        <w:rPr>
          <w:rFonts w:ascii="Times New Roman" w:hAnsi="Times New Roman" w:cs="Times New Roman"/>
          <w:lang w:val="en-AU"/>
        </w:rPr>
        <w:t>, 103680.</w:t>
      </w:r>
    </w:p>
    <w:p w14:paraId="6B512B4F" w14:textId="01FA6DA7" w:rsidR="000F0694" w:rsidRPr="007C2B95" w:rsidRDefault="000F0694" w:rsidP="005B7D6D">
      <w:pPr>
        <w:jc w:val="both"/>
        <w:rPr>
          <w:rFonts w:ascii="Times New Roman" w:hAnsi="Times New Roman" w:cs="Times New Roman"/>
          <w:lang w:val="en-AU"/>
        </w:rPr>
      </w:pPr>
      <w:r w:rsidRPr="007C2B95">
        <w:rPr>
          <w:rFonts w:ascii="Times New Roman" w:hAnsi="Times New Roman" w:cs="Times New Roman"/>
          <w:lang w:val="en-AU"/>
        </w:rPr>
        <w:t>Vinayaraj, V. S., &amp; Perumal, V. (2023). Developing safety performance functions and crash modification factors for urban roundabouts in heterogeneous non-lane-based traffic conditions. </w:t>
      </w:r>
      <w:r w:rsidRPr="007C2B95">
        <w:rPr>
          <w:rFonts w:ascii="Times New Roman" w:hAnsi="Times New Roman" w:cs="Times New Roman"/>
          <w:i/>
          <w:iCs/>
          <w:lang w:val="en-AU"/>
        </w:rPr>
        <w:t>Transportation research record</w:t>
      </w:r>
      <w:r w:rsidRPr="007C2B95">
        <w:rPr>
          <w:rFonts w:ascii="Times New Roman" w:hAnsi="Times New Roman" w:cs="Times New Roman"/>
          <w:lang w:val="en-AU"/>
        </w:rPr>
        <w:t>, </w:t>
      </w:r>
      <w:r w:rsidRPr="007C2B95">
        <w:rPr>
          <w:rFonts w:ascii="Times New Roman" w:hAnsi="Times New Roman" w:cs="Times New Roman"/>
          <w:i/>
          <w:iCs/>
          <w:lang w:val="en-AU"/>
        </w:rPr>
        <w:t>2677</w:t>
      </w:r>
      <w:r w:rsidRPr="007C2B95">
        <w:rPr>
          <w:rFonts w:ascii="Times New Roman" w:hAnsi="Times New Roman" w:cs="Times New Roman"/>
          <w:lang w:val="en-AU"/>
        </w:rPr>
        <w:t>(8), 644-661.</w:t>
      </w:r>
    </w:p>
    <w:p w14:paraId="1ED150AA" w14:textId="76CE0F62" w:rsidR="004503E5" w:rsidRPr="007C2B95" w:rsidRDefault="004503E5" w:rsidP="005B7D6D">
      <w:pPr>
        <w:jc w:val="both"/>
        <w:rPr>
          <w:rFonts w:ascii="Times New Roman" w:hAnsi="Times New Roman" w:cs="Times New Roman"/>
          <w:lang w:val="en-AU"/>
        </w:rPr>
      </w:pPr>
      <w:r w:rsidRPr="007C2B95">
        <w:rPr>
          <w:rFonts w:ascii="Times New Roman" w:hAnsi="Times New Roman" w:cs="Times New Roman"/>
          <w:lang w:val="en-AU"/>
        </w:rPr>
        <w:t>Anjana, S., &amp; LR Anjaneyulu, M. V. (2015). Development of safety performance measures for urban roundabouts in India. </w:t>
      </w:r>
      <w:r w:rsidRPr="007C2B95">
        <w:rPr>
          <w:rFonts w:ascii="Times New Roman" w:hAnsi="Times New Roman" w:cs="Times New Roman"/>
          <w:i/>
          <w:iCs/>
          <w:lang w:val="en-AU"/>
        </w:rPr>
        <w:t>Journal of transportation engineering</w:t>
      </w:r>
      <w:r w:rsidRPr="007C2B95">
        <w:rPr>
          <w:rFonts w:ascii="Times New Roman" w:hAnsi="Times New Roman" w:cs="Times New Roman"/>
          <w:lang w:val="en-AU"/>
        </w:rPr>
        <w:t>, </w:t>
      </w:r>
      <w:r w:rsidRPr="007C2B95">
        <w:rPr>
          <w:rFonts w:ascii="Times New Roman" w:hAnsi="Times New Roman" w:cs="Times New Roman"/>
          <w:i/>
          <w:iCs/>
          <w:lang w:val="en-AU"/>
        </w:rPr>
        <w:t>141</w:t>
      </w:r>
      <w:r w:rsidRPr="007C2B95">
        <w:rPr>
          <w:rFonts w:ascii="Times New Roman" w:hAnsi="Times New Roman" w:cs="Times New Roman"/>
          <w:lang w:val="en-AU"/>
        </w:rPr>
        <w:t>(1), 04014066.</w:t>
      </w:r>
    </w:p>
    <w:p w14:paraId="3E5D4A55" w14:textId="75D0928C" w:rsidR="000F0694" w:rsidRPr="007C2B95" w:rsidRDefault="004503E5" w:rsidP="005B7D6D">
      <w:pPr>
        <w:jc w:val="both"/>
        <w:rPr>
          <w:rFonts w:ascii="Times New Roman" w:hAnsi="Times New Roman" w:cs="Times New Roman"/>
          <w:lang w:val="en-AU"/>
        </w:rPr>
      </w:pPr>
      <w:r w:rsidRPr="007C2B95">
        <w:rPr>
          <w:rFonts w:ascii="Times New Roman" w:hAnsi="Times New Roman" w:cs="Times New Roman"/>
          <w:lang w:val="en-AU"/>
        </w:rPr>
        <w:t>Saljoqi, M., Behnood, H. R., &amp; Mirbaha, B. (2021). Developing the crash modification model for urban street lighting. </w:t>
      </w:r>
      <w:r w:rsidRPr="007C2B95">
        <w:rPr>
          <w:rFonts w:ascii="Times New Roman" w:hAnsi="Times New Roman" w:cs="Times New Roman"/>
          <w:i/>
          <w:iCs/>
          <w:lang w:val="en-AU"/>
        </w:rPr>
        <w:t>Innovative infrastructure solutions</w:t>
      </w:r>
      <w:r w:rsidRPr="007C2B95">
        <w:rPr>
          <w:rFonts w:ascii="Times New Roman" w:hAnsi="Times New Roman" w:cs="Times New Roman"/>
          <w:lang w:val="en-AU"/>
        </w:rPr>
        <w:t>, </w:t>
      </w:r>
      <w:r w:rsidRPr="007C2B95">
        <w:rPr>
          <w:rFonts w:ascii="Times New Roman" w:hAnsi="Times New Roman" w:cs="Times New Roman"/>
          <w:i/>
          <w:iCs/>
          <w:lang w:val="en-AU"/>
        </w:rPr>
        <w:t>6</w:t>
      </w:r>
      <w:r w:rsidRPr="007C2B95">
        <w:rPr>
          <w:rFonts w:ascii="Times New Roman" w:hAnsi="Times New Roman" w:cs="Times New Roman"/>
          <w:lang w:val="en-AU"/>
        </w:rPr>
        <w:t>(2), 59.</w:t>
      </w:r>
    </w:p>
    <w:p w14:paraId="4D9E9751" w14:textId="79FBD047" w:rsidR="00115111" w:rsidRPr="007C2B95" w:rsidRDefault="004503E5" w:rsidP="005B7D6D">
      <w:pPr>
        <w:jc w:val="both"/>
        <w:rPr>
          <w:rFonts w:ascii="Times New Roman" w:hAnsi="Times New Roman" w:cs="Times New Roman"/>
          <w:lang w:val="en-AU"/>
        </w:rPr>
      </w:pPr>
      <w:r w:rsidRPr="007C2B95">
        <w:rPr>
          <w:rFonts w:ascii="Times New Roman" w:hAnsi="Times New Roman" w:cs="Times New Roman"/>
          <w:lang w:val="en-AU"/>
        </w:rPr>
        <w:t>Getnet, M., Bisht, L. S., &amp; Tiwari, G. (2024). The safety impacts of paved shoulder width in Indian four-lane rural highways. </w:t>
      </w:r>
      <w:r w:rsidRPr="007C2B95">
        <w:rPr>
          <w:rFonts w:ascii="Times New Roman" w:hAnsi="Times New Roman" w:cs="Times New Roman"/>
          <w:i/>
          <w:iCs/>
          <w:lang w:val="en-AU"/>
        </w:rPr>
        <w:t>International Journal of Injury Control and Safety Promotion</w:t>
      </w:r>
      <w:r w:rsidRPr="007C2B95">
        <w:rPr>
          <w:rFonts w:ascii="Times New Roman" w:hAnsi="Times New Roman" w:cs="Times New Roman"/>
          <w:lang w:val="en-AU"/>
        </w:rPr>
        <w:t>, </w:t>
      </w:r>
      <w:r w:rsidRPr="007C2B95">
        <w:rPr>
          <w:rFonts w:ascii="Times New Roman" w:hAnsi="Times New Roman" w:cs="Times New Roman"/>
          <w:i/>
          <w:iCs/>
          <w:lang w:val="en-AU"/>
        </w:rPr>
        <w:t>31</w:t>
      </w:r>
      <w:r w:rsidRPr="007C2B95">
        <w:rPr>
          <w:rFonts w:ascii="Times New Roman" w:hAnsi="Times New Roman" w:cs="Times New Roman"/>
          <w:lang w:val="en-AU"/>
        </w:rPr>
        <w:t>(4), 660-671.</w:t>
      </w:r>
    </w:p>
    <w:p w14:paraId="3D354288" w14:textId="77777777" w:rsidR="005B7D6D" w:rsidRPr="007C2B95" w:rsidRDefault="005B7D6D" w:rsidP="005B7D6D">
      <w:pPr>
        <w:jc w:val="both"/>
        <w:rPr>
          <w:rFonts w:ascii="Times New Roman" w:hAnsi="Times New Roman" w:cs="Times New Roman"/>
          <w:lang w:val="en-AU"/>
        </w:rPr>
      </w:pPr>
      <w:r w:rsidRPr="007C2B95">
        <w:rPr>
          <w:rFonts w:ascii="Times New Roman" w:hAnsi="Times New Roman" w:cs="Times New Roman"/>
          <w:lang w:val="en-AU"/>
        </w:rPr>
        <w:lastRenderedPageBreak/>
        <w:t>Almasi, S. A., &amp; Yang, J. (2026). A spatially adaptive empirical Bayes framework with dynamic dispersion parameters for enhanced crash frequency prediction across rural highway networks. </w:t>
      </w:r>
      <w:r w:rsidRPr="007C2B95">
        <w:rPr>
          <w:rFonts w:ascii="Times New Roman" w:hAnsi="Times New Roman" w:cs="Times New Roman"/>
          <w:i/>
          <w:iCs/>
          <w:lang w:val="en-AU"/>
        </w:rPr>
        <w:t>Accident Analysis &amp; Prevention</w:t>
      </w:r>
      <w:r w:rsidRPr="007C2B95">
        <w:rPr>
          <w:rFonts w:ascii="Times New Roman" w:hAnsi="Times New Roman" w:cs="Times New Roman"/>
          <w:lang w:val="en-AU"/>
        </w:rPr>
        <w:t>, </w:t>
      </w:r>
      <w:r w:rsidRPr="007C2B95">
        <w:rPr>
          <w:rFonts w:ascii="Times New Roman" w:hAnsi="Times New Roman" w:cs="Times New Roman"/>
          <w:i/>
          <w:iCs/>
          <w:lang w:val="en-AU"/>
        </w:rPr>
        <w:t>226</w:t>
      </w:r>
      <w:r w:rsidRPr="007C2B95">
        <w:rPr>
          <w:rFonts w:ascii="Times New Roman" w:hAnsi="Times New Roman" w:cs="Times New Roman"/>
          <w:lang w:val="en-AU"/>
        </w:rPr>
        <w:t xml:space="preserve">, 108361. </w:t>
      </w:r>
    </w:p>
    <w:p w14:paraId="06098019" w14:textId="3C85989A" w:rsidR="005B7D6D" w:rsidRPr="007C2B95" w:rsidRDefault="005B7D6D" w:rsidP="005B7D6D">
      <w:pPr>
        <w:jc w:val="both"/>
        <w:rPr>
          <w:rFonts w:ascii="Times New Roman" w:hAnsi="Times New Roman" w:cs="Times New Roman"/>
          <w:lang w:val="en-AU"/>
        </w:rPr>
      </w:pPr>
      <w:r w:rsidRPr="007C2B95">
        <w:rPr>
          <w:rFonts w:ascii="Times New Roman" w:hAnsi="Times New Roman" w:cs="Times New Roman"/>
          <w:lang w:val="en-AU"/>
        </w:rPr>
        <w:t>Noland, R. B., &amp; Adediji, Y. (2018). Are estimates of crash modification factors mis-specified?. </w:t>
      </w:r>
      <w:r w:rsidRPr="007C2B95">
        <w:rPr>
          <w:rFonts w:ascii="Times New Roman" w:hAnsi="Times New Roman" w:cs="Times New Roman"/>
          <w:i/>
          <w:iCs/>
          <w:lang w:val="en-AU"/>
        </w:rPr>
        <w:t>Accident Analysis &amp; Prevention</w:t>
      </w:r>
      <w:r w:rsidRPr="007C2B95">
        <w:rPr>
          <w:rFonts w:ascii="Times New Roman" w:hAnsi="Times New Roman" w:cs="Times New Roman"/>
          <w:lang w:val="en-AU"/>
        </w:rPr>
        <w:t>, </w:t>
      </w:r>
      <w:r w:rsidRPr="007C2B95">
        <w:rPr>
          <w:rFonts w:ascii="Times New Roman" w:hAnsi="Times New Roman" w:cs="Times New Roman"/>
          <w:i/>
          <w:iCs/>
          <w:lang w:val="en-AU"/>
        </w:rPr>
        <w:t>118</w:t>
      </w:r>
      <w:r w:rsidRPr="007C2B95">
        <w:rPr>
          <w:rFonts w:ascii="Times New Roman" w:hAnsi="Times New Roman" w:cs="Times New Roman"/>
          <w:lang w:val="en-AU"/>
        </w:rPr>
        <w:t>, 29-37.</w:t>
      </w:r>
    </w:p>
    <w:p w14:paraId="59CF4DD4" w14:textId="51C51A53" w:rsidR="00115111" w:rsidRPr="007C2B95" w:rsidRDefault="005B7D6D" w:rsidP="005B7D6D">
      <w:pPr>
        <w:jc w:val="both"/>
        <w:rPr>
          <w:rFonts w:ascii="Times New Roman" w:hAnsi="Times New Roman" w:cs="Times New Roman"/>
          <w:lang w:val="en-AU"/>
        </w:rPr>
      </w:pPr>
      <w:r w:rsidRPr="007C2B95">
        <w:rPr>
          <w:rFonts w:ascii="Times New Roman" w:hAnsi="Times New Roman" w:cs="Times New Roman"/>
          <w:lang w:val="en-AU"/>
        </w:rPr>
        <w:t>Galgamuwa, U., Du, J., &amp; Dissanayake, S. (2021). Bayesian spatial modeling to incorporate unmeasured information at road segment levels with the INLA approach: A methodological advancement of estimating crash modification factors. </w:t>
      </w:r>
      <w:r w:rsidRPr="007C2B95">
        <w:rPr>
          <w:rFonts w:ascii="Times New Roman" w:hAnsi="Times New Roman" w:cs="Times New Roman"/>
          <w:i/>
          <w:iCs/>
          <w:lang w:val="en-AU"/>
        </w:rPr>
        <w:t>Journal of traffic and transportation engineering (English edition)</w:t>
      </w:r>
      <w:r w:rsidRPr="007C2B95">
        <w:rPr>
          <w:rFonts w:ascii="Times New Roman" w:hAnsi="Times New Roman" w:cs="Times New Roman"/>
          <w:lang w:val="en-AU"/>
        </w:rPr>
        <w:t>, </w:t>
      </w:r>
      <w:r w:rsidRPr="007C2B95">
        <w:rPr>
          <w:rFonts w:ascii="Times New Roman" w:hAnsi="Times New Roman" w:cs="Times New Roman"/>
          <w:i/>
          <w:iCs/>
          <w:lang w:val="en-AU"/>
        </w:rPr>
        <w:t>8</w:t>
      </w:r>
      <w:r w:rsidRPr="007C2B95">
        <w:rPr>
          <w:rFonts w:ascii="Times New Roman" w:hAnsi="Times New Roman" w:cs="Times New Roman"/>
          <w:lang w:val="en-AU"/>
        </w:rPr>
        <w:t>(1), 95-106.</w:t>
      </w:r>
    </w:p>
    <w:p w14:paraId="6B8BF008" w14:textId="7D93FEAE" w:rsidR="00E50B95" w:rsidRPr="007C2B95" w:rsidRDefault="00E50B95" w:rsidP="005B7D6D">
      <w:pPr>
        <w:jc w:val="both"/>
        <w:rPr>
          <w:rFonts w:ascii="Times New Roman" w:hAnsi="Times New Roman" w:cs="Times New Roman"/>
          <w:lang w:val="en-AU"/>
        </w:rPr>
      </w:pPr>
      <w:r w:rsidRPr="007C2B95">
        <w:rPr>
          <w:rFonts w:ascii="Times New Roman" w:hAnsi="Times New Roman" w:cs="Times New Roman"/>
          <w:lang w:val="en-AU"/>
        </w:rPr>
        <w:t>Champahom, T., Se, C., Jomnonkwao, S., Kasemsri, R., &amp; Ratanavaraha, V. (2023). Analysis of the effects of highway geometric design features on the frequency of truck-involved rear-end crashes using the random effect zero-inflated negative binomial regression model. </w:t>
      </w:r>
      <w:r w:rsidRPr="007C2B95">
        <w:rPr>
          <w:rFonts w:ascii="Times New Roman" w:hAnsi="Times New Roman" w:cs="Times New Roman"/>
          <w:i/>
          <w:iCs/>
          <w:lang w:val="en-AU"/>
        </w:rPr>
        <w:t>Safety</w:t>
      </w:r>
      <w:r w:rsidRPr="007C2B95">
        <w:rPr>
          <w:rFonts w:ascii="Times New Roman" w:hAnsi="Times New Roman" w:cs="Times New Roman"/>
          <w:lang w:val="en-AU"/>
        </w:rPr>
        <w:t>, </w:t>
      </w:r>
      <w:r w:rsidRPr="007C2B95">
        <w:rPr>
          <w:rFonts w:ascii="Times New Roman" w:hAnsi="Times New Roman" w:cs="Times New Roman"/>
          <w:i/>
          <w:iCs/>
          <w:lang w:val="en-AU"/>
        </w:rPr>
        <w:t>9</w:t>
      </w:r>
      <w:r w:rsidRPr="007C2B95">
        <w:rPr>
          <w:rFonts w:ascii="Times New Roman" w:hAnsi="Times New Roman" w:cs="Times New Roman"/>
          <w:lang w:val="en-AU"/>
        </w:rPr>
        <w:t>(4), 76.</w:t>
      </w:r>
    </w:p>
    <w:p w14:paraId="3AE58965" w14:textId="6328E612" w:rsidR="00D55892" w:rsidRPr="007C2B95" w:rsidRDefault="00373E7C" w:rsidP="007C2AE5">
      <w:pPr>
        <w:jc w:val="both"/>
        <w:rPr>
          <w:rFonts w:ascii="Times New Roman" w:hAnsi="Times New Roman" w:cs="Times New Roman"/>
          <w:lang w:val="en-AU"/>
        </w:rPr>
      </w:pPr>
      <w:r w:rsidRPr="007C2B95">
        <w:rPr>
          <w:rFonts w:ascii="Times New Roman" w:hAnsi="Times New Roman" w:cs="Times New Roman"/>
          <w:lang w:val="en-AU"/>
        </w:rPr>
        <w:t>Al-Marafi, M. N., Alhadidi, T. I., Alhawamdeh, M., &amp; Jaber, A. (2024). Enhancing Road Safety Strategies through Applying Combined Treatments for Different Crash Severity. </w:t>
      </w:r>
      <w:r w:rsidRPr="007C2B95">
        <w:rPr>
          <w:rFonts w:ascii="Times New Roman" w:hAnsi="Times New Roman" w:cs="Times New Roman"/>
          <w:i/>
          <w:iCs/>
          <w:lang w:val="en-AU"/>
        </w:rPr>
        <w:t>Urban Science</w:t>
      </w:r>
      <w:r w:rsidRPr="007C2B95">
        <w:rPr>
          <w:rFonts w:ascii="Times New Roman" w:hAnsi="Times New Roman" w:cs="Times New Roman"/>
          <w:lang w:val="en-AU"/>
        </w:rPr>
        <w:t>, </w:t>
      </w:r>
      <w:r w:rsidRPr="007C2B95">
        <w:rPr>
          <w:rFonts w:ascii="Times New Roman" w:hAnsi="Times New Roman" w:cs="Times New Roman"/>
          <w:i/>
          <w:iCs/>
          <w:lang w:val="en-AU"/>
        </w:rPr>
        <w:t>8</w:t>
      </w:r>
      <w:r w:rsidRPr="007C2B95">
        <w:rPr>
          <w:rFonts w:ascii="Times New Roman" w:hAnsi="Times New Roman" w:cs="Times New Roman"/>
          <w:lang w:val="en-AU"/>
        </w:rPr>
        <w:t>(3), 109.</w:t>
      </w:r>
    </w:p>
    <w:p w14:paraId="139E91A2" w14:textId="59399860" w:rsidR="00373E7C" w:rsidRPr="007C2B95" w:rsidRDefault="00373E7C" w:rsidP="007C2AE5">
      <w:pPr>
        <w:jc w:val="both"/>
        <w:rPr>
          <w:rFonts w:ascii="Times New Roman" w:hAnsi="Times New Roman" w:cs="Times New Roman"/>
          <w:lang w:val="en-AU"/>
        </w:rPr>
      </w:pPr>
      <w:r w:rsidRPr="007C2B95">
        <w:rPr>
          <w:rFonts w:ascii="Times New Roman" w:hAnsi="Times New Roman" w:cs="Times New Roman"/>
          <w:lang w:val="en-AU"/>
        </w:rPr>
        <w:t>Ahern, Z., Corry, P., Shirazi, M., &amp; Paz, A. (2025). A comprehensive multi-objective framework for the estimation of crash frequency models. </w:t>
      </w:r>
      <w:r w:rsidRPr="007C2B95">
        <w:rPr>
          <w:rFonts w:ascii="Times New Roman" w:hAnsi="Times New Roman" w:cs="Times New Roman"/>
          <w:i/>
          <w:iCs/>
          <w:lang w:val="en-AU"/>
        </w:rPr>
        <w:t>Accident Analysis &amp; Prevention</w:t>
      </w:r>
      <w:r w:rsidRPr="007C2B95">
        <w:rPr>
          <w:rFonts w:ascii="Times New Roman" w:hAnsi="Times New Roman" w:cs="Times New Roman"/>
          <w:lang w:val="en-AU"/>
        </w:rPr>
        <w:t>, </w:t>
      </w:r>
      <w:r w:rsidRPr="007C2B95">
        <w:rPr>
          <w:rFonts w:ascii="Times New Roman" w:hAnsi="Times New Roman" w:cs="Times New Roman"/>
          <w:i/>
          <w:iCs/>
          <w:lang w:val="en-AU"/>
        </w:rPr>
        <w:t>210</w:t>
      </w:r>
      <w:r w:rsidRPr="007C2B95">
        <w:rPr>
          <w:rFonts w:ascii="Times New Roman" w:hAnsi="Times New Roman" w:cs="Times New Roman"/>
          <w:lang w:val="en-AU"/>
        </w:rPr>
        <w:t>, 107844.</w:t>
      </w:r>
    </w:p>
    <w:p w14:paraId="359935F9" w14:textId="4E1D1E39" w:rsidR="00265551" w:rsidRPr="007C2B95" w:rsidRDefault="00265551" w:rsidP="007C2AE5">
      <w:pPr>
        <w:jc w:val="both"/>
        <w:rPr>
          <w:rFonts w:ascii="Times New Roman" w:hAnsi="Times New Roman" w:cs="Times New Roman"/>
          <w:lang w:val="en-AU"/>
        </w:rPr>
      </w:pPr>
      <w:r w:rsidRPr="007C2B95">
        <w:rPr>
          <w:rFonts w:ascii="Times New Roman" w:hAnsi="Times New Roman" w:cs="Times New Roman"/>
          <w:lang w:val="en-AU"/>
        </w:rPr>
        <w:t>Fitzpatrick, K., Park, E. S., Cynecki, M. J., Pratt, M. P., &amp; Beckley, M. (2021). Investigation of crashes at pedestrian hybrid beacons: Results of a large-scale study in Arizona. </w:t>
      </w:r>
      <w:r w:rsidRPr="007C2B95">
        <w:rPr>
          <w:rFonts w:ascii="Times New Roman" w:hAnsi="Times New Roman" w:cs="Times New Roman"/>
          <w:i/>
          <w:iCs/>
          <w:lang w:val="en-AU"/>
        </w:rPr>
        <w:t>Journal of safety research</w:t>
      </w:r>
      <w:r w:rsidRPr="007C2B95">
        <w:rPr>
          <w:rFonts w:ascii="Times New Roman" w:hAnsi="Times New Roman" w:cs="Times New Roman"/>
          <w:lang w:val="en-AU"/>
        </w:rPr>
        <w:t>, </w:t>
      </w:r>
      <w:r w:rsidRPr="007C2B95">
        <w:rPr>
          <w:rFonts w:ascii="Times New Roman" w:hAnsi="Times New Roman" w:cs="Times New Roman"/>
          <w:i/>
          <w:iCs/>
          <w:lang w:val="en-AU"/>
        </w:rPr>
        <w:t>78</w:t>
      </w:r>
      <w:r w:rsidRPr="007C2B95">
        <w:rPr>
          <w:rFonts w:ascii="Times New Roman" w:hAnsi="Times New Roman" w:cs="Times New Roman"/>
          <w:lang w:val="en-AU"/>
        </w:rPr>
        <w:t>, 59-68.</w:t>
      </w:r>
    </w:p>
    <w:p w14:paraId="223D4C52" w14:textId="775FDEAA" w:rsidR="008369B1" w:rsidRPr="007C2B95" w:rsidRDefault="008369B1" w:rsidP="008369B1">
      <w:pPr>
        <w:jc w:val="both"/>
        <w:rPr>
          <w:rFonts w:ascii="Times New Roman" w:hAnsi="Times New Roman" w:cs="Times New Roman"/>
          <w:lang w:val="en-AU"/>
        </w:rPr>
      </w:pPr>
      <w:r w:rsidRPr="007C2B95">
        <w:rPr>
          <w:rFonts w:ascii="Times New Roman" w:hAnsi="Times New Roman" w:cs="Times New Roman"/>
          <w:lang w:val="en-AU"/>
        </w:rPr>
        <w:t xml:space="preserve">Austroads. (2016). Guide to Traffic Management Part 4:  Network Management. </w:t>
      </w:r>
      <w:hyperlink r:id="rId15" w:history="1">
        <w:r w:rsidRPr="007C2B95">
          <w:rPr>
            <w:rStyle w:val="Hyperlink"/>
            <w:rFonts w:ascii="Times New Roman" w:hAnsi="Times New Roman" w:cs="Times New Roman"/>
            <w:lang w:val="en-AU"/>
          </w:rPr>
          <w:t>https://austroads.gov.au/publications/traffic-management/agtm04</w:t>
        </w:r>
      </w:hyperlink>
    </w:p>
    <w:p w14:paraId="5A73E867" w14:textId="05B86035" w:rsidR="008369B1" w:rsidRDefault="008369B1" w:rsidP="008369B1">
      <w:pPr>
        <w:jc w:val="both"/>
        <w:rPr>
          <w:ins w:id="981" w:author="Gonzalo Ríos" w:date="2026-04-13T01:06:00Z" w16du:dateUtc="2026-04-12T15:06:00Z"/>
          <w:rFonts w:ascii="Times New Roman" w:hAnsi="Times New Roman" w:cs="Times New Roman"/>
          <w:lang w:val="en-AU"/>
        </w:rPr>
      </w:pPr>
      <w:r w:rsidRPr="007C2B95">
        <w:rPr>
          <w:rFonts w:ascii="Times New Roman" w:hAnsi="Times New Roman" w:cs="Times New Roman"/>
          <w:lang w:val="en-AU"/>
        </w:rPr>
        <w:t xml:space="preserve">Austorads. (2021). Guide to Road Design Part 1: Objectives of Road Design. </w:t>
      </w:r>
      <w:ins w:id="982" w:author="Gonzalo Ríos" w:date="2026-04-13T01:06:00Z" w16du:dateUtc="2026-04-12T15:06:00Z">
        <w:r w:rsidR="006B4A70">
          <w:rPr>
            <w:rFonts w:ascii="Times New Roman" w:hAnsi="Times New Roman" w:cs="Times New Roman"/>
            <w:lang w:val="en-AU"/>
          </w:rPr>
          <w:fldChar w:fldCharType="begin"/>
        </w:r>
        <w:r w:rsidR="006B4A70">
          <w:rPr>
            <w:rFonts w:ascii="Times New Roman" w:hAnsi="Times New Roman" w:cs="Times New Roman"/>
            <w:lang w:val="en-AU"/>
          </w:rPr>
          <w:instrText>HYPERLINK "</w:instrText>
        </w:r>
      </w:ins>
      <w:r w:rsidR="006B4A70" w:rsidRPr="007C2B95">
        <w:rPr>
          <w:rFonts w:ascii="Times New Roman" w:hAnsi="Times New Roman" w:cs="Times New Roman"/>
          <w:lang w:val="en-AU"/>
        </w:rPr>
        <w:instrText>https://austroads.gov.au/publications/road-design/agrd01</w:instrText>
      </w:r>
      <w:ins w:id="983" w:author="Gonzalo Ríos" w:date="2026-04-13T01:06:00Z" w16du:dateUtc="2026-04-12T15:06:00Z">
        <w:r w:rsidR="006B4A70">
          <w:rPr>
            <w:rFonts w:ascii="Times New Roman" w:hAnsi="Times New Roman" w:cs="Times New Roman"/>
            <w:lang w:val="en-AU"/>
          </w:rPr>
          <w:instrText>"</w:instrText>
        </w:r>
        <w:r w:rsidR="006B4A70">
          <w:rPr>
            <w:rFonts w:ascii="Times New Roman" w:hAnsi="Times New Roman" w:cs="Times New Roman"/>
            <w:lang w:val="en-AU"/>
          </w:rPr>
        </w:r>
        <w:r w:rsidR="006B4A70">
          <w:rPr>
            <w:rFonts w:ascii="Times New Roman" w:hAnsi="Times New Roman" w:cs="Times New Roman"/>
            <w:lang w:val="en-AU"/>
          </w:rPr>
          <w:fldChar w:fldCharType="separate"/>
        </w:r>
      </w:ins>
      <w:r w:rsidR="006B4A70" w:rsidRPr="00CE621E">
        <w:rPr>
          <w:rStyle w:val="Hyperlink"/>
          <w:rFonts w:ascii="Times New Roman" w:hAnsi="Times New Roman" w:cs="Times New Roman"/>
          <w:lang w:val="en-AU"/>
        </w:rPr>
        <w:t>https://austroads.gov.au/publications/road-design/agrd01</w:t>
      </w:r>
      <w:ins w:id="984" w:author="Gonzalo Ríos" w:date="2026-04-13T01:06:00Z" w16du:dateUtc="2026-04-12T15:06:00Z">
        <w:r w:rsidR="006B4A70">
          <w:rPr>
            <w:rFonts w:ascii="Times New Roman" w:hAnsi="Times New Roman" w:cs="Times New Roman"/>
            <w:lang w:val="en-AU"/>
          </w:rPr>
          <w:fldChar w:fldCharType="end"/>
        </w:r>
      </w:ins>
    </w:p>
    <w:p w14:paraId="44CF5F67" w14:textId="5AA51BDC" w:rsidR="006B4A70" w:rsidRPr="007C2B95" w:rsidRDefault="006B4A70" w:rsidP="00F175F0">
      <w:pPr>
        <w:jc w:val="both"/>
        <w:rPr>
          <w:rFonts w:ascii="Times New Roman" w:hAnsi="Times New Roman" w:cs="Times New Roman"/>
          <w:lang w:val="en-AU"/>
        </w:rPr>
      </w:pPr>
      <w:ins w:id="985" w:author="Gonzalo Ríos" w:date="2026-04-13T01:06:00Z">
        <w:r w:rsidRPr="006B4A70">
          <w:rPr>
            <w:rFonts w:ascii="Times New Roman" w:hAnsi="Times New Roman" w:cs="Times New Roman"/>
          </w:rPr>
          <w:t>Washington, S., Karlaftis, M. G., Mannering, F., &amp; Anastasopoulos, P. (2020). </w:t>
        </w:r>
        <w:r w:rsidRPr="006B4A70">
          <w:rPr>
            <w:rFonts w:ascii="Times New Roman" w:hAnsi="Times New Roman" w:cs="Times New Roman"/>
            <w:i/>
            <w:iCs/>
          </w:rPr>
          <w:t>Statistical and econometric methods for transportation data analysis</w:t>
        </w:r>
        <w:r w:rsidRPr="006B4A70">
          <w:rPr>
            <w:rFonts w:ascii="Times New Roman" w:hAnsi="Times New Roman" w:cs="Times New Roman"/>
          </w:rPr>
          <w:t>. Chapman and Hall/CRC.</w:t>
        </w:r>
      </w:ins>
    </w:p>
    <w:p w14:paraId="1BDD9ED1" w14:textId="78DA646A" w:rsidR="008369B1" w:rsidRPr="007C2B95" w:rsidRDefault="00F175F0" w:rsidP="00F175F0">
      <w:pPr>
        <w:jc w:val="both"/>
        <w:rPr>
          <w:rFonts w:ascii="Times New Roman" w:hAnsi="Times New Roman" w:cs="Times New Roman"/>
          <w:lang w:val="en-AU"/>
        </w:rPr>
      </w:pPr>
      <w:ins w:id="986" w:author="Gonzalo Ríos" w:date="2026-04-13T01:35:00Z" w16du:dateUtc="2026-04-12T15:35:00Z">
        <w:r w:rsidRPr="00F175F0">
          <w:rPr>
            <w:rFonts w:ascii="Times New Roman" w:hAnsi="Times New Roman" w:cs="Times New Roman"/>
            <w:lang w:val="en-AU"/>
          </w:rPr>
          <w:t>Lord, D. &amp;. (2010). The statistical analysis of crash-frequency data: A review and assessment of methodological alternatives. Transportation research part A: policy and practice, 44(5), 291-305.</w:t>
        </w:r>
      </w:ins>
    </w:p>
    <w:sectPr w:rsidR="008369B1" w:rsidRPr="007C2B95" w:rsidSect="00453502">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 w:author="Alexander Paz" w:date="2026-04-10T11:58:00Z" w:initials="AP">
    <w:p w14:paraId="003861FF" w14:textId="77777777" w:rsidR="0032134F" w:rsidRDefault="0032134F" w:rsidP="0032134F">
      <w:pPr>
        <w:pStyle w:val="CommentText"/>
      </w:pPr>
      <w:r>
        <w:rPr>
          <w:rStyle w:val="CommentReference"/>
        </w:rPr>
        <w:annotationRef/>
      </w:r>
      <w:r>
        <w:t xml:space="preserve">Gonzalo to complete; Zeke to review and edit please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3861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4BECBD" w16cex:dateUtc="2026-04-10T01: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3861FF" w16cid:durableId="704BECB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7176"/>
    <w:multiLevelType w:val="multilevel"/>
    <w:tmpl w:val="0CD0E3A8"/>
    <w:lvl w:ilvl="0">
      <w:start w:val="2"/>
      <w:numFmt w:val="decimal"/>
      <w:lvlText w:val="%1"/>
      <w:lvlJc w:val="left"/>
      <w:pPr>
        <w:ind w:left="370" w:hanging="37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6C14AEA"/>
    <w:multiLevelType w:val="hybridMultilevel"/>
    <w:tmpl w:val="55C2578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A166794"/>
    <w:multiLevelType w:val="multilevel"/>
    <w:tmpl w:val="4CC0BF2C"/>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CB62AE3"/>
    <w:multiLevelType w:val="hybridMultilevel"/>
    <w:tmpl w:val="34E6ED8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D270D13"/>
    <w:multiLevelType w:val="hybridMultilevel"/>
    <w:tmpl w:val="A20E84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FED7D32"/>
    <w:multiLevelType w:val="hybridMultilevel"/>
    <w:tmpl w:val="80ACD4E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1AB65D3"/>
    <w:multiLevelType w:val="multilevel"/>
    <w:tmpl w:val="4CC0BF2C"/>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AC800F0"/>
    <w:multiLevelType w:val="multilevel"/>
    <w:tmpl w:val="B43CF2B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BCF5B67"/>
    <w:multiLevelType w:val="hybridMultilevel"/>
    <w:tmpl w:val="833062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16A67AE"/>
    <w:multiLevelType w:val="multilevel"/>
    <w:tmpl w:val="C2A0EEE2"/>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start w:val="17"/>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B46580"/>
    <w:multiLevelType w:val="multilevel"/>
    <w:tmpl w:val="4CC0BF2C"/>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1104081"/>
    <w:multiLevelType w:val="hybridMultilevel"/>
    <w:tmpl w:val="94FE63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24210FF"/>
    <w:multiLevelType w:val="hybridMultilevel"/>
    <w:tmpl w:val="AAD66A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60B670D"/>
    <w:multiLevelType w:val="hybridMultilevel"/>
    <w:tmpl w:val="5DD090E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70C5D49"/>
    <w:multiLevelType w:val="multilevel"/>
    <w:tmpl w:val="ECFC05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48B50E38"/>
    <w:multiLevelType w:val="multilevel"/>
    <w:tmpl w:val="6E20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CF06D9"/>
    <w:multiLevelType w:val="hybridMultilevel"/>
    <w:tmpl w:val="C8E822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0621697"/>
    <w:multiLevelType w:val="multilevel"/>
    <w:tmpl w:val="A9AEE63A"/>
    <w:lvl w:ilvl="0">
      <w:start w:val="3"/>
      <w:numFmt w:val="decimal"/>
      <w:lvlText w:val="%1"/>
      <w:lvlJc w:val="left"/>
      <w:pPr>
        <w:ind w:left="370" w:hanging="37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54E35F31"/>
    <w:multiLevelType w:val="hybridMultilevel"/>
    <w:tmpl w:val="F146A92A"/>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F9C2CC2"/>
    <w:multiLevelType w:val="hybridMultilevel"/>
    <w:tmpl w:val="737CFD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0122696"/>
    <w:multiLevelType w:val="multilevel"/>
    <w:tmpl w:val="4CC0BF2C"/>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703E4401"/>
    <w:multiLevelType w:val="hybridMultilevel"/>
    <w:tmpl w:val="C8E822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85C3076"/>
    <w:multiLevelType w:val="multilevel"/>
    <w:tmpl w:val="A858D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544CFC"/>
    <w:multiLevelType w:val="multilevel"/>
    <w:tmpl w:val="421A6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9356841">
    <w:abstractNumId w:val="22"/>
  </w:num>
  <w:num w:numId="2" w16cid:durableId="1036584584">
    <w:abstractNumId w:val="9"/>
  </w:num>
  <w:num w:numId="3" w16cid:durableId="1167788592">
    <w:abstractNumId w:val="1"/>
  </w:num>
  <w:num w:numId="4" w16cid:durableId="2130199465">
    <w:abstractNumId w:val="15"/>
  </w:num>
  <w:num w:numId="5" w16cid:durableId="1117484324">
    <w:abstractNumId w:val="23"/>
  </w:num>
  <w:num w:numId="6" w16cid:durableId="1426927185">
    <w:abstractNumId w:val="7"/>
  </w:num>
  <w:num w:numId="7" w16cid:durableId="526259268">
    <w:abstractNumId w:val="4"/>
  </w:num>
  <w:num w:numId="8" w16cid:durableId="838664698">
    <w:abstractNumId w:val="18"/>
  </w:num>
  <w:num w:numId="9" w16cid:durableId="1906452978">
    <w:abstractNumId w:val="19"/>
  </w:num>
  <w:num w:numId="10" w16cid:durableId="2012486894">
    <w:abstractNumId w:val="5"/>
  </w:num>
  <w:num w:numId="11" w16cid:durableId="116875184">
    <w:abstractNumId w:val="8"/>
  </w:num>
  <w:num w:numId="12" w16cid:durableId="1707947242">
    <w:abstractNumId w:val="11"/>
  </w:num>
  <w:num w:numId="13" w16cid:durableId="925382642">
    <w:abstractNumId w:val="14"/>
  </w:num>
  <w:num w:numId="14" w16cid:durableId="1801536673">
    <w:abstractNumId w:val="2"/>
  </w:num>
  <w:num w:numId="15" w16cid:durableId="316109705">
    <w:abstractNumId w:val="3"/>
  </w:num>
  <w:num w:numId="16" w16cid:durableId="1055859314">
    <w:abstractNumId w:val="10"/>
  </w:num>
  <w:num w:numId="17" w16cid:durableId="718015685">
    <w:abstractNumId w:val="6"/>
  </w:num>
  <w:num w:numId="18" w16cid:durableId="598098275">
    <w:abstractNumId w:val="0"/>
  </w:num>
  <w:num w:numId="19" w16cid:durableId="1782336405">
    <w:abstractNumId w:val="17"/>
  </w:num>
  <w:num w:numId="20" w16cid:durableId="1959333543">
    <w:abstractNumId w:val="20"/>
  </w:num>
  <w:num w:numId="21" w16cid:durableId="1143541134">
    <w:abstractNumId w:val="12"/>
  </w:num>
  <w:num w:numId="22" w16cid:durableId="43067125">
    <w:abstractNumId w:val="16"/>
  </w:num>
  <w:num w:numId="23" w16cid:durableId="156768455">
    <w:abstractNumId w:val="13"/>
  </w:num>
  <w:num w:numId="24" w16cid:durableId="752779180">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er Paz">
    <w15:presenceInfo w15:providerId="AD" w15:userId="S::paza@qut.edu.au::6b99185e-7768-4319-a00a-cca384748a79"/>
  </w15:person>
  <w15:person w15:author="Zeke Ahern">
    <w15:presenceInfo w15:providerId="AD" w15:userId="S::ahernz@qut.edu.au::5c568f45-0361-48e8-a51d-9e17efaf483a"/>
  </w15:person>
  <w15:person w15:author="Gonzalo Ríos">
    <w15:presenceInfo w15:providerId="AD" w15:userId="S::gonzalo.rios.v@mail.pucv.cl::de902f7a-149c-4683-8680-1d11b44852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nnotat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twef5dwv0pff7esdv5prfauv05da22ttftt&quot;&gt;My EndNote Library&lt;record-ids&gt;&lt;item&gt;1&lt;/item&gt;&lt;item&gt;6&lt;/item&gt;&lt;item&gt;7&lt;/item&gt;&lt;item&gt;9&lt;/item&gt;&lt;item&gt;10&lt;/item&gt;&lt;/record-ids&gt;&lt;/item&gt;&lt;/Libraries&gt;"/>
  </w:docVars>
  <w:rsids>
    <w:rsidRoot w:val="005173C4"/>
    <w:rsid w:val="00000071"/>
    <w:rsid w:val="00001077"/>
    <w:rsid w:val="00003F1B"/>
    <w:rsid w:val="0000798C"/>
    <w:rsid w:val="00010ECE"/>
    <w:rsid w:val="0001188D"/>
    <w:rsid w:val="00011F4D"/>
    <w:rsid w:val="00012162"/>
    <w:rsid w:val="00012168"/>
    <w:rsid w:val="00012201"/>
    <w:rsid w:val="00016ADE"/>
    <w:rsid w:val="000175F1"/>
    <w:rsid w:val="000207B8"/>
    <w:rsid w:val="0002124B"/>
    <w:rsid w:val="00021668"/>
    <w:rsid w:val="000254BF"/>
    <w:rsid w:val="00025D77"/>
    <w:rsid w:val="000279D5"/>
    <w:rsid w:val="00030F13"/>
    <w:rsid w:val="00033FD0"/>
    <w:rsid w:val="000361B5"/>
    <w:rsid w:val="00036D64"/>
    <w:rsid w:val="0003763E"/>
    <w:rsid w:val="00040677"/>
    <w:rsid w:val="00043067"/>
    <w:rsid w:val="00046072"/>
    <w:rsid w:val="00046607"/>
    <w:rsid w:val="0004678B"/>
    <w:rsid w:val="000510A6"/>
    <w:rsid w:val="00051367"/>
    <w:rsid w:val="00051C98"/>
    <w:rsid w:val="00052328"/>
    <w:rsid w:val="00052C16"/>
    <w:rsid w:val="000535F1"/>
    <w:rsid w:val="00053AE3"/>
    <w:rsid w:val="000555D3"/>
    <w:rsid w:val="000556F9"/>
    <w:rsid w:val="00060612"/>
    <w:rsid w:val="00061817"/>
    <w:rsid w:val="00062D6B"/>
    <w:rsid w:val="00062E3E"/>
    <w:rsid w:val="00064D88"/>
    <w:rsid w:val="00066B5C"/>
    <w:rsid w:val="00067058"/>
    <w:rsid w:val="00067867"/>
    <w:rsid w:val="000707D0"/>
    <w:rsid w:val="00071537"/>
    <w:rsid w:val="00074717"/>
    <w:rsid w:val="00081277"/>
    <w:rsid w:val="00081656"/>
    <w:rsid w:val="0008466B"/>
    <w:rsid w:val="0008595A"/>
    <w:rsid w:val="00085D25"/>
    <w:rsid w:val="0008663C"/>
    <w:rsid w:val="00087E94"/>
    <w:rsid w:val="00090BAB"/>
    <w:rsid w:val="00090D6E"/>
    <w:rsid w:val="000911EC"/>
    <w:rsid w:val="00093085"/>
    <w:rsid w:val="000930A8"/>
    <w:rsid w:val="00093284"/>
    <w:rsid w:val="00093C7D"/>
    <w:rsid w:val="000976B4"/>
    <w:rsid w:val="00097D59"/>
    <w:rsid w:val="000A0C0A"/>
    <w:rsid w:val="000A5650"/>
    <w:rsid w:val="000A6686"/>
    <w:rsid w:val="000B2538"/>
    <w:rsid w:val="000B2C6C"/>
    <w:rsid w:val="000B3C81"/>
    <w:rsid w:val="000C2BEC"/>
    <w:rsid w:val="000C4A95"/>
    <w:rsid w:val="000C542D"/>
    <w:rsid w:val="000C61DC"/>
    <w:rsid w:val="000C6599"/>
    <w:rsid w:val="000C799A"/>
    <w:rsid w:val="000D0D5C"/>
    <w:rsid w:val="000D0DCC"/>
    <w:rsid w:val="000D1518"/>
    <w:rsid w:val="000D192B"/>
    <w:rsid w:val="000D2B90"/>
    <w:rsid w:val="000D4AFB"/>
    <w:rsid w:val="000D5FE8"/>
    <w:rsid w:val="000D7638"/>
    <w:rsid w:val="000D7D8E"/>
    <w:rsid w:val="000E016C"/>
    <w:rsid w:val="000E0451"/>
    <w:rsid w:val="000E07CB"/>
    <w:rsid w:val="000E160B"/>
    <w:rsid w:val="000E3852"/>
    <w:rsid w:val="000E410B"/>
    <w:rsid w:val="000E6B91"/>
    <w:rsid w:val="000E7073"/>
    <w:rsid w:val="000F0694"/>
    <w:rsid w:val="000F06E6"/>
    <w:rsid w:val="000F0EB4"/>
    <w:rsid w:val="000F12B4"/>
    <w:rsid w:val="000F381F"/>
    <w:rsid w:val="000F40E0"/>
    <w:rsid w:val="000F6328"/>
    <w:rsid w:val="000F7115"/>
    <w:rsid w:val="001006F2"/>
    <w:rsid w:val="00100CBB"/>
    <w:rsid w:val="00101510"/>
    <w:rsid w:val="00103FAA"/>
    <w:rsid w:val="00104114"/>
    <w:rsid w:val="001070AF"/>
    <w:rsid w:val="00107917"/>
    <w:rsid w:val="0011170E"/>
    <w:rsid w:val="00113EEE"/>
    <w:rsid w:val="00115111"/>
    <w:rsid w:val="001161DF"/>
    <w:rsid w:val="0011622B"/>
    <w:rsid w:val="001176E8"/>
    <w:rsid w:val="00120130"/>
    <w:rsid w:val="00120637"/>
    <w:rsid w:val="001217F7"/>
    <w:rsid w:val="00122644"/>
    <w:rsid w:val="00123662"/>
    <w:rsid w:val="0012409A"/>
    <w:rsid w:val="001251B5"/>
    <w:rsid w:val="00125A2E"/>
    <w:rsid w:val="001267F3"/>
    <w:rsid w:val="00127081"/>
    <w:rsid w:val="00127412"/>
    <w:rsid w:val="00131646"/>
    <w:rsid w:val="001320F1"/>
    <w:rsid w:val="001323AE"/>
    <w:rsid w:val="00132973"/>
    <w:rsid w:val="00134E10"/>
    <w:rsid w:val="00136354"/>
    <w:rsid w:val="00136879"/>
    <w:rsid w:val="0013708B"/>
    <w:rsid w:val="00137AFB"/>
    <w:rsid w:val="00137D3F"/>
    <w:rsid w:val="00140627"/>
    <w:rsid w:val="001413A9"/>
    <w:rsid w:val="00143C5B"/>
    <w:rsid w:val="0014638C"/>
    <w:rsid w:val="001466F2"/>
    <w:rsid w:val="00150048"/>
    <w:rsid w:val="00152068"/>
    <w:rsid w:val="001569D5"/>
    <w:rsid w:val="001578F9"/>
    <w:rsid w:val="001620A4"/>
    <w:rsid w:val="00163569"/>
    <w:rsid w:val="001636D8"/>
    <w:rsid w:val="001647B7"/>
    <w:rsid w:val="00164B51"/>
    <w:rsid w:val="001659D1"/>
    <w:rsid w:val="00165A8A"/>
    <w:rsid w:val="001676EB"/>
    <w:rsid w:val="001708A9"/>
    <w:rsid w:val="00170B5E"/>
    <w:rsid w:val="00172716"/>
    <w:rsid w:val="00175875"/>
    <w:rsid w:val="001814F4"/>
    <w:rsid w:val="00181A19"/>
    <w:rsid w:val="001836B8"/>
    <w:rsid w:val="00186482"/>
    <w:rsid w:val="00190C37"/>
    <w:rsid w:val="001922B5"/>
    <w:rsid w:val="00192EDB"/>
    <w:rsid w:val="00193420"/>
    <w:rsid w:val="0019446D"/>
    <w:rsid w:val="0019453C"/>
    <w:rsid w:val="00196623"/>
    <w:rsid w:val="00197815"/>
    <w:rsid w:val="001A13E9"/>
    <w:rsid w:val="001A1448"/>
    <w:rsid w:val="001A1D1E"/>
    <w:rsid w:val="001A1F2B"/>
    <w:rsid w:val="001A20B5"/>
    <w:rsid w:val="001A210F"/>
    <w:rsid w:val="001A239F"/>
    <w:rsid w:val="001A2F31"/>
    <w:rsid w:val="001A58F0"/>
    <w:rsid w:val="001A628E"/>
    <w:rsid w:val="001A7AA2"/>
    <w:rsid w:val="001B0355"/>
    <w:rsid w:val="001B1477"/>
    <w:rsid w:val="001B1F8B"/>
    <w:rsid w:val="001B4C17"/>
    <w:rsid w:val="001B4F28"/>
    <w:rsid w:val="001C006A"/>
    <w:rsid w:val="001C0D60"/>
    <w:rsid w:val="001C1747"/>
    <w:rsid w:val="001C402C"/>
    <w:rsid w:val="001C4DB1"/>
    <w:rsid w:val="001C4F92"/>
    <w:rsid w:val="001C6A73"/>
    <w:rsid w:val="001C7580"/>
    <w:rsid w:val="001D0672"/>
    <w:rsid w:val="001D0DD4"/>
    <w:rsid w:val="001D17B0"/>
    <w:rsid w:val="001D1F68"/>
    <w:rsid w:val="001D228A"/>
    <w:rsid w:val="001D24DA"/>
    <w:rsid w:val="001D2ECA"/>
    <w:rsid w:val="001D307F"/>
    <w:rsid w:val="001D37EE"/>
    <w:rsid w:val="001D3AC7"/>
    <w:rsid w:val="001D40A8"/>
    <w:rsid w:val="001D434F"/>
    <w:rsid w:val="001D46C7"/>
    <w:rsid w:val="001D4ED8"/>
    <w:rsid w:val="001D6834"/>
    <w:rsid w:val="001D6948"/>
    <w:rsid w:val="001E2683"/>
    <w:rsid w:val="001E2A55"/>
    <w:rsid w:val="001E4112"/>
    <w:rsid w:val="001E4E64"/>
    <w:rsid w:val="001E6030"/>
    <w:rsid w:val="001E7235"/>
    <w:rsid w:val="001F030C"/>
    <w:rsid w:val="001F0F39"/>
    <w:rsid w:val="001F2006"/>
    <w:rsid w:val="001F30E9"/>
    <w:rsid w:val="001F3DCE"/>
    <w:rsid w:val="001F49C0"/>
    <w:rsid w:val="001F49F5"/>
    <w:rsid w:val="001F50CF"/>
    <w:rsid w:val="001F62A7"/>
    <w:rsid w:val="001F650D"/>
    <w:rsid w:val="0020032E"/>
    <w:rsid w:val="00200493"/>
    <w:rsid w:val="00201319"/>
    <w:rsid w:val="00203E09"/>
    <w:rsid w:val="00204046"/>
    <w:rsid w:val="002060DB"/>
    <w:rsid w:val="00212CA1"/>
    <w:rsid w:val="0021641C"/>
    <w:rsid w:val="00217C99"/>
    <w:rsid w:val="0022024D"/>
    <w:rsid w:val="00220ADA"/>
    <w:rsid w:val="00220C62"/>
    <w:rsid w:val="002216A5"/>
    <w:rsid w:val="00222FF9"/>
    <w:rsid w:val="0022548E"/>
    <w:rsid w:val="002256E0"/>
    <w:rsid w:val="00226ABD"/>
    <w:rsid w:val="0022793C"/>
    <w:rsid w:val="00230BDE"/>
    <w:rsid w:val="00231821"/>
    <w:rsid w:val="00233521"/>
    <w:rsid w:val="00234598"/>
    <w:rsid w:val="002358AC"/>
    <w:rsid w:val="002362DB"/>
    <w:rsid w:val="00237C3A"/>
    <w:rsid w:val="0024272A"/>
    <w:rsid w:val="00242806"/>
    <w:rsid w:val="00243248"/>
    <w:rsid w:val="00243474"/>
    <w:rsid w:val="00243E32"/>
    <w:rsid w:val="00244B33"/>
    <w:rsid w:val="00244EB1"/>
    <w:rsid w:val="002455A4"/>
    <w:rsid w:val="00246423"/>
    <w:rsid w:val="0024653E"/>
    <w:rsid w:val="00246838"/>
    <w:rsid w:val="00247756"/>
    <w:rsid w:val="00251FCD"/>
    <w:rsid w:val="002520DD"/>
    <w:rsid w:val="00252C23"/>
    <w:rsid w:val="00253CF2"/>
    <w:rsid w:val="00257359"/>
    <w:rsid w:val="00257F30"/>
    <w:rsid w:val="00260E78"/>
    <w:rsid w:val="002610A0"/>
    <w:rsid w:val="002621BB"/>
    <w:rsid w:val="0026253C"/>
    <w:rsid w:val="00263774"/>
    <w:rsid w:val="00263A7A"/>
    <w:rsid w:val="00264DD4"/>
    <w:rsid w:val="00265551"/>
    <w:rsid w:val="00266CED"/>
    <w:rsid w:val="00267787"/>
    <w:rsid w:val="0027250F"/>
    <w:rsid w:val="002745BF"/>
    <w:rsid w:val="002759F4"/>
    <w:rsid w:val="00277FCB"/>
    <w:rsid w:val="0028011B"/>
    <w:rsid w:val="0028121C"/>
    <w:rsid w:val="0028152B"/>
    <w:rsid w:val="00281ADE"/>
    <w:rsid w:val="0028407A"/>
    <w:rsid w:val="002913FC"/>
    <w:rsid w:val="00292DB9"/>
    <w:rsid w:val="002938C7"/>
    <w:rsid w:val="00297CBD"/>
    <w:rsid w:val="002A0851"/>
    <w:rsid w:val="002A0A92"/>
    <w:rsid w:val="002A0D88"/>
    <w:rsid w:val="002A400D"/>
    <w:rsid w:val="002A44F3"/>
    <w:rsid w:val="002A4694"/>
    <w:rsid w:val="002A4FD7"/>
    <w:rsid w:val="002A6E09"/>
    <w:rsid w:val="002B14AC"/>
    <w:rsid w:val="002B1896"/>
    <w:rsid w:val="002B2360"/>
    <w:rsid w:val="002B41C0"/>
    <w:rsid w:val="002B46B4"/>
    <w:rsid w:val="002B50ED"/>
    <w:rsid w:val="002B599E"/>
    <w:rsid w:val="002B6717"/>
    <w:rsid w:val="002B7A4D"/>
    <w:rsid w:val="002C07EA"/>
    <w:rsid w:val="002C2282"/>
    <w:rsid w:val="002C2822"/>
    <w:rsid w:val="002C59F8"/>
    <w:rsid w:val="002C607F"/>
    <w:rsid w:val="002C6847"/>
    <w:rsid w:val="002C7F96"/>
    <w:rsid w:val="002D0D46"/>
    <w:rsid w:val="002D4F90"/>
    <w:rsid w:val="002D6484"/>
    <w:rsid w:val="002D6812"/>
    <w:rsid w:val="002D7BE0"/>
    <w:rsid w:val="002E1055"/>
    <w:rsid w:val="002E2155"/>
    <w:rsid w:val="002E3D1D"/>
    <w:rsid w:val="002E5678"/>
    <w:rsid w:val="002E57A9"/>
    <w:rsid w:val="002E6137"/>
    <w:rsid w:val="002E6719"/>
    <w:rsid w:val="002E6FD6"/>
    <w:rsid w:val="002F09BC"/>
    <w:rsid w:val="002F1DB6"/>
    <w:rsid w:val="002F4ADA"/>
    <w:rsid w:val="002F5FA2"/>
    <w:rsid w:val="002F7B34"/>
    <w:rsid w:val="002F7CAD"/>
    <w:rsid w:val="0030060C"/>
    <w:rsid w:val="00300674"/>
    <w:rsid w:val="0030115B"/>
    <w:rsid w:val="00302AD1"/>
    <w:rsid w:val="00303504"/>
    <w:rsid w:val="0030512A"/>
    <w:rsid w:val="00306ADF"/>
    <w:rsid w:val="00310B41"/>
    <w:rsid w:val="003132AF"/>
    <w:rsid w:val="00314329"/>
    <w:rsid w:val="003168E2"/>
    <w:rsid w:val="00317EE2"/>
    <w:rsid w:val="003203CB"/>
    <w:rsid w:val="00321284"/>
    <w:rsid w:val="0032134F"/>
    <w:rsid w:val="00321566"/>
    <w:rsid w:val="00322A34"/>
    <w:rsid w:val="00322D26"/>
    <w:rsid w:val="00322ED7"/>
    <w:rsid w:val="0032351D"/>
    <w:rsid w:val="0032480D"/>
    <w:rsid w:val="00330670"/>
    <w:rsid w:val="00337082"/>
    <w:rsid w:val="0034097A"/>
    <w:rsid w:val="003422FB"/>
    <w:rsid w:val="003438BD"/>
    <w:rsid w:val="00344C93"/>
    <w:rsid w:val="00345B18"/>
    <w:rsid w:val="003507A4"/>
    <w:rsid w:val="00352616"/>
    <w:rsid w:val="00352A58"/>
    <w:rsid w:val="00352CCD"/>
    <w:rsid w:val="00352CEB"/>
    <w:rsid w:val="0035454A"/>
    <w:rsid w:val="00356CE7"/>
    <w:rsid w:val="00357563"/>
    <w:rsid w:val="00357E0B"/>
    <w:rsid w:val="003636D5"/>
    <w:rsid w:val="00364E28"/>
    <w:rsid w:val="00367CB2"/>
    <w:rsid w:val="0037029E"/>
    <w:rsid w:val="0037095B"/>
    <w:rsid w:val="003719B0"/>
    <w:rsid w:val="00371CAF"/>
    <w:rsid w:val="0037226F"/>
    <w:rsid w:val="0037280F"/>
    <w:rsid w:val="0037285A"/>
    <w:rsid w:val="00373458"/>
    <w:rsid w:val="00373D11"/>
    <w:rsid w:val="00373E7C"/>
    <w:rsid w:val="00374797"/>
    <w:rsid w:val="0037524A"/>
    <w:rsid w:val="00375BFF"/>
    <w:rsid w:val="00375E31"/>
    <w:rsid w:val="003800F0"/>
    <w:rsid w:val="00380523"/>
    <w:rsid w:val="00380CC8"/>
    <w:rsid w:val="0038149B"/>
    <w:rsid w:val="00384398"/>
    <w:rsid w:val="0038644E"/>
    <w:rsid w:val="00387880"/>
    <w:rsid w:val="003900D4"/>
    <w:rsid w:val="00390D02"/>
    <w:rsid w:val="00390D49"/>
    <w:rsid w:val="0039621D"/>
    <w:rsid w:val="003A0C8A"/>
    <w:rsid w:val="003A156C"/>
    <w:rsid w:val="003A359E"/>
    <w:rsid w:val="003A3BA6"/>
    <w:rsid w:val="003A53B0"/>
    <w:rsid w:val="003A5753"/>
    <w:rsid w:val="003A5882"/>
    <w:rsid w:val="003A5A8C"/>
    <w:rsid w:val="003B091B"/>
    <w:rsid w:val="003B33EE"/>
    <w:rsid w:val="003B3C2A"/>
    <w:rsid w:val="003B4F82"/>
    <w:rsid w:val="003B523A"/>
    <w:rsid w:val="003B56D8"/>
    <w:rsid w:val="003B5C40"/>
    <w:rsid w:val="003B6075"/>
    <w:rsid w:val="003C01A0"/>
    <w:rsid w:val="003C22F8"/>
    <w:rsid w:val="003C24F8"/>
    <w:rsid w:val="003C350C"/>
    <w:rsid w:val="003C3569"/>
    <w:rsid w:val="003C4E87"/>
    <w:rsid w:val="003C6463"/>
    <w:rsid w:val="003D0877"/>
    <w:rsid w:val="003D11A0"/>
    <w:rsid w:val="003D2FB5"/>
    <w:rsid w:val="003D3CCD"/>
    <w:rsid w:val="003D4BC0"/>
    <w:rsid w:val="003D68E3"/>
    <w:rsid w:val="003E0A8B"/>
    <w:rsid w:val="003E295B"/>
    <w:rsid w:val="003E2E9D"/>
    <w:rsid w:val="003E58F9"/>
    <w:rsid w:val="003E648B"/>
    <w:rsid w:val="003E672F"/>
    <w:rsid w:val="003E7878"/>
    <w:rsid w:val="003F649D"/>
    <w:rsid w:val="003F71CC"/>
    <w:rsid w:val="003F78C6"/>
    <w:rsid w:val="003F7929"/>
    <w:rsid w:val="003F7990"/>
    <w:rsid w:val="00400619"/>
    <w:rsid w:val="004031DA"/>
    <w:rsid w:val="00403679"/>
    <w:rsid w:val="00403B12"/>
    <w:rsid w:val="00406A03"/>
    <w:rsid w:val="00407F9E"/>
    <w:rsid w:val="004115ED"/>
    <w:rsid w:val="004163FA"/>
    <w:rsid w:val="004173FA"/>
    <w:rsid w:val="00417F29"/>
    <w:rsid w:val="00421F1B"/>
    <w:rsid w:val="004231BD"/>
    <w:rsid w:val="0042399A"/>
    <w:rsid w:val="00424A56"/>
    <w:rsid w:val="00425203"/>
    <w:rsid w:val="00425205"/>
    <w:rsid w:val="0042569D"/>
    <w:rsid w:val="00425CDD"/>
    <w:rsid w:val="00426951"/>
    <w:rsid w:val="004279B3"/>
    <w:rsid w:val="00427CC0"/>
    <w:rsid w:val="0043094E"/>
    <w:rsid w:val="004321A2"/>
    <w:rsid w:val="00434763"/>
    <w:rsid w:val="004353D8"/>
    <w:rsid w:val="004357CB"/>
    <w:rsid w:val="00436FBD"/>
    <w:rsid w:val="004430E2"/>
    <w:rsid w:val="00443197"/>
    <w:rsid w:val="004432FF"/>
    <w:rsid w:val="00446FC1"/>
    <w:rsid w:val="00447167"/>
    <w:rsid w:val="004503E5"/>
    <w:rsid w:val="00450955"/>
    <w:rsid w:val="0045243B"/>
    <w:rsid w:val="0045245C"/>
    <w:rsid w:val="004526AD"/>
    <w:rsid w:val="00453502"/>
    <w:rsid w:val="004539A8"/>
    <w:rsid w:val="004552A7"/>
    <w:rsid w:val="00456B74"/>
    <w:rsid w:val="00460D8C"/>
    <w:rsid w:val="004614E4"/>
    <w:rsid w:val="00461815"/>
    <w:rsid w:val="00461C0E"/>
    <w:rsid w:val="004628FD"/>
    <w:rsid w:val="00462E01"/>
    <w:rsid w:val="00463DB2"/>
    <w:rsid w:val="004643F4"/>
    <w:rsid w:val="004644C3"/>
    <w:rsid w:val="0046504B"/>
    <w:rsid w:val="00465235"/>
    <w:rsid w:val="004754A8"/>
    <w:rsid w:val="004765AB"/>
    <w:rsid w:val="004807E0"/>
    <w:rsid w:val="00480CFD"/>
    <w:rsid w:val="0048306A"/>
    <w:rsid w:val="00484139"/>
    <w:rsid w:val="004842BD"/>
    <w:rsid w:val="0048447D"/>
    <w:rsid w:val="00487EAC"/>
    <w:rsid w:val="004909AF"/>
    <w:rsid w:val="0049221D"/>
    <w:rsid w:val="00493711"/>
    <w:rsid w:val="0049661D"/>
    <w:rsid w:val="00497629"/>
    <w:rsid w:val="004976C2"/>
    <w:rsid w:val="0049785D"/>
    <w:rsid w:val="00497FC0"/>
    <w:rsid w:val="004A148B"/>
    <w:rsid w:val="004A31EE"/>
    <w:rsid w:val="004B0736"/>
    <w:rsid w:val="004B13E2"/>
    <w:rsid w:val="004B3C0B"/>
    <w:rsid w:val="004B52AA"/>
    <w:rsid w:val="004B552A"/>
    <w:rsid w:val="004B79AD"/>
    <w:rsid w:val="004B7B21"/>
    <w:rsid w:val="004C043F"/>
    <w:rsid w:val="004C1E2C"/>
    <w:rsid w:val="004C2805"/>
    <w:rsid w:val="004C5E0F"/>
    <w:rsid w:val="004C6183"/>
    <w:rsid w:val="004D0337"/>
    <w:rsid w:val="004D04F1"/>
    <w:rsid w:val="004D363A"/>
    <w:rsid w:val="004D3675"/>
    <w:rsid w:val="004D4445"/>
    <w:rsid w:val="004D4ACF"/>
    <w:rsid w:val="004D75F5"/>
    <w:rsid w:val="004D7E8B"/>
    <w:rsid w:val="004E0678"/>
    <w:rsid w:val="004E2044"/>
    <w:rsid w:val="004E2083"/>
    <w:rsid w:val="004E2C79"/>
    <w:rsid w:val="004E33C0"/>
    <w:rsid w:val="004E4860"/>
    <w:rsid w:val="004E493F"/>
    <w:rsid w:val="004F00D7"/>
    <w:rsid w:val="004F0CB9"/>
    <w:rsid w:val="004F0FDE"/>
    <w:rsid w:val="004F111B"/>
    <w:rsid w:val="004F3C37"/>
    <w:rsid w:val="004F3F10"/>
    <w:rsid w:val="004F50B0"/>
    <w:rsid w:val="004F5D89"/>
    <w:rsid w:val="004F732C"/>
    <w:rsid w:val="004F7CE3"/>
    <w:rsid w:val="00500C6E"/>
    <w:rsid w:val="00503A5D"/>
    <w:rsid w:val="00504893"/>
    <w:rsid w:val="00505EDA"/>
    <w:rsid w:val="0050779C"/>
    <w:rsid w:val="00510179"/>
    <w:rsid w:val="005103C9"/>
    <w:rsid w:val="005173C4"/>
    <w:rsid w:val="005174A3"/>
    <w:rsid w:val="005175EC"/>
    <w:rsid w:val="0052143A"/>
    <w:rsid w:val="00521973"/>
    <w:rsid w:val="00522666"/>
    <w:rsid w:val="00525D9E"/>
    <w:rsid w:val="00527F93"/>
    <w:rsid w:val="0053103A"/>
    <w:rsid w:val="00532B8F"/>
    <w:rsid w:val="00536F09"/>
    <w:rsid w:val="00540371"/>
    <w:rsid w:val="0054142E"/>
    <w:rsid w:val="00543AD6"/>
    <w:rsid w:val="0054668C"/>
    <w:rsid w:val="00546FE1"/>
    <w:rsid w:val="00547128"/>
    <w:rsid w:val="0055082E"/>
    <w:rsid w:val="00551806"/>
    <w:rsid w:val="00551A88"/>
    <w:rsid w:val="00552A26"/>
    <w:rsid w:val="005534AA"/>
    <w:rsid w:val="00553AD4"/>
    <w:rsid w:val="0055417C"/>
    <w:rsid w:val="005559AC"/>
    <w:rsid w:val="00555E72"/>
    <w:rsid w:val="00555FBB"/>
    <w:rsid w:val="00556CB1"/>
    <w:rsid w:val="00557B12"/>
    <w:rsid w:val="0056117F"/>
    <w:rsid w:val="00562E2F"/>
    <w:rsid w:val="00563E12"/>
    <w:rsid w:val="005642F3"/>
    <w:rsid w:val="005646FB"/>
    <w:rsid w:val="00570A6B"/>
    <w:rsid w:val="0057152B"/>
    <w:rsid w:val="005739B9"/>
    <w:rsid w:val="00573C33"/>
    <w:rsid w:val="005742BA"/>
    <w:rsid w:val="005755A1"/>
    <w:rsid w:val="00577C8E"/>
    <w:rsid w:val="00580597"/>
    <w:rsid w:val="00583705"/>
    <w:rsid w:val="00583A27"/>
    <w:rsid w:val="005849A1"/>
    <w:rsid w:val="0058568C"/>
    <w:rsid w:val="00585FDE"/>
    <w:rsid w:val="00587530"/>
    <w:rsid w:val="00590A97"/>
    <w:rsid w:val="00591CFA"/>
    <w:rsid w:val="005922DA"/>
    <w:rsid w:val="00593499"/>
    <w:rsid w:val="00593D58"/>
    <w:rsid w:val="00594A3D"/>
    <w:rsid w:val="00595054"/>
    <w:rsid w:val="00595FF0"/>
    <w:rsid w:val="00596C93"/>
    <w:rsid w:val="00597A8F"/>
    <w:rsid w:val="00597B28"/>
    <w:rsid w:val="005A0244"/>
    <w:rsid w:val="005A0E9F"/>
    <w:rsid w:val="005A3049"/>
    <w:rsid w:val="005A5B9A"/>
    <w:rsid w:val="005A5C12"/>
    <w:rsid w:val="005A6803"/>
    <w:rsid w:val="005A6A2D"/>
    <w:rsid w:val="005A6FB9"/>
    <w:rsid w:val="005A7EF5"/>
    <w:rsid w:val="005B0C10"/>
    <w:rsid w:val="005B0D5C"/>
    <w:rsid w:val="005B157F"/>
    <w:rsid w:val="005B20CE"/>
    <w:rsid w:val="005B228C"/>
    <w:rsid w:val="005B2AAC"/>
    <w:rsid w:val="005B4BF1"/>
    <w:rsid w:val="005B7744"/>
    <w:rsid w:val="005B7892"/>
    <w:rsid w:val="005B7CF6"/>
    <w:rsid w:val="005B7D6D"/>
    <w:rsid w:val="005B7DAE"/>
    <w:rsid w:val="005C2A81"/>
    <w:rsid w:val="005C497E"/>
    <w:rsid w:val="005C4E62"/>
    <w:rsid w:val="005C4F78"/>
    <w:rsid w:val="005C530A"/>
    <w:rsid w:val="005D246A"/>
    <w:rsid w:val="005D28EF"/>
    <w:rsid w:val="005D2B8C"/>
    <w:rsid w:val="005D4B7E"/>
    <w:rsid w:val="005D5806"/>
    <w:rsid w:val="005D73E3"/>
    <w:rsid w:val="005E2CA0"/>
    <w:rsid w:val="005E411B"/>
    <w:rsid w:val="005E5D80"/>
    <w:rsid w:val="005E66EA"/>
    <w:rsid w:val="005E6AD9"/>
    <w:rsid w:val="005E7DAB"/>
    <w:rsid w:val="005F11D0"/>
    <w:rsid w:val="005F378E"/>
    <w:rsid w:val="005F5B18"/>
    <w:rsid w:val="005F6668"/>
    <w:rsid w:val="005F69ED"/>
    <w:rsid w:val="005F6B82"/>
    <w:rsid w:val="005F738E"/>
    <w:rsid w:val="005F799D"/>
    <w:rsid w:val="00600142"/>
    <w:rsid w:val="00600A9F"/>
    <w:rsid w:val="00601A89"/>
    <w:rsid w:val="00603E25"/>
    <w:rsid w:val="00603F80"/>
    <w:rsid w:val="00606090"/>
    <w:rsid w:val="006064C9"/>
    <w:rsid w:val="0061261F"/>
    <w:rsid w:val="00612FCF"/>
    <w:rsid w:val="0061399C"/>
    <w:rsid w:val="00613AE4"/>
    <w:rsid w:val="00614F12"/>
    <w:rsid w:val="00615AF1"/>
    <w:rsid w:val="006170F5"/>
    <w:rsid w:val="00617967"/>
    <w:rsid w:val="00620F0F"/>
    <w:rsid w:val="00620F69"/>
    <w:rsid w:val="0062138C"/>
    <w:rsid w:val="00621D5C"/>
    <w:rsid w:val="0062474B"/>
    <w:rsid w:val="00624CB0"/>
    <w:rsid w:val="00626414"/>
    <w:rsid w:val="00626517"/>
    <w:rsid w:val="006267CD"/>
    <w:rsid w:val="006304C6"/>
    <w:rsid w:val="00630E78"/>
    <w:rsid w:val="00635B0D"/>
    <w:rsid w:val="00636A32"/>
    <w:rsid w:val="006403C3"/>
    <w:rsid w:val="00640973"/>
    <w:rsid w:val="006435A4"/>
    <w:rsid w:val="00643744"/>
    <w:rsid w:val="006440C5"/>
    <w:rsid w:val="006446A2"/>
    <w:rsid w:val="0064531F"/>
    <w:rsid w:val="00645357"/>
    <w:rsid w:val="00645529"/>
    <w:rsid w:val="00645EFE"/>
    <w:rsid w:val="006464A5"/>
    <w:rsid w:val="006464EE"/>
    <w:rsid w:val="0064665D"/>
    <w:rsid w:val="00646EFD"/>
    <w:rsid w:val="006474C0"/>
    <w:rsid w:val="00651342"/>
    <w:rsid w:val="00653B50"/>
    <w:rsid w:val="006549BC"/>
    <w:rsid w:val="00655D57"/>
    <w:rsid w:val="00656166"/>
    <w:rsid w:val="006610E0"/>
    <w:rsid w:val="006623B2"/>
    <w:rsid w:val="00662D51"/>
    <w:rsid w:val="006709BA"/>
    <w:rsid w:val="00670CD3"/>
    <w:rsid w:val="006721D0"/>
    <w:rsid w:val="00672464"/>
    <w:rsid w:val="006777F8"/>
    <w:rsid w:val="00680F74"/>
    <w:rsid w:val="006811AD"/>
    <w:rsid w:val="0068398C"/>
    <w:rsid w:val="00684273"/>
    <w:rsid w:val="00684BA2"/>
    <w:rsid w:val="00685ABF"/>
    <w:rsid w:val="00686387"/>
    <w:rsid w:val="0068670E"/>
    <w:rsid w:val="00687B94"/>
    <w:rsid w:val="006902A6"/>
    <w:rsid w:val="006909D1"/>
    <w:rsid w:val="00691A6C"/>
    <w:rsid w:val="00692185"/>
    <w:rsid w:val="00697E8D"/>
    <w:rsid w:val="006A0D59"/>
    <w:rsid w:val="006A11C3"/>
    <w:rsid w:val="006A1EC7"/>
    <w:rsid w:val="006A2465"/>
    <w:rsid w:val="006A24A1"/>
    <w:rsid w:val="006B04C9"/>
    <w:rsid w:val="006B430C"/>
    <w:rsid w:val="006B482B"/>
    <w:rsid w:val="006B4A70"/>
    <w:rsid w:val="006B5103"/>
    <w:rsid w:val="006B6E04"/>
    <w:rsid w:val="006C089A"/>
    <w:rsid w:val="006C1B01"/>
    <w:rsid w:val="006C2BAB"/>
    <w:rsid w:val="006C2E6B"/>
    <w:rsid w:val="006C40B6"/>
    <w:rsid w:val="006D1431"/>
    <w:rsid w:val="006D1C38"/>
    <w:rsid w:val="006D1D8F"/>
    <w:rsid w:val="006D2D9E"/>
    <w:rsid w:val="006D3A3E"/>
    <w:rsid w:val="006D5763"/>
    <w:rsid w:val="006D5B00"/>
    <w:rsid w:val="006D762E"/>
    <w:rsid w:val="006E10F5"/>
    <w:rsid w:val="006E27AE"/>
    <w:rsid w:val="006E3BC3"/>
    <w:rsid w:val="006E4026"/>
    <w:rsid w:val="006E482A"/>
    <w:rsid w:val="006E528A"/>
    <w:rsid w:val="006E5B76"/>
    <w:rsid w:val="006E5C77"/>
    <w:rsid w:val="006E7997"/>
    <w:rsid w:val="006E7B10"/>
    <w:rsid w:val="006E7B8F"/>
    <w:rsid w:val="006E7C05"/>
    <w:rsid w:val="006F15A4"/>
    <w:rsid w:val="006F1FAA"/>
    <w:rsid w:val="006F343A"/>
    <w:rsid w:val="006F41DF"/>
    <w:rsid w:val="006F561A"/>
    <w:rsid w:val="006F6A31"/>
    <w:rsid w:val="0070194E"/>
    <w:rsid w:val="00701C05"/>
    <w:rsid w:val="00702396"/>
    <w:rsid w:val="0070381B"/>
    <w:rsid w:val="00704783"/>
    <w:rsid w:val="00704793"/>
    <w:rsid w:val="007112BC"/>
    <w:rsid w:val="007113E1"/>
    <w:rsid w:val="00713361"/>
    <w:rsid w:val="0071487C"/>
    <w:rsid w:val="0071649E"/>
    <w:rsid w:val="0071683A"/>
    <w:rsid w:val="0071784A"/>
    <w:rsid w:val="00717BDD"/>
    <w:rsid w:val="00717D02"/>
    <w:rsid w:val="0072014B"/>
    <w:rsid w:val="007204CF"/>
    <w:rsid w:val="007211AB"/>
    <w:rsid w:val="007227EB"/>
    <w:rsid w:val="00722A85"/>
    <w:rsid w:val="0072423D"/>
    <w:rsid w:val="00725D4C"/>
    <w:rsid w:val="007268F7"/>
    <w:rsid w:val="0073125B"/>
    <w:rsid w:val="007321CE"/>
    <w:rsid w:val="00733349"/>
    <w:rsid w:val="00733C9A"/>
    <w:rsid w:val="00734FD7"/>
    <w:rsid w:val="0073537E"/>
    <w:rsid w:val="00737AC3"/>
    <w:rsid w:val="00740D0E"/>
    <w:rsid w:val="007414B2"/>
    <w:rsid w:val="00741A77"/>
    <w:rsid w:val="00743D48"/>
    <w:rsid w:val="0074461A"/>
    <w:rsid w:val="00744D4F"/>
    <w:rsid w:val="00744F4E"/>
    <w:rsid w:val="00747CCC"/>
    <w:rsid w:val="00750060"/>
    <w:rsid w:val="00750B62"/>
    <w:rsid w:val="007523FC"/>
    <w:rsid w:val="00753443"/>
    <w:rsid w:val="007542DD"/>
    <w:rsid w:val="007556BB"/>
    <w:rsid w:val="00756930"/>
    <w:rsid w:val="007576D1"/>
    <w:rsid w:val="007578EF"/>
    <w:rsid w:val="007602EF"/>
    <w:rsid w:val="007613D9"/>
    <w:rsid w:val="007620E1"/>
    <w:rsid w:val="00762A22"/>
    <w:rsid w:val="00762C02"/>
    <w:rsid w:val="00763585"/>
    <w:rsid w:val="00764396"/>
    <w:rsid w:val="007659A0"/>
    <w:rsid w:val="00766CE0"/>
    <w:rsid w:val="007674F7"/>
    <w:rsid w:val="00770283"/>
    <w:rsid w:val="00771BD0"/>
    <w:rsid w:val="00773D48"/>
    <w:rsid w:val="007749BC"/>
    <w:rsid w:val="00775742"/>
    <w:rsid w:val="00776515"/>
    <w:rsid w:val="00776AA5"/>
    <w:rsid w:val="00780DA2"/>
    <w:rsid w:val="0078191E"/>
    <w:rsid w:val="00781D61"/>
    <w:rsid w:val="007826E5"/>
    <w:rsid w:val="007843D1"/>
    <w:rsid w:val="0078511B"/>
    <w:rsid w:val="00787133"/>
    <w:rsid w:val="0079150C"/>
    <w:rsid w:val="00791F03"/>
    <w:rsid w:val="00792127"/>
    <w:rsid w:val="00793E4F"/>
    <w:rsid w:val="007A076B"/>
    <w:rsid w:val="007A2318"/>
    <w:rsid w:val="007A5108"/>
    <w:rsid w:val="007A5F72"/>
    <w:rsid w:val="007A7356"/>
    <w:rsid w:val="007B0A6A"/>
    <w:rsid w:val="007B13E5"/>
    <w:rsid w:val="007B3E8C"/>
    <w:rsid w:val="007B46C2"/>
    <w:rsid w:val="007B4A25"/>
    <w:rsid w:val="007B5484"/>
    <w:rsid w:val="007B79F6"/>
    <w:rsid w:val="007C20EF"/>
    <w:rsid w:val="007C2AE5"/>
    <w:rsid w:val="007C2B95"/>
    <w:rsid w:val="007C2BB7"/>
    <w:rsid w:val="007C324E"/>
    <w:rsid w:val="007C4723"/>
    <w:rsid w:val="007C4BEB"/>
    <w:rsid w:val="007C6362"/>
    <w:rsid w:val="007C7FB9"/>
    <w:rsid w:val="007D0027"/>
    <w:rsid w:val="007D357B"/>
    <w:rsid w:val="007D6233"/>
    <w:rsid w:val="007D698C"/>
    <w:rsid w:val="007D72BF"/>
    <w:rsid w:val="007E07AE"/>
    <w:rsid w:val="007E18F0"/>
    <w:rsid w:val="007E43B3"/>
    <w:rsid w:val="007E6149"/>
    <w:rsid w:val="007F0C39"/>
    <w:rsid w:val="007F13E6"/>
    <w:rsid w:val="007F1995"/>
    <w:rsid w:val="007F3C59"/>
    <w:rsid w:val="007F536B"/>
    <w:rsid w:val="007F5E8C"/>
    <w:rsid w:val="007F6A9F"/>
    <w:rsid w:val="007F7BDE"/>
    <w:rsid w:val="007F7EA3"/>
    <w:rsid w:val="007F7ED6"/>
    <w:rsid w:val="007F7F8B"/>
    <w:rsid w:val="0080158B"/>
    <w:rsid w:val="0080266D"/>
    <w:rsid w:val="008059FA"/>
    <w:rsid w:val="00805CCE"/>
    <w:rsid w:val="008060CA"/>
    <w:rsid w:val="008061CD"/>
    <w:rsid w:val="0080687E"/>
    <w:rsid w:val="00806E81"/>
    <w:rsid w:val="00807265"/>
    <w:rsid w:val="008076E8"/>
    <w:rsid w:val="00812C53"/>
    <w:rsid w:val="008163A8"/>
    <w:rsid w:val="00820376"/>
    <w:rsid w:val="00821C88"/>
    <w:rsid w:val="00822A0C"/>
    <w:rsid w:val="00824275"/>
    <w:rsid w:val="00824290"/>
    <w:rsid w:val="008248AD"/>
    <w:rsid w:val="00827087"/>
    <w:rsid w:val="0083129C"/>
    <w:rsid w:val="0083238B"/>
    <w:rsid w:val="008323DC"/>
    <w:rsid w:val="00834B88"/>
    <w:rsid w:val="008369B1"/>
    <w:rsid w:val="00836C8C"/>
    <w:rsid w:val="00836E8E"/>
    <w:rsid w:val="008376CD"/>
    <w:rsid w:val="00841501"/>
    <w:rsid w:val="00842280"/>
    <w:rsid w:val="008423D7"/>
    <w:rsid w:val="00843A6E"/>
    <w:rsid w:val="008459EF"/>
    <w:rsid w:val="00845C80"/>
    <w:rsid w:val="00847C6D"/>
    <w:rsid w:val="00850C57"/>
    <w:rsid w:val="00851051"/>
    <w:rsid w:val="0085295F"/>
    <w:rsid w:val="00853A6C"/>
    <w:rsid w:val="00855CC7"/>
    <w:rsid w:val="00856284"/>
    <w:rsid w:val="00861996"/>
    <w:rsid w:val="00864E5E"/>
    <w:rsid w:val="00865FD4"/>
    <w:rsid w:val="0086600D"/>
    <w:rsid w:val="00870145"/>
    <w:rsid w:val="00870516"/>
    <w:rsid w:val="008706EE"/>
    <w:rsid w:val="00870780"/>
    <w:rsid w:val="00871617"/>
    <w:rsid w:val="008717AD"/>
    <w:rsid w:val="00874D14"/>
    <w:rsid w:val="00877478"/>
    <w:rsid w:val="00877A54"/>
    <w:rsid w:val="0088059D"/>
    <w:rsid w:val="00880D3A"/>
    <w:rsid w:val="0088458F"/>
    <w:rsid w:val="00884699"/>
    <w:rsid w:val="00885799"/>
    <w:rsid w:val="008859E2"/>
    <w:rsid w:val="008859F1"/>
    <w:rsid w:val="00885DFF"/>
    <w:rsid w:val="00891874"/>
    <w:rsid w:val="00893497"/>
    <w:rsid w:val="008951F9"/>
    <w:rsid w:val="00897E30"/>
    <w:rsid w:val="008A0D20"/>
    <w:rsid w:val="008A35DB"/>
    <w:rsid w:val="008A52B9"/>
    <w:rsid w:val="008A6D4C"/>
    <w:rsid w:val="008A7534"/>
    <w:rsid w:val="008A7DAF"/>
    <w:rsid w:val="008B086A"/>
    <w:rsid w:val="008B11A5"/>
    <w:rsid w:val="008B172C"/>
    <w:rsid w:val="008B341F"/>
    <w:rsid w:val="008B481C"/>
    <w:rsid w:val="008B512A"/>
    <w:rsid w:val="008B5467"/>
    <w:rsid w:val="008B5943"/>
    <w:rsid w:val="008B68BA"/>
    <w:rsid w:val="008B69C3"/>
    <w:rsid w:val="008C086F"/>
    <w:rsid w:val="008C08C3"/>
    <w:rsid w:val="008C09A4"/>
    <w:rsid w:val="008C2437"/>
    <w:rsid w:val="008C4EB1"/>
    <w:rsid w:val="008C573F"/>
    <w:rsid w:val="008C5DDE"/>
    <w:rsid w:val="008C62EF"/>
    <w:rsid w:val="008C79A8"/>
    <w:rsid w:val="008D023E"/>
    <w:rsid w:val="008D1192"/>
    <w:rsid w:val="008D213E"/>
    <w:rsid w:val="008D2A5A"/>
    <w:rsid w:val="008D30DB"/>
    <w:rsid w:val="008D4232"/>
    <w:rsid w:val="008D4DE0"/>
    <w:rsid w:val="008D5DED"/>
    <w:rsid w:val="008E2187"/>
    <w:rsid w:val="008E2377"/>
    <w:rsid w:val="008E3910"/>
    <w:rsid w:val="008E3B3F"/>
    <w:rsid w:val="008E4B61"/>
    <w:rsid w:val="008E518C"/>
    <w:rsid w:val="008E692F"/>
    <w:rsid w:val="008E6BEB"/>
    <w:rsid w:val="008F1A25"/>
    <w:rsid w:val="008F7167"/>
    <w:rsid w:val="008F7A26"/>
    <w:rsid w:val="009006EF"/>
    <w:rsid w:val="009027CE"/>
    <w:rsid w:val="009040EB"/>
    <w:rsid w:val="0090506E"/>
    <w:rsid w:val="00905CDB"/>
    <w:rsid w:val="009066E6"/>
    <w:rsid w:val="00906FB9"/>
    <w:rsid w:val="009075AA"/>
    <w:rsid w:val="00907E24"/>
    <w:rsid w:val="00910819"/>
    <w:rsid w:val="00917F6A"/>
    <w:rsid w:val="0092258E"/>
    <w:rsid w:val="00923346"/>
    <w:rsid w:val="009242F1"/>
    <w:rsid w:val="00926FCE"/>
    <w:rsid w:val="009271B9"/>
    <w:rsid w:val="009305B6"/>
    <w:rsid w:val="00933490"/>
    <w:rsid w:val="00933FD4"/>
    <w:rsid w:val="009347DF"/>
    <w:rsid w:val="00934D89"/>
    <w:rsid w:val="0093508F"/>
    <w:rsid w:val="009362FC"/>
    <w:rsid w:val="00936911"/>
    <w:rsid w:val="00936FDF"/>
    <w:rsid w:val="00937A16"/>
    <w:rsid w:val="00937BC6"/>
    <w:rsid w:val="0094310B"/>
    <w:rsid w:val="00943123"/>
    <w:rsid w:val="00943374"/>
    <w:rsid w:val="0094339B"/>
    <w:rsid w:val="009502C5"/>
    <w:rsid w:val="0095054B"/>
    <w:rsid w:val="009505CE"/>
    <w:rsid w:val="009511E1"/>
    <w:rsid w:val="00951681"/>
    <w:rsid w:val="00951A0E"/>
    <w:rsid w:val="00951C96"/>
    <w:rsid w:val="0095288E"/>
    <w:rsid w:val="00952F08"/>
    <w:rsid w:val="009542F4"/>
    <w:rsid w:val="00957BB1"/>
    <w:rsid w:val="00957EA9"/>
    <w:rsid w:val="009602F4"/>
    <w:rsid w:val="00961D04"/>
    <w:rsid w:val="0096720E"/>
    <w:rsid w:val="00970969"/>
    <w:rsid w:val="0097373B"/>
    <w:rsid w:val="00973902"/>
    <w:rsid w:val="00974A63"/>
    <w:rsid w:val="00975A44"/>
    <w:rsid w:val="00980993"/>
    <w:rsid w:val="00981134"/>
    <w:rsid w:val="009834B5"/>
    <w:rsid w:val="00986D51"/>
    <w:rsid w:val="00987DE6"/>
    <w:rsid w:val="009903CD"/>
    <w:rsid w:val="009905F0"/>
    <w:rsid w:val="009907BC"/>
    <w:rsid w:val="00990B7D"/>
    <w:rsid w:val="0099142E"/>
    <w:rsid w:val="009928A3"/>
    <w:rsid w:val="00992C45"/>
    <w:rsid w:val="0099309E"/>
    <w:rsid w:val="00993690"/>
    <w:rsid w:val="00993CCA"/>
    <w:rsid w:val="00995DDB"/>
    <w:rsid w:val="0099725F"/>
    <w:rsid w:val="009A03F3"/>
    <w:rsid w:val="009A09F6"/>
    <w:rsid w:val="009A7190"/>
    <w:rsid w:val="009B2E02"/>
    <w:rsid w:val="009B3139"/>
    <w:rsid w:val="009B3380"/>
    <w:rsid w:val="009B5C58"/>
    <w:rsid w:val="009B642F"/>
    <w:rsid w:val="009B6E2B"/>
    <w:rsid w:val="009B74EB"/>
    <w:rsid w:val="009C0860"/>
    <w:rsid w:val="009C38B4"/>
    <w:rsid w:val="009C3FA2"/>
    <w:rsid w:val="009C57AA"/>
    <w:rsid w:val="009C587C"/>
    <w:rsid w:val="009C5947"/>
    <w:rsid w:val="009C5F77"/>
    <w:rsid w:val="009C6CB0"/>
    <w:rsid w:val="009D01FA"/>
    <w:rsid w:val="009D0B52"/>
    <w:rsid w:val="009D0BB4"/>
    <w:rsid w:val="009D1681"/>
    <w:rsid w:val="009D34FC"/>
    <w:rsid w:val="009D39B8"/>
    <w:rsid w:val="009D43F5"/>
    <w:rsid w:val="009D5AC2"/>
    <w:rsid w:val="009E0FDF"/>
    <w:rsid w:val="009E1659"/>
    <w:rsid w:val="009E16DA"/>
    <w:rsid w:val="009E41D9"/>
    <w:rsid w:val="009E4389"/>
    <w:rsid w:val="009E764F"/>
    <w:rsid w:val="009E79B0"/>
    <w:rsid w:val="009F1DB6"/>
    <w:rsid w:val="009F3117"/>
    <w:rsid w:val="009F33A0"/>
    <w:rsid w:val="009F3512"/>
    <w:rsid w:val="009F5835"/>
    <w:rsid w:val="009F6627"/>
    <w:rsid w:val="009F6F4E"/>
    <w:rsid w:val="009F6FE4"/>
    <w:rsid w:val="00A03DBF"/>
    <w:rsid w:val="00A04853"/>
    <w:rsid w:val="00A04DFB"/>
    <w:rsid w:val="00A06BB9"/>
    <w:rsid w:val="00A11468"/>
    <w:rsid w:val="00A13A14"/>
    <w:rsid w:val="00A16FEE"/>
    <w:rsid w:val="00A17F1A"/>
    <w:rsid w:val="00A230B5"/>
    <w:rsid w:val="00A2337D"/>
    <w:rsid w:val="00A23764"/>
    <w:rsid w:val="00A2407D"/>
    <w:rsid w:val="00A25742"/>
    <w:rsid w:val="00A3038D"/>
    <w:rsid w:val="00A32940"/>
    <w:rsid w:val="00A33CDE"/>
    <w:rsid w:val="00A35891"/>
    <w:rsid w:val="00A35AAD"/>
    <w:rsid w:val="00A41157"/>
    <w:rsid w:val="00A414FF"/>
    <w:rsid w:val="00A4174B"/>
    <w:rsid w:val="00A444DB"/>
    <w:rsid w:val="00A458FD"/>
    <w:rsid w:val="00A473BA"/>
    <w:rsid w:val="00A4799C"/>
    <w:rsid w:val="00A50E04"/>
    <w:rsid w:val="00A51C0F"/>
    <w:rsid w:val="00A524B4"/>
    <w:rsid w:val="00A52FCC"/>
    <w:rsid w:val="00A5327A"/>
    <w:rsid w:val="00A53C87"/>
    <w:rsid w:val="00A540A6"/>
    <w:rsid w:val="00A5423E"/>
    <w:rsid w:val="00A5442E"/>
    <w:rsid w:val="00A57325"/>
    <w:rsid w:val="00A577F5"/>
    <w:rsid w:val="00A57E33"/>
    <w:rsid w:val="00A60971"/>
    <w:rsid w:val="00A61820"/>
    <w:rsid w:val="00A6187E"/>
    <w:rsid w:val="00A62616"/>
    <w:rsid w:val="00A629E0"/>
    <w:rsid w:val="00A6363D"/>
    <w:rsid w:val="00A63926"/>
    <w:rsid w:val="00A6409F"/>
    <w:rsid w:val="00A675B4"/>
    <w:rsid w:val="00A678FC"/>
    <w:rsid w:val="00A67AAD"/>
    <w:rsid w:val="00A7024C"/>
    <w:rsid w:val="00A70DA5"/>
    <w:rsid w:val="00A71BD6"/>
    <w:rsid w:val="00A71ECF"/>
    <w:rsid w:val="00A73F67"/>
    <w:rsid w:val="00A7413E"/>
    <w:rsid w:val="00A74ADC"/>
    <w:rsid w:val="00A7535B"/>
    <w:rsid w:val="00A75447"/>
    <w:rsid w:val="00A75642"/>
    <w:rsid w:val="00A81B84"/>
    <w:rsid w:val="00A8249C"/>
    <w:rsid w:val="00A82F39"/>
    <w:rsid w:val="00A83778"/>
    <w:rsid w:val="00A84497"/>
    <w:rsid w:val="00A85910"/>
    <w:rsid w:val="00A875E6"/>
    <w:rsid w:val="00A877D5"/>
    <w:rsid w:val="00A9006A"/>
    <w:rsid w:val="00A9463F"/>
    <w:rsid w:val="00A9547B"/>
    <w:rsid w:val="00A95829"/>
    <w:rsid w:val="00A95BCC"/>
    <w:rsid w:val="00A95FC8"/>
    <w:rsid w:val="00A965AD"/>
    <w:rsid w:val="00AA0619"/>
    <w:rsid w:val="00AA062A"/>
    <w:rsid w:val="00AA3E78"/>
    <w:rsid w:val="00AA6E65"/>
    <w:rsid w:val="00AA6ED2"/>
    <w:rsid w:val="00AB0985"/>
    <w:rsid w:val="00AB28E5"/>
    <w:rsid w:val="00AB349B"/>
    <w:rsid w:val="00AB72A8"/>
    <w:rsid w:val="00AB778B"/>
    <w:rsid w:val="00AC0713"/>
    <w:rsid w:val="00AC0A01"/>
    <w:rsid w:val="00AC1B0A"/>
    <w:rsid w:val="00AC208B"/>
    <w:rsid w:val="00AC6C09"/>
    <w:rsid w:val="00AC7D7B"/>
    <w:rsid w:val="00AD244D"/>
    <w:rsid w:val="00AD2DD3"/>
    <w:rsid w:val="00AD56DD"/>
    <w:rsid w:val="00AD5A09"/>
    <w:rsid w:val="00AD7F60"/>
    <w:rsid w:val="00AE18AE"/>
    <w:rsid w:val="00AE1B6A"/>
    <w:rsid w:val="00AE5915"/>
    <w:rsid w:val="00AE5FB3"/>
    <w:rsid w:val="00AE645D"/>
    <w:rsid w:val="00AE74F0"/>
    <w:rsid w:val="00AF0992"/>
    <w:rsid w:val="00AF0FC5"/>
    <w:rsid w:val="00AF3315"/>
    <w:rsid w:val="00AF42B4"/>
    <w:rsid w:val="00AF468F"/>
    <w:rsid w:val="00AF507A"/>
    <w:rsid w:val="00AF5BC1"/>
    <w:rsid w:val="00B01338"/>
    <w:rsid w:val="00B03C3D"/>
    <w:rsid w:val="00B03EF1"/>
    <w:rsid w:val="00B04324"/>
    <w:rsid w:val="00B04780"/>
    <w:rsid w:val="00B10D6C"/>
    <w:rsid w:val="00B116EC"/>
    <w:rsid w:val="00B11892"/>
    <w:rsid w:val="00B11D39"/>
    <w:rsid w:val="00B14306"/>
    <w:rsid w:val="00B15785"/>
    <w:rsid w:val="00B17834"/>
    <w:rsid w:val="00B20035"/>
    <w:rsid w:val="00B20130"/>
    <w:rsid w:val="00B2040A"/>
    <w:rsid w:val="00B21150"/>
    <w:rsid w:val="00B2134D"/>
    <w:rsid w:val="00B239A8"/>
    <w:rsid w:val="00B24B98"/>
    <w:rsid w:val="00B25EF5"/>
    <w:rsid w:val="00B25F71"/>
    <w:rsid w:val="00B268A5"/>
    <w:rsid w:val="00B26E7D"/>
    <w:rsid w:val="00B320B8"/>
    <w:rsid w:val="00B344E8"/>
    <w:rsid w:val="00B351A6"/>
    <w:rsid w:val="00B351F6"/>
    <w:rsid w:val="00B358C4"/>
    <w:rsid w:val="00B40C31"/>
    <w:rsid w:val="00B4400F"/>
    <w:rsid w:val="00B4534E"/>
    <w:rsid w:val="00B5272A"/>
    <w:rsid w:val="00B547BE"/>
    <w:rsid w:val="00B5499D"/>
    <w:rsid w:val="00B54E54"/>
    <w:rsid w:val="00B55E39"/>
    <w:rsid w:val="00B5664A"/>
    <w:rsid w:val="00B56E9B"/>
    <w:rsid w:val="00B574A0"/>
    <w:rsid w:val="00B5796D"/>
    <w:rsid w:val="00B60D7F"/>
    <w:rsid w:val="00B60E2E"/>
    <w:rsid w:val="00B627A1"/>
    <w:rsid w:val="00B62A8D"/>
    <w:rsid w:val="00B634B7"/>
    <w:rsid w:val="00B63BE7"/>
    <w:rsid w:val="00B63C5D"/>
    <w:rsid w:val="00B6499B"/>
    <w:rsid w:val="00B672A5"/>
    <w:rsid w:val="00B7042F"/>
    <w:rsid w:val="00B70D88"/>
    <w:rsid w:val="00B712FB"/>
    <w:rsid w:val="00B71321"/>
    <w:rsid w:val="00B7426D"/>
    <w:rsid w:val="00B747B7"/>
    <w:rsid w:val="00B75E5B"/>
    <w:rsid w:val="00B766C6"/>
    <w:rsid w:val="00B77D3E"/>
    <w:rsid w:val="00B80D51"/>
    <w:rsid w:val="00B82F2F"/>
    <w:rsid w:val="00B83689"/>
    <w:rsid w:val="00B83BCB"/>
    <w:rsid w:val="00B86BED"/>
    <w:rsid w:val="00B87BFF"/>
    <w:rsid w:val="00B90ED8"/>
    <w:rsid w:val="00B92A15"/>
    <w:rsid w:val="00B92EE1"/>
    <w:rsid w:val="00B9585E"/>
    <w:rsid w:val="00BA0363"/>
    <w:rsid w:val="00BA2408"/>
    <w:rsid w:val="00BA486F"/>
    <w:rsid w:val="00BB0557"/>
    <w:rsid w:val="00BB0B08"/>
    <w:rsid w:val="00BB0FED"/>
    <w:rsid w:val="00BB1BB3"/>
    <w:rsid w:val="00BB2951"/>
    <w:rsid w:val="00BB56CF"/>
    <w:rsid w:val="00BB63B4"/>
    <w:rsid w:val="00BB6715"/>
    <w:rsid w:val="00BB7E36"/>
    <w:rsid w:val="00BC1307"/>
    <w:rsid w:val="00BC2A9D"/>
    <w:rsid w:val="00BC31AD"/>
    <w:rsid w:val="00BC4F2A"/>
    <w:rsid w:val="00BC5871"/>
    <w:rsid w:val="00BC58FD"/>
    <w:rsid w:val="00BC610B"/>
    <w:rsid w:val="00BC6CF7"/>
    <w:rsid w:val="00BC6DC9"/>
    <w:rsid w:val="00BC6E71"/>
    <w:rsid w:val="00BD001F"/>
    <w:rsid w:val="00BD2EE7"/>
    <w:rsid w:val="00BD3605"/>
    <w:rsid w:val="00BD7897"/>
    <w:rsid w:val="00BE03EE"/>
    <w:rsid w:val="00BE48B1"/>
    <w:rsid w:val="00BE66D5"/>
    <w:rsid w:val="00BE6CB4"/>
    <w:rsid w:val="00BF0324"/>
    <w:rsid w:val="00BF1417"/>
    <w:rsid w:val="00BF2EAB"/>
    <w:rsid w:val="00BF5610"/>
    <w:rsid w:val="00BF7903"/>
    <w:rsid w:val="00BF7FA7"/>
    <w:rsid w:val="00C0046A"/>
    <w:rsid w:val="00C0265A"/>
    <w:rsid w:val="00C04F5F"/>
    <w:rsid w:val="00C073EC"/>
    <w:rsid w:val="00C07ED3"/>
    <w:rsid w:val="00C128EE"/>
    <w:rsid w:val="00C140A1"/>
    <w:rsid w:val="00C16E1C"/>
    <w:rsid w:val="00C1701B"/>
    <w:rsid w:val="00C173A0"/>
    <w:rsid w:val="00C17972"/>
    <w:rsid w:val="00C21129"/>
    <w:rsid w:val="00C215F2"/>
    <w:rsid w:val="00C22574"/>
    <w:rsid w:val="00C225E2"/>
    <w:rsid w:val="00C23E9B"/>
    <w:rsid w:val="00C248B6"/>
    <w:rsid w:val="00C27035"/>
    <w:rsid w:val="00C2790A"/>
    <w:rsid w:val="00C30F84"/>
    <w:rsid w:val="00C31241"/>
    <w:rsid w:val="00C315B9"/>
    <w:rsid w:val="00C34EF1"/>
    <w:rsid w:val="00C36AA4"/>
    <w:rsid w:val="00C411B7"/>
    <w:rsid w:val="00C4288F"/>
    <w:rsid w:val="00C435F6"/>
    <w:rsid w:val="00C43F5F"/>
    <w:rsid w:val="00C445E7"/>
    <w:rsid w:val="00C45E68"/>
    <w:rsid w:val="00C45FD5"/>
    <w:rsid w:val="00C4632C"/>
    <w:rsid w:val="00C47863"/>
    <w:rsid w:val="00C50123"/>
    <w:rsid w:val="00C50488"/>
    <w:rsid w:val="00C539E2"/>
    <w:rsid w:val="00C53F04"/>
    <w:rsid w:val="00C55823"/>
    <w:rsid w:val="00C56255"/>
    <w:rsid w:val="00C605D3"/>
    <w:rsid w:val="00C6322E"/>
    <w:rsid w:val="00C63414"/>
    <w:rsid w:val="00C64173"/>
    <w:rsid w:val="00C643F0"/>
    <w:rsid w:val="00C6443A"/>
    <w:rsid w:val="00C678D1"/>
    <w:rsid w:val="00C67AAE"/>
    <w:rsid w:val="00C70322"/>
    <w:rsid w:val="00C71181"/>
    <w:rsid w:val="00C73E96"/>
    <w:rsid w:val="00C75D26"/>
    <w:rsid w:val="00C77AD0"/>
    <w:rsid w:val="00C80013"/>
    <w:rsid w:val="00C80045"/>
    <w:rsid w:val="00C80244"/>
    <w:rsid w:val="00C80AA9"/>
    <w:rsid w:val="00C83504"/>
    <w:rsid w:val="00C835C3"/>
    <w:rsid w:val="00C83916"/>
    <w:rsid w:val="00C8542B"/>
    <w:rsid w:val="00C859D4"/>
    <w:rsid w:val="00C85B39"/>
    <w:rsid w:val="00C85DAD"/>
    <w:rsid w:val="00C865A7"/>
    <w:rsid w:val="00C86CC4"/>
    <w:rsid w:val="00C8712F"/>
    <w:rsid w:val="00C87896"/>
    <w:rsid w:val="00C9062A"/>
    <w:rsid w:val="00C90F0C"/>
    <w:rsid w:val="00C928C6"/>
    <w:rsid w:val="00C9675F"/>
    <w:rsid w:val="00C96F4A"/>
    <w:rsid w:val="00C97AEB"/>
    <w:rsid w:val="00C97E54"/>
    <w:rsid w:val="00CA493E"/>
    <w:rsid w:val="00CA58F6"/>
    <w:rsid w:val="00CB0C2A"/>
    <w:rsid w:val="00CB13FA"/>
    <w:rsid w:val="00CB140B"/>
    <w:rsid w:val="00CB20A8"/>
    <w:rsid w:val="00CB3E15"/>
    <w:rsid w:val="00CB6EC0"/>
    <w:rsid w:val="00CC04E2"/>
    <w:rsid w:val="00CC3C9A"/>
    <w:rsid w:val="00CC4E17"/>
    <w:rsid w:val="00CC753F"/>
    <w:rsid w:val="00CD27F2"/>
    <w:rsid w:val="00CD49AA"/>
    <w:rsid w:val="00CD597B"/>
    <w:rsid w:val="00CD60CD"/>
    <w:rsid w:val="00CE0F94"/>
    <w:rsid w:val="00CE1F10"/>
    <w:rsid w:val="00CE38CE"/>
    <w:rsid w:val="00CE4FEA"/>
    <w:rsid w:val="00CE52AE"/>
    <w:rsid w:val="00CE55C0"/>
    <w:rsid w:val="00CE58AB"/>
    <w:rsid w:val="00CE6979"/>
    <w:rsid w:val="00CF0137"/>
    <w:rsid w:val="00CF13DC"/>
    <w:rsid w:val="00CF27E3"/>
    <w:rsid w:val="00CF618C"/>
    <w:rsid w:val="00CF712D"/>
    <w:rsid w:val="00D021E7"/>
    <w:rsid w:val="00D033BD"/>
    <w:rsid w:val="00D03C79"/>
    <w:rsid w:val="00D03EC9"/>
    <w:rsid w:val="00D050F3"/>
    <w:rsid w:val="00D05211"/>
    <w:rsid w:val="00D0678A"/>
    <w:rsid w:val="00D06880"/>
    <w:rsid w:val="00D10366"/>
    <w:rsid w:val="00D10AA9"/>
    <w:rsid w:val="00D15283"/>
    <w:rsid w:val="00D17F66"/>
    <w:rsid w:val="00D2127C"/>
    <w:rsid w:val="00D2173C"/>
    <w:rsid w:val="00D23CA2"/>
    <w:rsid w:val="00D240AE"/>
    <w:rsid w:val="00D2724E"/>
    <w:rsid w:val="00D27A3D"/>
    <w:rsid w:val="00D309C5"/>
    <w:rsid w:val="00D320A5"/>
    <w:rsid w:val="00D35066"/>
    <w:rsid w:val="00D35A39"/>
    <w:rsid w:val="00D35C68"/>
    <w:rsid w:val="00D40832"/>
    <w:rsid w:val="00D453BF"/>
    <w:rsid w:val="00D45977"/>
    <w:rsid w:val="00D46D08"/>
    <w:rsid w:val="00D4724D"/>
    <w:rsid w:val="00D50278"/>
    <w:rsid w:val="00D5082D"/>
    <w:rsid w:val="00D530FE"/>
    <w:rsid w:val="00D5437C"/>
    <w:rsid w:val="00D546C9"/>
    <w:rsid w:val="00D55892"/>
    <w:rsid w:val="00D55D17"/>
    <w:rsid w:val="00D6085F"/>
    <w:rsid w:val="00D60B1A"/>
    <w:rsid w:val="00D60C3D"/>
    <w:rsid w:val="00D6275D"/>
    <w:rsid w:val="00D64299"/>
    <w:rsid w:val="00D64ECC"/>
    <w:rsid w:val="00D6534A"/>
    <w:rsid w:val="00D65757"/>
    <w:rsid w:val="00D65964"/>
    <w:rsid w:val="00D66856"/>
    <w:rsid w:val="00D70769"/>
    <w:rsid w:val="00D73623"/>
    <w:rsid w:val="00D73D2A"/>
    <w:rsid w:val="00D73D56"/>
    <w:rsid w:val="00D750C0"/>
    <w:rsid w:val="00D77888"/>
    <w:rsid w:val="00D8078F"/>
    <w:rsid w:val="00D80961"/>
    <w:rsid w:val="00D81595"/>
    <w:rsid w:val="00D81AA5"/>
    <w:rsid w:val="00D82FC2"/>
    <w:rsid w:val="00D835D5"/>
    <w:rsid w:val="00D8360A"/>
    <w:rsid w:val="00D87C07"/>
    <w:rsid w:val="00D87C42"/>
    <w:rsid w:val="00D9124E"/>
    <w:rsid w:val="00D946DD"/>
    <w:rsid w:val="00DA0A5B"/>
    <w:rsid w:val="00DA270C"/>
    <w:rsid w:val="00DA2A7B"/>
    <w:rsid w:val="00DA55C7"/>
    <w:rsid w:val="00DA5DE5"/>
    <w:rsid w:val="00DA6073"/>
    <w:rsid w:val="00DB0978"/>
    <w:rsid w:val="00DB1BCC"/>
    <w:rsid w:val="00DB4B2A"/>
    <w:rsid w:val="00DB6BBC"/>
    <w:rsid w:val="00DB6D8A"/>
    <w:rsid w:val="00DC1DD2"/>
    <w:rsid w:val="00DC578D"/>
    <w:rsid w:val="00DC7E1E"/>
    <w:rsid w:val="00DD06D0"/>
    <w:rsid w:val="00DD0835"/>
    <w:rsid w:val="00DD0C8A"/>
    <w:rsid w:val="00DD17A4"/>
    <w:rsid w:val="00DD20B9"/>
    <w:rsid w:val="00DD2BC6"/>
    <w:rsid w:val="00DD3F94"/>
    <w:rsid w:val="00DE0A8A"/>
    <w:rsid w:val="00DE1303"/>
    <w:rsid w:val="00DE1902"/>
    <w:rsid w:val="00DE19FB"/>
    <w:rsid w:val="00DE327E"/>
    <w:rsid w:val="00DE3FC4"/>
    <w:rsid w:val="00DE44F2"/>
    <w:rsid w:val="00DE721E"/>
    <w:rsid w:val="00DE7974"/>
    <w:rsid w:val="00DF0B54"/>
    <w:rsid w:val="00DF318B"/>
    <w:rsid w:val="00DF370B"/>
    <w:rsid w:val="00DF4CB3"/>
    <w:rsid w:val="00E03731"/>
    <w:rsid w:val="00E0475D"/>
    <w:rsid w:val="00E05AFE"/>
    <w:rsid w:val="00E072EC"/>
    <w:rsid w:val="00E075E8"/>
    <w:rsid w:val="00E10230"/>
    <w:rsid w:val="00E10D37"/>
    <w:rsid w:val="00E10D9A"/>
    <w:rsid w:val="00E11EA1"/>
    <w:rsid w:val="00E12325"/>
    <w:rsid w:val="00E125DC"/>
    <w:rsid w:val="00E12730"/>
    <w:rsid w:val="00E12DEE"/>
    <w:rsid w:val="00E13CB5"/>
    <w:rsid w:val="00E15500"/>
    <w:rsid w:val="00E17E38"/>
    <w:rsid w:val="00E17E64"/>
    <w:rsid w:val="00E2266A"/>
    <w:rsid w:val="00E235AC"/>
    <w:rsid w:val="00E23DA7"/>
    <w:rsid w:val="00E2505E"/>
    <w:rsid w:val="00E26DE4"/>
    <w:rsid w:val="00E276D5"/>
    <w:rsid w:val="00E3042C"/>
    <w:rsid w:val="00E32A8A"/>
    <w:rsid w:val="00E339B1"/>
    <w:rsid w:val="00E33EFE"/>
    <w:rsid w:val="00E34236"/>
    <w:rsid w:val="00E343CB"/>
    <w:rsid w:val="00E37A04"/>
    <w:rsid w:val="00E37A49"/>
    <w:rsid w:val="00E40FF8"/>
    <w:rsid w:val="00E416FE"/>
    <w:rsid w:val="00E42B21"/>
    <w:rsid w:val="00E43213"/>
    <w:rsid w:val="00E441E0"/>
    <w:rsid w:val="00E454A7"/>
    <w:rsid w:val="00E467BA"/>
    <w:rsid w:val="00E47324"/>
    <w:rsid w:val="00E47391"/>
    <w:rsid w:val="00E50B95"/>
    <w:rsid w:val="00E50C3F"/>
    <w:rsid w:val="00E531FA"/>
    <w:rsid w:val="00E53246"/>
    <w:rsid w:val="00E5483A"/>
    <w:rsid w:val="00E55DBE"/>
    <w:rsid w:val="00E57850"/>
    <w:rsid w:val="00E578B0"/>
    <w:rsid w:val="00E579A6"/>
    <w:rsid w:val="00E60732"/>
    <w:rsid w:val="00E61DB8"/>
    <w:rsid w:val="00E62115"/>
    <w:rsid w:val="00E623B3"/>
    <w:rsid w:val="00E623FF"/>
    <w:rsid w:val="00E630E4"/>
    <w:rsid w:val="00E635DF"/>
    <w:rsid w:val="00E638ED"/>
    <w:rsid w:val="00E66263"/>
    <w:rsid w:val="00E665E6"/>
    <w:rsid w:val="00E66BC4"/>
    <w:rsid w:val="00E735B6"/>
    <w:rsid w:val="00E7380F"/>
    <w:rsid w:val="00E75CB2"/>
    <w:rsid w:val="00E76953"/>
    <w:rsid w:val="00E7789B"/>
    <w:rsid w:val="00E77B53"/>
    <w:rsid w:val="00E80C64"/>
    <w:rsid w:val="00E81037"/>
    <w:rsid w:val="00E81830"/>
    <w:rsid w:val="00E8233A"/>
    <w:rsid w:val="00E83627"/>
    <w:rsid w:val="00E8556A"/>
    <w:rsid w:val="00E856D9"/>
    <w:rsid w:val="00E90A13"/>
    <w:rsid w:val="00E90FB5"/>
    <w:rsid w:val="00E9172C"/>
    <w:rsid w:val="00E9389B"/>
    <w:rsid w:val="00E94A1D"/>
    <w:rsid w:val="00E96D64"/>
    <w:rsid w:val="00EA2723"/>
    <w:rsid w:val="00EA2A7F"/>
    <w:rsid w:val="00EA31DA"/>
    <w:rsid w:val="00EA48D1"/>
    <w:rsid w:val="00EB0B0C"/>
    <w:rsid w:val="00EB0C25"/>
    <w:rsid w:val="00EB3CC9"/>
    <w:rsid w:val="00EB5639"/>
    <w:rsid w:val="00EB64F2"/>
    <w:rsid w:val="00EC0180"/>
    <w:rsid w:val="00EC0840"/>
    <w:rsid w:val="00EC12A6"/>
    <w:rsid w:val="00EC4224"/>
    <w:rsid w:val="00EC4BC8"/>
    <w:rsid w:val="00EC546E"/>
    <w:rsid w:val="00EC5B7A"/>
    <w:rsid w:val="00EC5CEA"/>
    <w:rsid w:val="00EC5EF5"/>
    <w:rsid w:val="00ED258C"/>
    <w:rsid w:val="00ED3285"/>
    <w:rsid w:val="00ED32C2"/>
    <w:rsid w:val="00ED40EB"/>
    <w:rsid w:val="00ED6257"/>
    <w:rsid w:val="00ED639F"/>
    <w:rsid w:val="00ED64C7"/>
    <w:rsid w:val="00EE089C"/>
    <w:rsid w:val="00EE1F53"/>
    <w:rsid w:val="00EE2A52"/>
    <w:rsid w:val="00EE3DAC"/>
    <w:rsid w:val="00EE65FA"/>
    <w:rsid w:val="00EE6D5C"/>
    <w:rsid w:val="00EE7149"/>
    <w:rsid w:val="00EF15B8"/>
    <w:rsid w:val="00EF2F36"/>
    <w:rsid w:val="00EF446D"/>
    <w:rsid w:val="00EF4D1A"/>
    <w:rsid w:val="00EF5215"/>
    <w:rsid w:val="00F002DD"/>
    <w:rsid w:val="00F00C4B"/>
    <w:rsid w:val="00F014AF"/>
    <w:rsid w:val="00F02F68"/>
    <w:rsid w:val="00F058A9"/>
    <w:rsid w:val="00F05BD0"/>
    <w:rsid w:val="00F06097"/>
    <w:rsid w:val="00F0671E"/>
    <w:rsid w:val="00F07D53"/>
    <w:rsid w:val="00F1013E"/>
    <w:rsid w:val="00F103EF"/>
    <w:rsid w:val="00F13C66"/>
    <w:rsid w:val="00F152CB"/>
    <w:rsid w:val="00F1532F"/>
    <w:rsid w:val="00F173E9"/>
    <w:rsid w:val="00F175F0"/>
    <w:rsid w:val="00F176AB"/>
    <w:rsid w:val="00F205CE"/>
    <w:rsid w:val="00F2290C"/>
    <w:rsid w:val="00F235F1"/>
    <w:rsid w:val="00F235FB"/>
    <w:rsid w:val="00F264B0"/>
    <w:rsid w:val="00F2746D"/>
    <w:rsid w:val="00F2786E"/>
    <w:rsid w:val="00F313CF"/>
    <w:rsid w:val="00F339D6"/>
    <w:rsid w:val="00F34F62"/>
    <w:rsid w:val="00F360BF"/>
    <w:rsid w:val="00F406C2"/>
    <w:rsid w:val="00F4140E"/>
    <w:rsid w:val="00F41C90"/>
    <w:rsid w:val="00F43135"/>
    <w:rsid w:val="00F43347"/>
    <w:rsid w:val="00F443EE"/>
    <w:rsid w:val="00F45401"/>
    <w:rsid w:val="00F472FC"/>
    <w:rsid w:val="00F50D60"/>
    <w:rsid w:val="00F51D03"/>
    <w:rsid w:val="00F51F13"/>
    <w:rsid w:val="00F546E3"/>
    <w:rsid w:val="00F5592A"/>
    <w:rsid w:val="00F57674"/>
    <w:rsid w:val="00F57E98"/>
    <w:rsid w:val="00F6013B"/>
    <w:rsid w:val="00F603AB"/>
    <w:rsid w:val="00F612FC"/>
    <w:rsid w:val="00F65404"/>
    <w:rsid w:val="00F65EBF"/>
    <w:rsid w:val="00F70DA9"/>
    <w:rsid w:val="00F72141"/>
    <w:rsid w:val="00F73152"/>
    <w:rsid w:val="00F73FA7"/>
    <w:rsid w:val="00F7504C"/>
    <w:rsid w:val="00F80574"/>
    <w:rsid w:val="00F8123A"/>
    <w:rsid w:val="00F81676"/>
    <w:rsid w:val="00F83C95"/>
    <w:rsid w:val="00F83D9B"/>
    <w:rsid w:val="00F84B67"/>
    <w:rsid w:val="00F84D1B"/>
    <w:rsid w:val="00F8535C"/>
    <w:rsid w:val="00F85D27"/>
    <w:rsid w:val="00F86536"/>
    <w:rsid w:val="00F8679D"/>
    <w:rsid w:val="00F87669"/>
    <w:rsid w:val="00F90071"/>
    <w:rsid w:val="00F924F4"/>
    <w:rsid w:val="00F92601"/>
    <w:rsid w:val="00F92646"/>
    <w:rsid w:val="00F93339"/>
    <w:rsid w:val="00F95831"/>
    <w:rsid w:val="00F95D66"/>
    <w:rsid w:val="00F97820"/>
    <w:rsid w:val="00FA1A7D"/>
    <w:rsid w:val="00FA2415"/>
    <w:rsid w:val="00FA26A1"/>
    <w:rsid w:val="00FA408E"/>
    <w:rsid w:val="00FA4226"/>
    <w:rsid w:val="00FA4B3D"/>
    <w:rsid w:val="00FA72DB"/>
    <w:rsid w:val="00FA7B1F"/>
    <w:rsid w:val="00FA7E0B"/>
    <w:rsid w:val="00FB2332"/>
    <w:rsid w:val="00FB50E1"/>
    <w:rsid w:val="00FB5C27"/>
    <w:rsid w:val="00FB6018"/>
    <w:rsid w:val="00FC27BD"/>
    <w:rsid w:val="00FC2C2E"/>
    <w:rsid w:val="00FC2F2B"/>
    <w:rsid w:val="00FC3105"/>
    <w:rsid w:val="00FC35C1"/>
    <w:rsid w:val="00FC3C9B"/>
    <w:rsid w:val="00FC6133"/>
    <w:rsid w:val="00FD1C38"/>
    <w:rsid w:val="00FD375A"/>
    <w:rsid w:val="00FD5945"/>
    <w:rsid w:val="00FD5979"/>
    <w:rsid w:val="00FD5A3D"/>
    <w:rsid w:val="00FE0861"/>
    <w:rsid w:val="00FE0FFC"/>
    <w:rsid w:val="00FE140F"/>
    <w:rsid w:val="00FE2D0F"/>
    <w:rsid w:val="00FE3B6E"/>
    <w:rsid w:val="00FE3C9C"/>
    <w:rsid w:val="00FE527C"/>
    <w:rsid w:val="00FF1347"/>
    <w:rsid w:val="00FF2E9E"/>
    <w:rsid w:val="00FF35A1"/>
    <w:rsid w:val="00FF3E1F"/>
    <w:rsid w:val="00FF50EB"/>
    <w:rsid w:val="00FF5A5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B0F5B"/>
  <w15:chartTrackingRefBased/>
  <w15:docId w15:val="{5C47BE91-1CB7-4B41-B431-DA8712B84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517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58AB"/>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5173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3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3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3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58AB"/>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rsid w:val="005173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3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3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3C4"/>
    <w:rPr>
      <w:rFonts w:eastAsiaTheme="majorEastAsia" w:cstheme="majorBidi"/>
      <w:color w:val="272727" w:themeColor="text1" w:themeTint="D8"/>
    </w:rPr>
  </w:style>
  <w:style w:type="paragraph" w:styleId="Title">
    <w:name w:val="Title"/>
    <w:basedOn w:val="Normal"/>
    <w:next w:val="Normal"/>
    <w:link w:val="TitleChar"/>
    <w:uiPriority w:val="10"/>
    <w:qFormat/>
    <w:rsid w:val="00517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2"/>
    <w:qFormat/>
    <w:rsid w:val="00517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2"/>
    <w:rsid w:val="00517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3C4"/>
    <w:pPr>
      <w:spacing w:before="160"/>
      <w:jc w:val="center"/>
    </w:pPr>
    <w:rPr>
      <w:i/>
      <w:iCs/>
      <w:color w:val="404040" w:themeColor="text1" w:themeTint="BF"/>
    </w:rPr>
  </w:style>
  <w:style w:type="character" w:customStyle="1" w:styleId="QuoteChar">
    <w:name w:val="Quote Char"/>
    <w:basedOn w:val="DefaultParagraphFont"/>
    <w:link w:val="Quote"/>
    <w:uiPriority w:val="29"/>
    <w:rsid w:val="005173C4"/>
    <w:rPr>
      <w:i/>
      <w:iCs/>
      <w:color w:val="404040" w:themeColor="text1" w:themeTint="BF"/>
    </w:rPr>
  </w:style>
  <w:style w:type="paragraph" w:styleId="ListParagraph">
    <w:name w:val="List Paragraph"/>
    <w:aliases w:val="GG List paragraph,GP List,0Bullet,Bullet point,Bullets,Content descriptions,DDM Gen Text,Dot point 1.5 line spacing,Indented bullet,L,List Paragraph - bullets,List Paragraph Number,List Paragraph1,List Paragraph11,List Paragraph2"/>
    <w:basedOn w:val="Normal"/>
    <w:link w:val="ListParagraphChar"/>
    <w:uiPriority w:val="72"/>
    <w:qFormat/>
    <w:rsid w:val="005173C4"/>
    <w:pPr>
      <w:ind w:left="720"/>
      <w:contextualSpacing/>
    </w:pPr>
  </w:style>
  <w:style w:type="character" w:styleId="IntenseEmphasis">
    <w:name w:val="Intense Emphasis"/>
    <w:basedOn w:val="DefaultParagraphFont"/>
    <w:uiPriority w:val="21"/>
    <w:qFormat/>
    <w:rsid w:val="005173C4"/>
    <w:rPr>
      <w:i/>
      <w:iCs/>
      <w:color w:val="0F4761" w:themeColor="accent1" w:themeShade="BF"/>
    </w:rPr>
  </w:style>
  <w:style w:type="paragraph" w:styleId="IntenseQuote">
    <w:name w:val="Intense Quote"/>
    <w:basedOn w:val="Normal"/>
    <w:next w:val="Normal"/>
    <w:link w:val="IntenseQuoteChar"/>
    <w:uiPriority w:val="30"/>
    <w:qFormat/>
    <w:rsid w:val="00517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3C4"/>
    <w:rPr>
      <w:i/>
      <w:iCs/>
      <w:color w:val="0F4761" w:themeColor="accent1" w:themeShade="BF"/>
    </w:rPr>
  </w:style>
  <w:style w:type="character" w:styleId="IntenseReference">
    <w:name w:val="Intense Reference"/>
    <w:basedOn w:val="DefaultParagraphFont"/>
    <w:uiPriority w:val="32"/>
    <w:qFormat/>
    <w:rsid w:val="005173C4"/>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B77D3E"/>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B77D3E"/>
    <w:rPr>
      <w:rFonts w:ascii="Aptos" w:hAnsi="Aptos"/>
      <w:noProof/>
      <w:lang w:val="en-US"/>
    </w:rPr>
  </w:style>
  <w:style w:type="paragraph" w:customStyle="1" w:styleId="EndNoteBibliography">
    <w:name w:val="EndNote Bibliography"/>
    <w:basedOn w:val="Normal"/>
    <w:link w:val="EndNoteBibliographyChar"/>
    <w:rsid w:val="00B77D3E"/>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B77D3E"/>
    <w:rPr>
      <w:rFonts w:ascii="Aptos" w:hAnsi="Aptos"/>
      <w:noProof/>
      <w:lang w:val="en-US"/>
    </w:rPr>
  </w:style>
  <w:style w:type="character" w:styleId="Hyperlink">
    <w:name w:val="Hyperlink"/>
    <w:basedOn w:val="DefaultParagraphFont"/>
    <w:uiPriority w:val="99"/>
    <w:unhideWhenUsed/>
    <w:rsid w:val="00403B12"/>
    <w:rPr>
      <w:color w:val="467886" w:themeColor="hyperlink"/>
      <w:u w:val="single"/>
    </w:rPr>
  </w:style>
  <w:style w:type="character" w:styleId="UnresolvedMention">
    <w:name w:val="Unresolved Mention"/>
    <w:basedOn w:val="DefaultParagraphFont"/>
    <w:uiPriority w:val="99"/>
    <w:semiHidden/>
    <w:unhideWhenUsed/>
    <w:rsid w:val="00403B12"/>
    <w:rPr>
      <w:color w:val="605E5C"/>
      <w:shd w:val="clear" w:color="auto" w:fill="E1DFDD"/>
    </w:rPr>
  </w:style>
  <w:style w:type="paragraph" w:customStyle="1" w:styleId="xmsolistparagraph">
    <w:name w:val="x_msolistparagraph"/>
    <w:basedOn w:val="Normal"/>
    <w:rsid w:val="0088458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CommentReference">
    <w:name w:val="annotation reference"/>
    <w:basedOn w:val="DefaultParagraphFont"/>
    <w:uiPriority w:val="99"/>
    <w:semiHidden/>
    <w:unhideWhenUsed/>
    <w:rsid w:val="00021668"/>
    <w:rPr>
      <w:sz w:val="16"/>
      <w:szCs w:val="16"/>
    </w:rPr>
  </w:style>
  <w:style w:type="paragraph" w:styleId="CommentText">
    <w:name w:val="annotation text"/>
    <w:basedOn w:val="Normal"/>
    <w:link w:val="CommentTextChar"/>
    <w:uiPriority w:val="99"/>
    <w:unhideWhenUsed/>
    <w:rsid w:val="00021668"/>
    <w:pPr>
      <w:spacing w:line="240" w:lineRule="auto"/>
    </w:pPr>
    <w:rPr>
      <w:sz w:val="20"/>
      <w:szCs w:val="20"/>
    </w:rPr>
  </w:style>
  <w:style w:type="character" w:customStyle="1" w:styleId="CommentTextChar">
    <w:name w:val="Comment Text Char"/>
    <w:basedOn w:val="DefaultParagraphFont"/>
    <w:link w:val="CommentText"/>
    <w:uiPriority w:val="99"/>
    <w:rsid w:val="00021668"/>
    <w:rPr>
      <w:sz w:val="20"/>
      <w:szCs w:val="20"/>
    </w:rPr>
  </w:style>
  <w:style w:type="table" w:styleId="TableGrid">
    <w:name w:val="Table Grid"/>
    <w:basedOn w:val="TableNormal"/>
    <w:uiPriority w:val="39"/>
    <w:rsid w:val="004807E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9785D"/>
    <w:pPr>
      <w:spacing w:after="0" w:line="240" w:lineRule="auto"/>
    </w:pPr>
  </w:style>
  <w:style w:type="character" w:styleId="PlaceholderText">
    <w:name w:val="Placeholder Text"/>
    <w:basedOn w:val="DefaultParagraphFont"/>
    <w:uiPriority w:val="99"/>
    <w:semiHidden/>
    <w:rsid w:val="001D40A8"/>
    <w:rPr>
      <w:color w:val="666666"/>
    </w:rPr>
  </w:style>
  <w:style w:type="paragraph" w:styleId="CommentSubject">
    <w:name w:val="annotation subject"/>
    <w:basedOn w:val="CommentText"/>
    <w:next w:val="CommentText"/>
    <w:link w:val="CommentSubjectChar"/>
    <w:uiPriority w:val="99"/>
    <w:semiHidden/>
    <w:unhideWhenUsed/>
    <w:rsid w:val="00FD1C38"/>
    <w:rPr>
      <w:b/>
      <w:bCs/>
    </w:rPr>
  </w:style>
  <w:style w:type="character" w:customStyle="1" w:styleId="CommentSubjectChar">
    <w:name w:val="Comment Subject Char"/>
    <w:basedOn w:val="CommentTextChar"/>
    <w:link w:val="CommentSubject"/>
    <w:uiPriority w:val="99"/>
    <w:semiHidden/>
    <w:rsid w:val="00FD1C38"/>
    <w:rPr>
      <w:b/>
      <w:bCs/>
      <w:sz w:val="20"/>
      <w:szCs w:val="20"/>
    </w:rPr>
  </w:style>
  <w:style w:type="paragraph" w:styleId="TOC1">
    <w:name w:val="toc 1"/>
    <w:basedOn w:val="Normal"/>
    <w:next w:val="Normal"/>
    <w:autoRedefine/>
    <w:uiPriority w:val="39"/>
    <w:unhideWhenUsed/>
    <w:rsid w:val="00603E25"/>
    <w:pPr>
      <w:spacing w:after="100"/>
    </w:pPr>
  </w:style>
  <w:style w:type="paragraph" w:styleId="TOC2">
    <w:name w:val="toc 2"/>
    <w:basedOn w:val="Normal"/>
    <w:next w:val="Normal"/>
    <w:autoRedefine/>
    <w:uiPriority w:val="39"/>
    <w:unhideWhenUsed/>
    <w:rsid w:val="00603E25"/>
    <w:pPr>
      <w:spacing w:after="100"/>
      <w:ind w:left="240"/>
    </w:pPr>
  </w:style>
  <w:style w:type="paragraph" w:styleId="TOC3">
    <w:name w:val="toc 3"/>
    <w:basedOn w:val="Normal"/>
    <w:next w:val="Normal"/>
    <w:autoRedefine/>
    <w:uiPriority w:val="39"/>
    <w:unhideWhenUsed/>
    <w:rsid w:val="00603E25"/>
    <w:pPr>
      <w:spacing w:after="100"/>
      <w:ind w:left="480"/>
    </w:pPr>
  </w:style>
  <w:style w:type="character" w:customStyle="1" w:styleId="ListParagraphChar">
    <w:name w:val="List Paragraph Char"/>
    <w:aliases w:val="GG List paragraph Char,GP List Char,0Bullet Char,Bullet point Char,Bullets Char,Content descriptions Char,DDM Gen Text Char,Dot point 1.5 line spacing Char,Indented bullet Char,L Char,List Paragraph - bullets Char"/>
    <w:basedOn w:val="DefaultParagraphFont"/>
    <w:link w:val="ListParagraph"/>
    <w:uiPriority w:val="72"/>
    <w:rsid w:val="007B79F6"/>
    <w:rPr>
      <w:lang w:val="en-US"/>
    </w:rPr>
  </w:style>
  <w:style w:type="paragraph" w:styleId="BodyText">
    <w:name w:val="Body Text"/>
    <w:basedOn w:val="Normal"/>
    <w:link w:val="BodyTextChar"/>
    <w:uiPriority w:val="99"/>
    <w:unhideWhenUsed/>
    <w:rsid w:val="00F176AB"/>
    <w:pPr>
      <w:spacing w:after="120" w:line="300" w:lineRule="atLeast"/>
    </w:pPr>
    <w:rPr>
      <w:rFonts w:ascii="Times New Roman" w:eastAsia="Times New Roman" w:hAnsi="Times New Roman" w:cs="Arial"/>
      <w:kern w:val="0"/>
      <w:sz w:val="22"/>
      <w:szCs w:val="22"/>
      <w:lang w:val="en-AU"/>
      <w14:ligatures w14:val="none"/>
    </w:rPr>
  </w:style>
  <w:style w:type="character" w:customStyle="1" w:styleId="BodyTextChar">
    <w:name w:val="Body Text Char"/>
    <w:basedOn w:val="DefaultParagraphFont"/>
    <w:link w:val="BodyText"/>
    <w:uiPriority w:val="99"/>
    <w:rsid w:val="00F176AB"/>
    <w:rPr>
      <w:rFonts w:ascii="Times New Roman" w:eastAsia="Times New Roman" w:hAnsi="Times New Roman"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exander.paz@qut.edu.au" TargetMode="Externa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s://austroads.gov.au/publications/traffic-management/agtm04" TargetMode="Externa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CCE94-406A-46D1-AAFE-F00DA3705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15062</Words>
  <Characters>85855</Characters>
  <Application>Microsoft Office Word</Application>
  <DocSecurity>0</DocSecurity>
  <Lines>715</Lines>
  <Paragraphs>201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Paz</dc:creator>
  <cp:keywords/>
  <dc:description/>
  <cp:lastModifiedBy>Zeke Ahern</cp:lastModifiedBy>
  <cp:revision>2</cp:revision>
  <dcterms:created xsi:type="dcterms:W3CDTF">2026-04-19T05:47:00Z</dcterms:created>
  <dcterms:modified xsi:type="dcterms:W3CDTF">2026-04-19T05:47:00Z</dcterms:modified>
</cp:coreProperties>
</file>