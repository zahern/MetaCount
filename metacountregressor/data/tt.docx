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EA33E" w14:textId="77777777" w:rsidR="00C6251F" w:rsidRDefault="00C6251F">
      <w:pPr>
        <w:keepNext/>
        <w:spacing w:after="60"/>
        <w:rPr>
          <w:rFonts w:ascii="Calibri" w:hAnsi="Calibri"/>
        </w:rPr>
      </w:pPr>
    </w:p>
    <w:p w14:paraId="78691F53" w14:textId="40F760E0" w:rsidR="00C6251F" w:rsidRDefault="00C6251F">
      <w:pPr>
        <w:keepNext/>
        <w:spacing w:after="60"/>
        <w:rPr>
          <w:rFonts w:ascii="Calibri" w:hAnsi="Calibri"/>
        </w:rPr>
      </w:pPr>
      <w:r>
        <w:rPr>
          <w:rFonts w:ascii="Calibri" w:hAnsi="Calibri"/>
        </w:rPr>
        <w:t xml:space="preserve">The models proposed in this report are described below. </w:t>
      </w:r>
      <w:r w:rsidR="0071762F">
        <w:rPr>
          <w:rFonts w:ascii="Calibri" w:hAnsi="Calibri"/>
        </w:rPr>
        <w:t xml:space="preserve">We are proposing 3 </w:t>
      </w:r>
      <w:proofErr w:type="gramStart"/>
      <w:r w:rsidR="0071762F">
        <w:rPr>
          <w:rFonts w:ascii="Calibri" w:hAnsi="Calibri"/>
        </w:rPr>
        <w:t>models</w:t>
      </w:r>
      <w:proofErr w:type="gramEnd"/>
      <w:r w:rsidR="0071762F">
        <w:rPr>
          <w:rFonts w:ascii="Calibri" w:hAnsi="Calibri"/>
        </w:rPr>
        <w:t xml:space="preserve"> namely in table 1. </w:t>
      </w:r>
      <w:proofErr w:type="spellStart"/>
      <w:r w:rsidR="0071762F">
        <w:rPr>
          <w:rFonts w:ascii="Calibri" w:hAnsi="Calibri"/>
        </w:rPr>
        <w:t>NB_Dist</w:t>
      </w:r>
      <w:proofErr w:type="spellEnd"/>
      <w:r w:rsidR="0071762F">
        <w:rPr>
          <w:rFonts w:ascii="Calibri" w:hAnsi="Calibri"/>
        </w:rPr>
        <w:t xml:space="preserve">, </w:t>
      </w:r>
      <w:proofErr w:type="spellStart"/>
      <w:r w:rsidR="0071762F">
        <w:rPr>
          <w:rFonts w:ascii="Calibri" w:hAnsi="Calibri"/>
        </w:rPr>
        <w:t>NB_sqrt_dist</w:t>
      </w:r>
      <w:proofErr w:type="spellEnd"/>
      <w:r w:rsidR="0071762F">
        <w:rPr>
          <w:rFonts w:ascii="Calibri" w:hAnsi="Calibri"/>
        </w:rPr>
        <w:t xml:space="preserve"> and MM. The other models are from TMRs </w:t>
      </w:r>
      <w:del w:id="0" w:author="Zeke Ahern" w:date="2025-05-22T12:50:00Z" w16du:dateUtc="2025-05-22T02:50:00Z">
        <w:r w:rsidR="0071762F" w:rsidDel="00A93481">
          <w:rPr>
            <w:rFonts w:ascii="Calibri" w:hAnsi="Calibri"/>
          </w:rPr>
          <w:delText xml:space="preserve">report </w:delText>
        </w:r>
        <w:commentRangeStart w:id="1"/>
        <w:r w:rsidR="0071762F" w:rsidDel="00A93481">
          <w:rPr>
            <w:rFonts w:ascii="Calibri" w:hAnsi="Calibri"/>
          </w:rPr>
          <w:delText>(what do I call this)</w:delText>
        </w:r>
        <w:commentRangeEnd w:id="1"/>
        <w:r w:rsidR="0071762F" w:rsidDel="00A93481">
          <w:rPr>
            <w:rStyle w:val="CommentReference"/>
          </w:rPr>
          <w:commentReference w:id="1"/>
        </w:r>
      </w:del>
      <w:proofErr w:type="spellStart"/>
      <w:ins w:id="2" w:author="Zeke Ahern" w:date="2025-05-22T12:50:00Z" w16du:dateUtc="2025-05-22T02:50:00Z">
        <w:r w:rsidR="00A93481">
          <w:rPr>
            <w:rFonts w:ascii="Calibri" w:hAnsi="Calibri"/>
          </w:rPr>
          <w:t>f</w:t>
        </w:r>
      </w:ins>
      <w:ins w:id="3" w:author="Zeke Ahern" w:date="2025-05-22T12:51:00Z" w16du:dateUtc="2025-05-22T02:51:00Z">
        <w:r w:rsidR="00A93481">
          <w:rPr>
            <w:rFonts w:ascii="Calibri" w:hAnsi="Calibri"/>
          </w:rPr>
          <w:t>functional</w:t>
        </w:r>
        <w:proofErr w:type="spellEnd"/>
        <w:r w:rsidR="00A93481">
          <w:rPr>
            <w:rFonts w:ascii="Calibri" w:hAnsi="Calibri"/>
          </w:rPr>
          <w:t xml:space="preserve"> forms for the </w:t>
        </w:r>
        <w:proofErr w:type="spellStart"/>
        <w:r w:rsidR="00A93481">
          <w:rPr>
            <w:rFonts w:ascii="Calibri" w:hAnsi="Calibri"/>
          </w:rPr>
          <w:t>Fifa</w:t>
        </w:r>
        <w:proofErr w:type="spellEnd"/>
        <w:r w:rsidR="00A93481">
          <w:rPr>
            <w:rFonts w:ascii="Calibri" w:hAnsi="Calibri"/>
          </w:rPr>
          <w:t xml:space="preserve"> world cup games.</w:t>
        </w:r>
      </w:ins>
    </w:p>
    <w:p w14:paraId="269C55C6" w14:textId="48DF18DD" w:rsidR="00FE1B1C" w:rsidRDefault="00000000">
      <w:pPr>
        <w:keepNext/>
        <w:spacing w:after="60"/>
      </w:pPr>
      <w:r>
        <w:rPr>
          <w:rFonts w:ascii="Calibri" w:hAnsi="Calibri"/>
        </w:rPr>
        <w:t xml:space="preserve">Table </w:t>
      </w:r>
      <w:fldSimple w:instr=" SEQ Table \* ARABIC ">
        <w:r>
          <w:rPr>
            <w:rFonts w:ascii="Calibri" w:hAnsi="Calibri"/>
            <w:noProof/>
          </w:rPr>
          <w:t>1</w:t>
        </w:r>
      </w:fldSimple>
      <w:r>
        <w:rPr>
          <w:rFonts w:ascii="Calibri" w:hAnsi="Calibri"/>
        </w:rPr>
        <w:t xml:space="preserve">: </w:t>
      </w:r>
      <w:r>
        <w:rPr>
          <w:rFonts w:ascii="Calibri" w:hAnsi="Calibri"/>
          <w:color w:val="333333"/>
        </w:rPr>
        <w:t>Model Description Table</w:t>
      </w:r>
    </w:p>
    <w:p w14:paraId="56936066" w14:textId="77777777" w:rsidR="00FE1B1C" w:rsidRDefault="00000000">
      <w:pPr>
        <w:keepNext/>
        <w:spacing w:after="60"/>
      </w:pPr>
      <w:r>
        <w:rPr>
          <w:rFonts w:ascii="Calibri" w:hAnsi="Calibri"/>
          <w:color w:val="333333"/>
          <w:sz w:val="20"/>
        </w:rPr>
        <w:t>Models with Embedded Colors</w:t>
      </w:r>
    </w:p>
    <w:tbl>
      <w:tblPr>
        <w:tblStyle w:val="Table"/>
        <w:tblW w:w="0" w:type="auto"/>
        <w:jc w:val="center"/>
        <w:tblCellMar>
          <w:left w:w="60" w:type="dxa"/>
          <w:right w:w="60" w:type="dxa"/>
        </w:tblCellMar>
        <w:tblLook w:val="0000" w:firstRow="0" w:lastRow="0" w:firstColumn="0" w:lastColumn="0" w:noHBand="0" w:noVBand="0"/>
      </w:tblPr>
      <w:tblGrid>
        <w:gridCol w:w="1174"/>
        <w:gridCol w:w="7472"/>
        <w:gridCol w:w="834"/>
      </w:tblGrid>
      <w:tr w:rsidR="00FE1B1C" w14:paraId="1CBCF62B" w14:textId="77777777" w:rsidTr="00FE1B1C">
        <w:trPr>
          <w:cantSplit/>
          <w:tblHeader/>
          <w:jc w:val="center"/>
        </w:trPr>
        <w:tc>
          <w:tcPr>
            <w:tcW w:w="0" w:type="auto"/>
            <w:tcBorders>
              <w:top w:val="single" w:sz="16" w:space="0" w:color="D3D3D3"/>
              <w:left w:val="single" w:sz="0" w:space="0" w:color="D3D3D3"/>
              <w:bottom w:val="single" w:sz="16" w:space="0" w:color="D3D3D3"/>
            </w:tcBorders>
          </w:tcPr>
          <w:p w14:paraId="6EE6103A" w14:textId="77777777" w:rsidR="00FE1B1C" w:rsidRDefault="00000000">
            <w:pPr>
              <w:keepNext/>
              <w:spacing w:after="60"/>
            </w:pPr>
            <w:r>
              <w:rPr>
                <w:rFonts w:ascii="Calibri" w:hAnsi="Calibri"/>
                <w:sz w:val="20"/>
              </w:rPr>
              <w:t>Model</w:t>
            </w:r>
          </w:p>
        </w:tc>
        <w:tc>
          <w:tcPr>
            <w:tcW w:w="0" w:type="auto"/>
            <w:tcBorders>
              <w:top w:val="single" w:sz="16" w:space="0" w:color="D3D3D3"/>
              <w:bottom w:val="single" w:sz="16" w:space="0" w:color="D3D3D3"/>
            </w:tcBorders>
          </w:tcPr>
          <w:p w14:paraId="0B0985D9" w14:textId="77777777" w:rsidR="00FE1B1C" w:rsidRDefault="00000000">
            <w:pPr>
              <w:keepNext/>
              <w:spacing w:after="60"/>
            </w:pPr>
            <w:r>
              <w:rPr>
                <w:rFonts w:ascii="Calibri" w:hAnsi="Calibri"/>
                <w:sz w:val="20"/>
              </w:rPr>
              <w:t>Description</w:t>
            </w:r>
          </w:p>
        </w:tc>
        <w:tc>
          <w:tcPr>
            <w:tcW w:w="0" w:type="auto"/>
            <w:tcBorders>
              <w:top w:val="single" w:sz="16" w:space="0" w:color="D3D3D3"/>
              <w:bottom w:val="single" w:sz="16" w:space="0" w:color="D3D3D3"/>
              <w:right w:val="single" w:sz="0" w:space="0" w:color="D3D3D3"/>
            </w:tcBorders>
          </w:tcPr>
          <w:p w14:paraId="07608437" w14:textId="77777777" w:rsidR="00FE1B1C" w:rsidRDefault="00000000">
            <w:pPr>
              <w:keepNext/>
              <w:spacing w:after="60"/>
            </w:pPr>
            <w:r>
              <w:rPr>
                <w:rFonts w:ascii="Calibri" w:hAnsi="Calibri"/>
                <w:sz w:val="20"/>
              </w:rPr>
              <w:t>Color</w:t>
            </w:r>
          </w:p>
        </w:tc>
      </w:tr>
      <w:tr w:rsidR="00FE1B1C" w14:paraId="3E195181" w14:textId="77777777" w:rsidTr="007118FC">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183C8E57" w14:textId="5CA6A346" w:rsidR="00FE1B1C" w:rsidRDefault="00000000">
            <w:pPr>
              <w:keepNext/>
              <w:spacing w:after="60"/>
            </w:pPr>
            <w:proofErr w:type="spellStart"/>
            <w:r>
              <w:rPr>
                <w:rFonts w:ascii="Calibri" w:hAnsi="Calibri"/>
                <w:sz w:val="20"/>
              </w:rPr>
              <w:t>NB_</w:t>
            </w:r>
            <w:ins w:id="4" w:author="Zeke Ahern" w:date="2025-05-22T13:19:00Z" w16du:dateUtc="2025-05-22T03:19:00Z">
              <w:r w:rsidR="00E82C65">
                <w:rPr>
                  <w:rFonts w:ascii="Calibri" w:hAnsi="Calibri"/>
                  <w:sz w:val="20"/>
                </w:rPr>
                <w:t>d</w:t>
              </w:r>
            </w:ins>
            <w:del w:id="5" w:author="Zeke Ahern" w:date="2025-05-22T13:19:00Z" w16du:dateUtc="2025-05-22T03:19:00Z">
              <w:r w:rsidDel="00E82C65">
                <w:rPr>
                  <w:rFonts w:ascii="Calibri" w:hAnsi="Calibri"/>
                  <w:sz w:val="20"/>
                </w:rPr>
                <w:delText>D</w:delText>
              </w:r>
            </w:del>
            <w:r>
              <w:rPr>
                <w:rFonts w:ascii="Calibri" w:hAnsi="Calibri"/>
                <w:sz w:val="20"/>
              </w:rPr>
              <w:t>ist</w:t>
            </w:r>
            <w:proofErr w:type="spellEnd"/>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662D545A" w14:textId="77777777" w:rsidR="00FE1B1C" w:rsidRDefault="00000000">
            <w:pPr>
              <w:keepNext/>
              <w:spacing w:after="60"/>
            </w:pPr>
            <w:r>
              <w:rPr>
                <w:rFonts w:ascii="Calibri" w:hAnsi="Calibri"/>
                <w:sz w:val="20"/>
              </w:rPr>
              <w:t>Negative Binomial: Distance, Population and Income</w:t>
            </w:r>
          </w:p>
        </w:tc>
        <w:tc>
          <w:tcPr>
            <w:tcW w:w="0" w:type="auto"/>
            <w:tcBorders>
              <w:top w:val="single" w:sz="0" w:space="0" w:color="D3D3D3"/>
              <w:left w:val="single" w:sz="0" w:space="0" w:color="D3D3D3"/>
              <w:bottom w:val="single" w:sz="0" w:space="0" w:color="D3D3D3"/>
              <w:right w:val="single" w:sz="0" w:space="0" w:color="D3D3D3"/>
            </w:tcBorders>
            <w:shd w:val="clear" w:color="auto" w:fill="0000FF"/>
          </w:tcPr>
          <w:p w14:paraId="7409FC19" w14:textId="77777777" w:rsidR="00FE1B1C" w:rsidRDefault="00000000">
            <w:pPr>
              <w:keepNext/>
              <w:spacing w:after="60"/>
            </w:pPr>
            <w:r>
              <w:rPr>
                <w:rFonts w:ascii="Calibri" w:hAnsi="Calibri"/>
                <w:sz w:val="20"/>
              </w:rPr>
              <w:t>blue</w:t>
            </w:r>
          </w:p>
        </w:tc>
      </w:tr>
      <w:tr w:rsidR="00FE1B1C" w14:paraId="12A95812" w14:textId="77777777" w:rsidTr="007118FC">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6C58969B" w14:textId="77777777" w:rsidR="00FE1B1C" w:rsidRDefault="00000000">
            <w:pPr>
              <w:keepNext/>
              <w:spacing w:after="60"/>
            </w:pPr>
            <w:r>
              <w:rPr>
                <w:rFonts w:ascii="Calibri" w:hAnsi="Calibri"/>
                <w:sz w:val="20"/>
              </w:rPr>
              <w:t>NB_sqrt_dist</w:t>
            </w:r>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1D96A2DC" w14:textId="77777777" w:rsidR="00FE1B1C" w:rsidRDefault="00000000">
            <w:pPr>
              <w:keepNext/>
              <w:spacing w:after="60"/>
            </w:pPr>
            <w:r>
              <w:rPr>
                <w:rFonts w:ascii="Calibri" w:hAnsi="Calibri"/>
                <w:sz w:val="20"/>
              </w:rPr>
              <w:t>Negative Binomial: Square Root Distance, Population and Income</w:t>
            </w:r>
          </w:p>
        </w:tc>
        <w:tc>
          <w:tcPr>
            <w:tcW w:w="0" w:type="auto"/>
            <w:tcBorders>
              <w:top w:val="single" w:sz="0" w:space="0" w:color="D3D3D3"/>
              <w:left w:val="single" w:sz="0" w:space="0" w:color="D3D3D3"/>
              <w:bottom w:val="single" w:sz="0" w:space="0" w:color="D3D3D3"/>
              <w:right w:val="single" w:sz="0" w:space="0" w:color="D3D3D3"/>
            </w:tcBorders>
            <w:shd w:val="clear" w:color="auto" w:fill="00FFFF"/>
          </w:tcPr>
          <w:p w14:paraId="36F290CA" w14:textId="77777777" w:rsidR="00FE1B1C" w:rsidRDefault="00000000">
            <w:pPr>
              <w:keepNext/>
              <w:spacing w:after="60"/>
            </w:pPr>
            <w:r>
              <w:rPr>
                <w:rFonts w:ascii="Calibri" w:hAnsi="Calibri"/>
                <w:sz w:val="20"/>
              </w:rPr>
              <w:t>cyan</w:t>
            </w:r>
          </w:p>
        </w:tc>
      </w:tr>
      <w:tr w:rsidR="00FE1B1C" w14:paraId="63E41636" w14:textId="77777777" w:rsidTr="007118FC">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05A47758" w14:textId="064FE631" w:rsidR="00FE1B1C" w:rsidRDefault="00000000">
            <w:pPr>
              <w:keepNext/>
              <w:spacing w:after="60"/>
            </w:pPr>
            <w:del w:id="6" w:author="Zeke Ahern" w:date="2025-05-22T13:19:00Z" w16du:dateUtc="2025-05-22T03:19:00Z">
              <w:r w:rsidDel="00E82C65">
                <w:rPr>
                  <w:rFonts w:ascii="Calibri" w:hAnsi="Calibri"/>
                  <w:sz w:val="20"/>
                </w:rPr>
                <w:delText>MM</w:delText>
              </w:r>
            </w:del>
            <w:ins w:id="7" w:author="Zeke Ahern" w:date="2025-05-22T13:19:00Z" w16du:dateUtc="2025-05-22T03:19:00Z">
              <w:r w:rsidR="00E82C65">
                <w:rPr>
                  <w:rFonts w:ascii="Calibri" w:hAnsi="Calibri"/>
                  <w:sz w:val="20"/>
                </w:rPr>
                <w:t>NB-RE</w:t>
              </w:r>
            </w:ins>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1183256A" w14:textId="77777777" w:rsidR="00FE1B1C" w:rsidRDefault="00000000">
            <w:pPr>
              <w:keepNext/>
              <w:spacing w:after="60"/>
            </w:pPr>
            <w:r>
              <w:rPr>
                <w:rFonts w:ascii="Calibri" w:hAnsi="Calibri"/>
                <w:sz w:val="20"/>
              </w:rPr>
              <w:t xml:space="preserve">Negative Nibomial Random Effects Model on </w:t>
            </w:r>
            <w:proofErr w:type="gramStart"/>
            <w:r>
              <w:rPr>
                <w:rFonts w:ascii="Calibri" w:hAnsi="Calibri"/>
                <w:sz w:val="20"/>
              </w:rPr>
              <w:t>Venue:Square</w:t>
            </w:r>
            <w:proofErr w:type="gramEnd"/>
            <w:r>
              <w:rPr>
                <w:rFonts w:ascii="Calibri" w:hAnsi="Calibri"/>
                <w:sz w:val="20"/>
              </w:rPr>
              <w:t xml:space="preserve"> Root Distance, Population and Income</w:t>
            </w:r>
          </w:p>
        </w:tc>
        <w:tc>
          <w:tcPr>
            <w:tcW w:w="0" w:type="auto"/>
            <w:tcBorders>
              <w:top w:val="single" w:sz="0" w:space="0" w:color="D3D3D3"/>
              <w:left w:val="single" w:sz="0" w:space="0" w:color="D3D3D3"/>
              <w:bottom w:val="single" w:sz="0" w:space="0" w:color="D3D3D3"/>
              <w:right w:val="single" w:sz="0" w:space="0" w:color="D3D3D3"/>
            </w:tcBorders>
            <w:shd w:val="clear" w:color="auto" w:fill="ADD8E6"/>
          </w:tcPr>
          <w:p w14:paraId="6F3F210E" w14:textId="77777777" w:rsidR="00FE1B1C" w:rsidRDefault="00000000">
            <w:pPr>
              <w:keepNext/>
              <w:spacing w:after="60"/>
            </w:pPr>
            <w:r>
              <w:rPr>
                <w:rFonts w:ascii="Calibri" w:hAnsi="Calibri"/>
                <w:sz w:val="20"/>
              </w:rPr>
              <w:t>lightblue</w:t>
            </w:r>
          </w:p>
        </w:tc>
      </w:tr>
      <w:tr w:rsidR="00FE1B1C" w14:paraId="50BA1026" w14:textId="77777777" w:rsidTr="007118FC">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403506D6" w14:textId="6BB77A96" w:rsidR="00FE1B1C" w:rsidRDefault="00A93481">
            <w:pPr>
              <w:keepNext/>
              <w:spacing w:after="60"/>
            </w:pPr>
            <w:ins w:id="8" w:author="Zeke Ahern" w:date="2025-05-22T12:51:00Z" w16du:dateUtc="2025-05-22T02:51:00Z">
              <w:r>
                <w:rPr>
                  <w:rFonts w:ascii="Calibri" w:hAnsi="Calibri"/>
                  <w:sz w:val="20"/>
                </w:rPr>
                <w:t>T</w:t>
              </w:r>
            </w:ins>
            <w:ins w:id="9" w:author="Zeke Ahern" w:date="2025-05-22T13:18:00Z" w16du:dateUtc="2025-05-22T03:18:00Z">
              <w:r w:rsidR="00E82C65">
                <w:rPr>
                  <w:rFonts w:ascii="Calibri" w:hAnsi="Calibri"/>
                  <w:sz w:val="20"/>
                </w:rPr>
                <w:t>MR</w:t>
              </w:r>
            </w:ins>
            <w:ins w:id="10" w:author="Zeke Ahern" w:date="2025-05-22T12:51:00Z" w16du:dateUtc="2025-05-22T02:51:00Z">
              <w:r>
                <w:rPr>
                  <w:rFonts w:ascii="Calibri" w:hAnsi="Calibri"/>
                  <w:sz w:val="20"/>
                </w:rPr>
                <w:t>_ff1</w:t>
              </w:r>
            </w:ins>
            <w:del w:id="11" w:author="Zeke Ahern" w:date="2025-05-22T12:51:00Z" w16du:dateUtc="2025-05-22T02:51:00Z">
              <w:r w:rsidR="00000000" w:rsidDel="00A93481">
                <w:rPr>
                  <w:rFonts w:ascii="Calibri" w:hAnsi="Calibri"/>
                  <w:sz w:val="20"/>
                </w:rPr>
                <w:delText>o1</w:delText>
              </w:r>
            </w:del>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4D5404D3" w14:textId="77777777" w:rsidR="00FE1B1C" w:rsidRDefault="00000000">
            <w:pPr>
              <w:keepNext/>
              <w:spacing w:after="60"/>
            </w:pPr>
            <w:r>
              <w:rPr>
                <w:rFonts w:ascii="Calibri" w:hAnsi="Calibri"/>
                <w:sz w:val="20"/>
              </w:rPr>
              <w:t>Population x Income | denom = Square Root Distance</w:t>
            </w:r>
          </w:p>
        </w:tc>
        <w:tc>
          <w:tcPr>
            <w:tcW w:w="0" w:type="auto"/>
            <w:tcBorders>
              <w:top w:val="single" w:sz="0" w:space="0" w:color="D3D3D3"/>
              <w:left w:val="single" w:sz="0" w:space="0" w:color="D3D3D3"/>
              <w:bottom w:val="single" w:sz="0" w:space="0" w:color="D3D3D3"/>
              <w:right w:val="single" w:sz="0" w:space="0" w:color="D3D3D3"/>
            </w:tcBorders>
            <w:shd w:val="clear" w:color="auto" w:fill="A020F0"/>
          </w:tcPr>
          <w:p w14:paraId="2B49FEA0" w14:textId="77777777" w:rsidR="00FE1B1C" w:rsidRDefault="00000000">
            <w:pPr>
              <w:keepNext/>
              <w:spacing w:after="60"/>
            </w:pPr>
            <w:r>
              <w:rPr>
                <w:rFonts w:ascii="Calibri" w:hAnsi="Calibri"/>
                <w:sz w:val="20"/>
              </w:rPr>
              <w:t>purple</w:t>
            </w:r>
          </w:p>
        </w:tc>
      </w:tr>
      <w:tr w:rsidR="00FE1B1C" w14:paraId="66C7AD02" w14:textId="77777777" w:rsidTr="007118FC">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0D0A5B59" w14:textId="06CEFEBD" w:rsidR="00FE1B1C" w:rsidRDefault="00000000">
            <w:pPr>
              <w:keepNext/>
              <w:spacing w:after="60"/>
            </w:pPr>
            <w:del w:id="12" w:author="Zeke Ahern" w:date="2025-05-22T13:18:00Z" w16du:dateUtc="2025-05-22T03:18:00Z">
              <w:r w:rsidDel="00E82C65">
                <w:rPr>
                  <w:rFonts w:ascii="Calibri" w:hAnsi="Calibri"/>
                  <w:sz w:val="20"/>
                </w:rPr>
                <w:delText>o2</w:delText>
              </w:r>
            </w:del>
            <w:ins w:id="13" w:author="Zeke Ahern" w:date="2025-05-22T13:18:00Z" w16du:dateUtc="2025-05-22T03:18:00Z">
              <w:r w:rsidR="00E82C65">
                <w:rPr>
                  <w:rFonts w:ascii="Calibri" w:hAnsi="Calibri"/>
                  <w:sz w:val="20"/>
                </w:rPr>
                <w:t>TMR_ff2</w:t>
              </w:r>
            </w:ins>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615F1B21" w14:textId="77777777" w:rsidR="00FE1B1C" w:rsidRDefault="00000000">
            <w:pPr>
              <w:keepNext/>
              <w:spacing w:after="60"/>
            </w:pPr>
            <w:r>
              <w:rPr>
                <w:rFonts w:ascii="Calibri" w:hAnsi="Calibri"/>
                <w:sz w:val="20"/>
              </w:rPr>
              <w:t>Population | denom = Square Root Distance</w:t>
            </w:r>
          </w:p>
        </w:tc>
        <w:tc>
          <w:tcPr>
            <w:tcW w:w="0" w:type="auto"/>
            <w:tcBorders>
              <w:top w:val="single" w:sz="0" w:space="0" w:color="D3D3D3"/>
              <w:left w:val="single" w:sz="0" w:space="0" w:color="D3D3D3"/>
              <w:bottom w:val="single" w:sz="0" w:space="0" w:color="D3D3D3"/>
              <w:right w:val="single" w:sz="0" w:space="0" w:color="D3D3D3"/>
            </w:tcBorders>
            <w:shd w:val="clear" w:color="auto" w:fill="E6E6FA"/>
          </w:tcPr>
          <w:p w14:paraId="18A0AADD" w14:textId="77777777" w:rsidR="00FE1B1C" w:rsidRDefault="00000000">
            <w:pPr>
              <w:keepNext/>
              <w:spacing w:after="60"/>
            </w:pPr>
            <w:r>
              <w:rPr>
                <w:rFonts w:ascii="Calibri" w:hAnsi="Calibri"/>
                <w:sz w:val="20"/>
              </w:rPr>
              <w:t>lavender</w:t>
            </w:r>
          </w:p>
        </w:tc>
      </w:tr>
      <w:tr w:rsidR="00FE1B1C" w14:paraId="3152E940" w14:textId="77777777" w:rsidTr="007118FC">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154525EF" w14:textId="05BD42AF" w:rsidR="00FE1B1C" w:rsidRDefault="00E82C65">
            <w:pPr>
              <w:keepNext/>
              <w:spacing w:after="60"/>
            </w:pPr>
            <w:ins w:id="14" w:author="Zeke Ahern" w:date="2025-05-22T13:18:00Z" w16du:dateUtc="2025-05-22T03:18:00Z">
              <w:r>
                <w:rPr>
                  <w:rFonts w:ascii="Calibri" w:hAnsi="Calibri"/>
                  <w:sz w:val="20"/>
                </w:rPr>
                <w:t>TMR_ff3</w:t>
              </w:r>
            </w:ins>
            <w:del w:id="15" w:author="Zeke Ahern" w:date="2025-05-22T13:18:00Z" w16du:dateUtc="2025-05-22T03:18:00Z">
              <w:r w:rsidR="00000000" w:rsidDel="00E82C65">
                <w:rPr>
                  <w:rFonts w:ascii="Calibri" w:hAnsi="Calibri"/>
                  <w:sz w:val="20"/>
                </w:rPr>
                <w:delText>o3</w:delText>
              </w:r>
            </w:del>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18CCED23" w14:textId="77777777" w:rsidR="00FE1B1C" w:rsidRDefault="00000000">
            <w:pPr>
              <w:keepNext/>
              <w:spacing w:after="60"/>
            </w:pPr>
            <w:r>
              <w:rPr>
                <w:rFonts w:ascii="Calibri" w:hAnsi="Calibri"/>
                <w:sz w:val="20"/>
              </w:rPr>
              <w:t>Population x Income +Employment | denom = Square Root Distance</w:t>
            </w:r>
          </w:p>
        </w:tc>
        <w:tc>
          <w:tcPr>
            <w:tcW w:w="0" w:type="auto"/>
            <w:tcBorders>
              <w:top w:val="single" w:sz="0" w:space="0" w:color="D3D3D3"/>
              <w:left w:val="single" w:sz="0" w:space="0" w:color="D3D3D3"/>
              <w:bottom w:val="single" w:sz="0" w:space="0" w:color="D3D3D3"/>
              <w:right w:val="single" w:sz="0" w:space="0" w:color="D3D3D3"/>
            </w:tcBorders>
            <w:shd w:val="clear" w:color="auto" w:fill="B03060"/>
          </w:tcPr>
          <w:p w14:paraId="08B20ABF" w14:textId="77777777" w:rsidR="00FE1B1C" w:rsidRDefault="00000000">
            <w:pPr>
              <w:keepNext/>
              <w:spacing w:after="60"/>
            </w:pPr>
            <w:r>
              <w:rPr>
                <w:rFonts w:ascii="Calibri" w:hAnsi="Calibri"/>
                <w:sz w:val="20"/>
              </w:rPr>
              <w:t>maroon</w:t>
            </w:r>
          </w:p>
        </w:tc>
      </w:tr>
      <w:tr w:rsidR="00FE1B1C" w14:paraId="0450BBEF" w14:textId="77777777" w:rsidTr="007118FC">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54CB0800" w14:textId="4F081276" w:rsidR="00FE1B1C" w:rsidRDefault="00E82C65">
            <w:pPr>
              <w:keepNext/>
              <w:spacing w:after="60"/>
            </w:pPr>
            <w:ins w:id="16" w:author="Zeke Ahern" w:date="2025-05-22T13:18:00Z" w16du:dateUtc="2025-05-22T03:18:00Z">
              <w:r>
                <w:rPr>
                  <w:rFonts w:ascii="Calibri" w:hAnsi="Calibri"/>
                  <w:sz w:val="20"/>
                </w:rPr>
                <w:t>TMR_ff4</w:t>
              </w:r>
            </w:ins>
            <w:del w:id="17" w:author="Zeke Ahern" w:date="2025-05-22T13:18:00Z" w16du:dateUtc="2025-05-22T03:18:00Z">
              <w:r w:rsidR="00000000" w:rsidDel="00E82C65">
                <w:rPr>
                  <w:rFonts w:ascii="Calibri" w:hAnsi="Calibri"/>
                  <w:sz w:val="20"/>
                </w:rPr>
                <w:delText>o4</w:delText>
              </w:r>
            </w:del>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0BFEDA58" w14:textId="77777777" w:rsidR="00FE1B1C" w:rsidRDefault="00000000">
            <w:pPr>
              <w:keepNext/>
              <w:spacing w:after="60"/>
            </w:pPr>
            <w:r>
              <w:rPr>
                <w:rFonts w:ascii="Calibri" w:hAnsi="Calibri"/>
                <w:sz w:val="20"/>
              </w:rPr>
              <w:t>Population x Income Dep C | denom = Square Root Distance</w:t>
            </w:r>
          </w:p>
        </w:tc>
        <w:tc>
          <w:tcPr>
            <w:tcW w:w="0" w:type="auto"/>
            <w:tcBorders>
              <w:top w:val="single" w:sz="0" w:space="0" w:color="D3D3D3"/>
              <w:left w:val="single" w:sz="0" w:space="0" w:color="D3D3D3"/>
              <w:bottom w:val="single" w:sz="0" w:space="0" w:color="D3D3D3"/>
              <w:right w:val="single" w:sz="0" w:space="0" w:color="D3D3D3"/>
            </w:tcBorders>
            <w:shd w:val="clear" w:color="auto" w:fill="FF69B4"/>
          </w:tcPr>
          <w:p w14:paraId="4B0B1C7D" w14:textId="77777777" w:rsidR="00FE1B1C" w:rsidRDefault="00000000">
            <w:pPr>
              <w:keepNext/>
              <w:spacing w:after="60"/>
            </w:pPr>
            <w:r>
              <w:rPr>
                <w:rFonts w:ascii="Calibri" w:hAnsi="Calibri"/>
                <w:sz w:val="20"/>
              </w:rPr>
              <w:t>hotpink</w:t>
            </w:r>
          </w:p>
        </w:tc>
      </w:tr>
      <w:tr w:rsidR="00FE1B1C" w14:paraId="156718C1" w14:textId="77777777" w:rsidTr="007118FC">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28466F1B" w14:textId="542126ED" w:rsidR="00FE1B1C" w:rsidRDefault="00E82C65">
            <w:pPr>
              <w:keepNext/>
              <w:spacing w:after="60"/>
            </w:pPr>
            <w:ins w:id="18" w:author="Zeke Ahern" w:date="2025-05-22T13:18:00Z" w16du:dateUtc="2025-05-22T03:18:00Z">
              <w:r>
                <w:rPr>
                  <w:rFonts w:ascii="Calibri" w:hAnsi="Calibri"/>
                  <w:sz w:val="20"/>
                </w:rPr>
                <w:t>TMR_ff5</w:t>
              </w:r>
            </w:ins>
            <w:del w:id="19" w:author="Zeke Ahern" w:date="2025-05-22T13:18:00Z" w16du:dateUtc="2025-05-22T03:18:00Z">
              <w:r w:rsidR="00000000" w:rsidDel="00E82C65">
                <w:rPr>
                  <w:rFonts w:ascii="Calibri" w:hAnsi="Calibri"/>
                  <w:sz w:val="20"/>
                </w:rPr>
                <w:delText>o5</w:delText>
              </w:r>
            </w:del>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312129E3" w14:textId="77777777" w:rsidR="00FE1B1C" w:rsidRDefault="00000000">
            <w:pPr>
              <w:keepNext/>
              <w:spacing w:after="60"/>
            </w:pPr>
            <w:r>
              <w:rPr>
                <w:rFonts w:ascii="Calibri" w:hAnsi="Calibri"/>
                <w:sz w:val="20"/>
              </w:rPr>
              <w:t>Population | denom = Distance</w:t>
            </w:r>
          </w:p>
        </w:tc>
        <w:tc>
          <w:tcPr>
            <w:tcW w:w="0" w:type="auto"/>
            <w:tcBorders>
              <w:top w:val="single" w:sz="0" w:space="0" w:color="D3D3D3"/>
              <w:left w:val="single" w:sz="0" w:space="0" w:color="D3D3D3"/>
              <w:bottom w:val="single" w:sz="0" w:space="0" w:color="D3D3D3"/>
              <w:right w:val="single" w:sz="0" w:space="0" w:color="D3D3D3"/>
            </w:tcBorders>
            <w:shd w:val="clear" w:color="auto" w:fill="FFC0CB"/>
          </w:tcPr>
          <w:p w14:paraId="6050C374" w14:textId="77777777" w:rsidR="00FE1B1C" w:rsidRDefault="00000000">
            <w:pPr>
              <w:keepNext/>
              <w:spacing w:after="60"/>
            </w:pPr>
            <w:r>
              <w:rPr>
                <w:rFonts w:ascii="Calibri" w:hAnsi="Calibri"/>
                <w:sz w:val="20"/>
              </w:rPr>
              <w:t>pink</w:t>
            </w:r>
          </w:p>
        </w:tc>
      </w:tr>
    </w:tbl>
    <w:p w14:paraId="2478EAA4" w14:textId="77777777" w:rsidR="0071762F" w:rsidRDefault="0071762F" w:rsidP="00B077DE">
      <w:pPr>
        <w:keepNext/>
        <w:spacing w:after="60"/>
        <w:rPr>
          <w:ins w:id="20" w:author="Zeke Ahern" w:date="2025-05-22T10:23:00Z" w16du:dateUtc="2025-05-22T00:23:00Z"/>
          <w:rFonts w:ascii="Calibri" w:hAnsi="Calibri"/>
        </w:rPr>
      </w:pPr>
    </w:p>
    <w:p w14:paraId="7870D475" w14:textId="196F7C69" w:rsidR="0071762F" w:rsidRDefault="0071762F" w:rsidP="00B077DE">
      <w:pPr>
        <w:keepNext/>
        <w:spacing w:after="60"/>
        <w:rPr>
          <w:ins w:id="21" w:author="Zeke Ahern" w:date="2025-05-22T10:24:00Z" w16du:dateUtc="2025-05-22T00:24:00Z"/>
          <w:rFonts w:ascii="Calibri" w:hAnsi="Calibri"/>
        </w:rPr>
      </w:pPr>
      <w:ins w:id="22" w:author="Zeke Ahern" w:date="2025-05-22T10:23:00Z" w16du:dateUtc="2025-05-22T00:23:00Z">
        <w:r>
          <w:rPr>
            <w:rFonts w:ascii="Calibri" w:hAnsi="Calibri"/>
          </w:rPr>
          <w:t>The models were fitted on the Gold Coast 2018 data to explain the relationship between distance and predicted tickets to the venue</w:t>
        </w:r>
      </w:ins>
      <w:ins w:id="23" w:author="Zeke Ahern" w:date="2025-05-22T10:24:00Z" w16du:dateUtc="2025-05-22T00:24:00Z">
        <w:r>
          <w:rPr>
            <w:rFonts w:ascii="Calibri" w:hAnsi="Calibri"/>
          </w:rPr>
          <w:t>. The cumulative plot of all the models can be seen below.</w:t>
        </w:r>
      </w:ins>
    </w:p>
    <w:p w14:paraId="23BF3B82" w14:textId="77777777" w:rsidR="0071762F" w:rsidRDefault="0071762F" w:rsidP="00B077DE">
      <w:pPr>
        <w:keepNext/>
        <w:spacing w:after="60"/>
        <w:rPr>
          <w:ins w:id="24" w:author="Zeke Ahern" w:date="2025-05-22T10:24:00Z" w16du:dateUtc="2025-05-22T00:24:00Z"/>
          <w:rFonts w:ascii="Calibri" w:hAnsi="Calibri"/>
        </w:rPr>
      </w:pPr>
    </w:p>
    <w:p w14:paraId="110BC306" w14:textId="40B8F9B2" w:rsidR="0071762F" w:rsidRDefault="00E82C65" w:rsidP="00B077DE">
      <w:pPr>
        <w:keepNext/>
        <w:spacing w:after="60"/>
        <w:rPr>
          <w:ins w:id="25" w:author="Zeke Ahern" w:date="2025-05-22T10:23:00Z" w16du:dateUtc="2025-05-22T00:23:00Z"/>
          <w:rFonts w:ascii="Calibri" w:hAnsi="Calibri"/>
        </w:rPr>
      </w:pPr>
      <w:ins w:id="26" w:author="Zeke Ahern" w:date="2025-05-22T13:17:00Z" w16du:dateUtc="2025-05-22T03:17:00Z">
        <w:r>
          <w:rPr>
            <w:noProof/>
          </w:rPr>
          <w:drawing>
            <wp:inline distT="0" distB="0" distL="0" distR="0" wp14:anchorId="4B61BD96" wp14:editId="6916DF51">
              <wp:extent cx="5943600" cy="3566160"/>
              <wp:effectExtent l="0" t="0" r="0" b="0"/>
              <wp:docPr id="940014009" name="Picture 2"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14009" name="Picture 2" descr="A graph with lines and do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ins>
    </w:p>
    <w:p w14:paraId="6472B427" w14:textId="77777777" w:rsidR="0071762F" w:rsidRDefault="0071762F" w:rsidP="0071762F">
      <w:pPr>
        <w:keepNext/>
        <w:spacing w:after="60"/>
        <w:rPr>
          <w:ins w:id="27" w:author="Zeke Ahern" w:date="2025-05-22T13:34:00Z" w16du:dateUtc="2025-05-22T03:34:00Z"/>
          <w:rFonts w:ascii="Calibri" w:hAnsi="Calibri"/>
          <w:lang w:val="en-AU"/>
        </w:rPr>
      </w:pPr>
      <w:ins w:id="28" w:author="Zeke Ahern" w:date="2025-05-22T10:30:00Z">
        <w:r w:rsidRPr="0071762F">
          <w:rPr>
            <w:rFonts w:ascii="Calibri" w:hAnsi="Calibri"/>
            <w:lang w:val="en-AU"/>
          </w:rPr>
          <w:lastRenderedPageBreak/>
          <w:t>According to the plot, all models demonstrate a clear relationship between distance and ticket sales, indicating that the models are generally effective at capturing this trend. However, this approach has limitations. Specifically, it does not fully account for the variability in individual data points, meaning the models may not entirely capture the underlying processes driving ticket purchases.</w:t>
        </w:r>
      </w:ins>
    </w:p>
    <w:p w14:paraId="113CF899" w14:textId="77777777" w:rsidR="009706D2" w:rsidRDefault="009706D2" w:rsidP="0071762F">
      <w:pPr>
        <w:keepNext/>
        <w:spacing w:after="60"/>
        <w:rPr>
          <w:ins w:id="29" w:author="Zeke Ahern" w:date="2025-05-22T13:34:00Z" w16du:dateUtc="2025-05-22T03:34:00Z"/>
          <w:rFonts w:ascii="Calibri" w:hAnsi="Calibri"/>
          <w:lang w:val="en-AU"/>
        </w:rPr>
      </w:pPr>
    </w:p>
    <w:p w14:paraId="75E965F8" w14:textId="5CC7E756" w:rsidR="009706D2" w:rsidRDefault="009706D2" w:rsidP="0071762F">
      <w:pPr>
        <w:keepNext/>
        <w:spacing w:after="60"/>
        <w:rPr>
          <w:ins w:id="30" w:author="Zeke Ahern" w:date="2025-05-22T13:46:00Z" w16du:dateUtc="2025-05-22T03:46:00Z"/>
          <w:rFonts w:ascii="Calibri" w:hAnsi="Calibri"/>
          <w:lang w:val="en-AU"/>
        </w:rPr>
      </w:pPr>
      <w:ins w:id="31" w:author="Zeke Ahern" w:date="2025-05-22T13:34:00Z" w16du:dateUtc="2025-05-22T03:34:00Z">
        <w:r>
          <w:rPr>
            <w:rFonts w:ascii="Calibri" w:hAnsi="Calibri"/>
            <w:lang w:val="en-AU"/>
          </w:rPr>
          <w:t>Instead consider the plot below which shows the predicted tickets vs the actual tickets for each origin of zone area to destin</w:t>
        </w:r>
      </w:ins>
      <w:ins w:id="32" w:author="Zeke Ahern" w:date="2025-05-22T13:35:00Z" w16du:dateUtc="2025-05-22T03:35:00Z">
        <w:r>
          <w:rPr>
            <w:rFonts w:ascii="Calibri" w:hAnsi="Calibri"/>
            <w:lang w:val="en-AU"/>
          </w:rPr>
          <w:t>ation venue.</w:t>
        </w:r>
      </w:ins>
    </w:p>
    <w:p w14:paraId="627179FA" w14:textId="77777777" w:rsidR="00D17515" w:rsidRDefault="00D17515" w:rsidP="0071762F">
      <w:pPr>
        <w:keepNext/>
        <w:spacing w:after="60"/>
        <w:rPr>
          <w:ins w:id="33" w:author="Zeke Ahern" w:date="2025-05-22T13:46:00Z" w16du:dateUtc="2025-05-22T03:46:00Z"/>
          <w:rFonts w:ascii="Calibri" w:hAnsi="Calibri"/>
          <w:lang w:val="en-AU"/>
        </w:rPr>
      </w:pPr>
    </w:p>
    <w:p w14:paraId="2C9F8361" w14:textId="77777777" w:rsidR="00D17515" w:rsidRDefault="00D17515" w:rsidP="0071762F">
      <w:pPr>
        <w:keepNext/>
        <w:spacing w:after="60"/>
        <w:rPr>
          <w:ins w:id="34" w:author="Zeke Ahern" w:date="2025-05-22T13:35:00Z" w16du:dateUtc="2025-05-22T03:35:00Z"/>
          <w:rFonts w:ascii="Calibri" w:hAnsi="Calibri"/>
          <w:lang w:val="en-AU"/>
        </w:rPr>
      </w:pPr>
    </w:p>
    <w:p w14:paraId="60936CBD" w14:textId="34D0BB77" w:rsidR="009706D2" w:rsidRDefault="005240D1" w:rsidP="0071762F">
      <w:pPr>
        <w:keepNext/>
        <w:spacing w:after="60"/>
        <w:rPr>
          <w:ins w:id="35" w:author="Zeke Ahern" w:date="2025-05-22T13:35:00Z" w16du:dateUtc="2025-05-22T03:35:00Z"/>
          <w:rFonts w:ascii="Calibri" w:hAnsi="Calibri"/>
          <w:lang w:val="en-AU"/>
        </w:rPr>
      </w:pPr>
      <w:ins w:id="36" w:author="Zeke Ahern" w:date="2025-05-22T14:04:00Z" w16du:dateUtc="2025-05-22T04:04:00Z">
        <w:r>
          <w:rPr>
            <w:noProof/>
          </w:rPr>
          <w:lastRenderedPageBreak/>
          <w:drawing>
            <wp:inline distT="0" distB="0" distL="0" distR="0" wp14:anchorId="178F3DF1" wp14:editId="129FC346">
              <wp:extent cx="5943600" cy="7162165"/>
              <wp:effectExtent l="0" t="0" r="0" b="0"/>
              <wp:docPr id="1120280112"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0112" name="Picture 7" descr="A screenshot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162165"/>
                      </a:xfrm>
                      <a:prstGeom prst="rect">
                        <a:avLst/>
                      </a:prstGeom>
                      <a:noFill/>
                      <a:ln>
                        <a:noFill/>
                      </a:ln>
                    </pic:spPr>
                  </pic:pic>
                </a:graphicData>
              </a:graphic>
            </wp:inline>
          </w:drawing>
        </w:r>
      </w:ins>
    </w:p>
    <w:p w14:paraId="3E09911D" w14:textId="721CBB89" w:rsidR="009706D2" w:rsidRDefault="009706D2" w:rsidP="0071762F">
      <w:pPr>
        <w:keepNext/>
        <w:spacing w:after="60"/>
        <w:rPr>
          <w:ins w:id="37" w:author="Zeke Ahern" w:date="2025-05-22T13:34:00Z" w16du:dateUtc="2025-05-22T03:34:00Z"/>
          <w:rFonts w:ascii="Calibri" w:hAnsi="Calibri"/>
          <w:lang w:val="en-AU"/>
        </w:rPr>
      </w:pPr>
      <w:ins w:id="38" w:author="Zeke Ahern" w:date="2025-05-22T13:39:00Z" w16du:dateUtc="2025-05-22T03:39:00Z">
        <w:r w:rsidRPr="009706D2">
          <w:t xml:space="preserve"> </w:t>
        </w:r>
      </w:ins>
    </w:p>
    <w:p w14:paraId="30697FF6" w14:textId="6CAC9861" w:rsidR="00D17515" w:rsidRPr="00D17515" w:rsidRDefault="005240D1" w:rsidP="00D17515">
      <w:pPr>
        <w:keepNext/>
        <w:spacing w:after="60"/>
        <w:rPr>
          <w:ins w:id="39" w:author="Zeke Ahern" w:date="2025-05-22T13:46:00Z"/>
          <w:rFonts w:ascii="Calibri" w:hAnsi="Calibri"/>
          <w:lang w:val="en-AU"/>
        </w:rPr>
      </w:pPr>
      <w:ins w:id="40" w:author="Zeke Ahern" w:date="2025-05-22T14:04:00Z" w16du:dateUtc="2025-05-22T04:04:00Z">
        <w:r>
          <w:rPr>
            <w:rFonts w:ascii="Calibri" w:hAnsi="Calibri"/>
            <w:lang w:val="en-AU"/>
          </w:rPr>
          <w:t>F</w:t>
        </w:r>
      </w:ins>
      <w:ins w:id="41" w:author="Zeke Ahern" w:date="2025-05-22T13:46:00Z">
        <w:r w:rsidR="00D17515" w:rsidRPr="00D17515">
          <w:rPr>
            <w:rFonts w:ascii="Calibri" w:hAnsi="Calibri"/>
            <w:lang w:val="en-AU"/>
          </w:rPr>
          <w:t xml:space="preserve">rom the plots, we can observe that, on average, the TMR models struggle to predict higher ticket counts accurately. This is evident from the </w:t>
        </w:r>
        <w:r w:rsidR="00D17515" w:rsidRPr="00D17515">
          <w:rPr>
            <w:rFonts w:ascii="Calibri" w:hAnsi="Calibri"/>
            <w:b/>
            <w:bCs/>
            <w:lang w:val="en-AU"/>
          </w:rPr>
          <w:t>x-axis</w:t>
        </w:r>
        <w:r w:rsidR="00D17515" w:rsidRPr="00D17515">
          <w:rPr>
            <w:rFonts w:ascii="Calibri" w:hAnsi="Calibri"/>
            <w:lang w:val="en-AU"/>
          </w:rPr>
          <w:t xml:space="preserve">, where the highest predicted ticket count for TMR_ff5 is around </w:t>
        </w:r>
        <w:r w:rsidR="00D17515" w:rsidRPr="00D17515">
          <w:rPr>
            <w:rFonts w:ascii="Calibri" w:hAnsi="Calibri"/>
            <w:b/>
            <w:bCs/>
            <w:lang w:val="en-AU"/>
          </w:rPr>
          <w:t>600 tickets</w:t>
        </w:r>
        <w:r w:rsidR="00D17515" w:rsidRPr="00D17515">
          <w:rPr>
            <w:rFonts w:ascii="Calibri" w:hAnsi="Calibri"/>
            <w:lang w:val="en-AU"/>
          </w:rPr>
          <w:t xml:space="preserve">. Additionally, TMR_ff5 makes a substantial number of predictions close to </w:t>
        </w:r>
        <w:r w:rsidR="00D17515" w:rsidRPr="00D17515">
          <w:rPr>
            <w:rFonts w:ascii="Calibri" w:hAnsi="Calibri"/>
            <w:b/>
            <w:bCs/>
            <w:lang w:val="en-AU"/>
          </w:rPr>
          <w:t>0</w:t>
        </w:r>
        <w:r w:rsidR="00D17515" w:rsidRPr="00D17515">
          <w:rPr>
            <w:rFonts w:ascii="Calibri" w:hAnsi="Calibri"/>
            <w:lang w:val="en-AU"/>
          </w:rPr>
          <w:t>, even when the actual ticket values are significantly larger.</w:t>
        </w:r>
      </w:ins>
    </w:p>
    <w:p w14:paraId="5A5ECC31" w14:textId="77777777" w:rsidR="00D17515" w:rsidRDefault="00D17515" w:rsidP="00D17515">
      <w:pPr>
        <w:keepNext/>
        <w:spacing w:after="60"/>
        <w:rPr>
          <w:ins w:id="42" w:author="Zeke Ahern" w:date="2025-05-22T14:04:00Z" w16du:dateUtc="2025-05-22T04:04:00Z"/>
          <w:rFonts w:ascii="Calibri" w:hAnsi="Calibri"/>
          <w:lang w:val="en-AU"/>
        </w:rPr>
      </w:pPr>
      <w:ins w:id="43" w:author="Zeke Ahern" w:date="2025-05-22T13:46:00Z">
        <w:r w:rsidRPr="00D17515">
          <w:rPr>
            <w:rFonts w:ascii="Calibri" w:hAnsi="Calibri"/>
            <w:lang w:val="en-AU"/>
          </w:rPr>
          <w:lastRenderedPageBreak/>
          <w:t xml:space="preserve">By examining the axes and trends across the plots, it becomes clear that the </w:t>
        </w:r>
        <w:r w:rsidRPr="00D17515">
          <w:rPr>
            <w:rFonts w:ascii="Calibri" w:hAnsi="Calibri"/>
            <w:b/>
            <w:bCs/>
            <w:lang w:val="en-AU"/>
          </w:rPr>
          <w:t>NB-RE model</w:t>
        </w:r>
        <w:r w:rsidRPr="00D17515">
          <w:rPr>
            <w:rFonts w:ascii="Calibri" w:hAnsi="Calibri"/>
            <w:lang w:val="en-AU"/>
          </w:rPr>
          <w:t xml:space="preserve"> provides better predictions overall, particularly for higher ticket counts.</w:t>
        </w:r>
      </w:ins>
    </w:p>
    <w:p w14:paraId="1D441638" w14:textId="77777777" w:rsidR="00661B7D" w:rsidRDefault="00661B7D" w:rsidP="00D17515">
      <w:pPr>
        <w:keepNext/>
        <w:spacing w:after="60"/>
        <w:rPr>
          <w:ins w:id="44" w:author="Zeke Ahern" w:date="2025-05-22T14:04:00Z" w16du:dateUtc="2025-05-22T04:04:00Z"/>
          <w:rFonts w:ascii="Calibri" w:hAnsi="Calibri"/>
          <w:lang w:val="en-AU"/>
        </w:rPr>
      </w:pPr>
    </w:p>
    <w:p w14:paraId="22277FD1" w14:textId="7864891D" w:rsidR="00661B7D" w:rsidRDefault="00661B7D" w:rsidP="00D17515">
      <w:pPr>
        <w:keepNext/>
        <w:spacing w:after="60"/>
        <w:rPr>
          <w:ins w:id="45" w:author="Zeke Ahern" w:date="2025-05-22T14:04:00Z" w16du:dateUtc="2025-05-22T04:04:00Z"/>
          <w:rFonts w:ascii="Calibri" w:hAnsi="Calibri"/>
          <w:lang w:val="en-AU"/>
        </w:rPr>
      </w:pPr>
      <w:ins w:id="46" w:author="Zeke Ahern" w:date="2025-05-22T14:04:00Z" w16du:dateUtc="2025-05-22T04:04:00Z">
        <w:r w:rsidRPr="00661B7D">
          <w:rPr>
            <w:rFonts w:ascii="Calibri" w:hAnsi="Calibri"/>
            <w:highlight w:val="yellow"/>
            <w:lang w:val="en-AU"/>
            <w:rPrChange w:id="47" w:author="Zeke Ahern" w:date="2025-05-22T14:05:00Z" w16du:dateUtc="2025-05-22T04:05:00Z">
              <w:rPr>
                <w:rFonts w:ascii="Calibri" w:hAnsi="Calibri"/>
                <w:lang w:val="en-AU"/>
              </w:rPr>
            </w:rPrChange>
          </w:rPr>
          <w:t>Here are the plots one by one:</w:t>
        </w:r>
      </w:ins>
    </w:p>
    <w:p w14:paraId="4610E8DC" w14:textId="77777777" w:rsidR="00661B7D" w:rsidRDefault="00661B7D" w:rsidP="00D17515">
      <w:pPr>
        <w:keepNext/>
        <w:spacing w:after="60"/>
        <w:rPr>
          <w:ins w:id="48" w:author="Zeke Ahern" w:date="2025-05-22T14:04:00Z" w16du:dateUtc="2025-05-22T04:04:00Z"/>
          <w:rFonts w:ascii="Calibri" w:hAnsi="Calibri"/>
          <w:lang w:val="en-AU"/>
        </w:rPr>
      </w:pPr>
    </w:p>
    <w:p w14:paraId="3B518939" w14:textId="5C73E88C" w:rsidR="00661B7D" w:rsidRPr="00D17515" w:rsidRDefault="00661B7D" w:rsidP="00D17515">
      <w:pPr>
        <w:keepNext/>
        <w:spacing w:after="60"/>
        <w:rPr>
          <w:ins w:id="49" w:author="Zeke Ahern" w:date="2025-05-22T13:46:00Z"/>
          <w:rFonts w:ascii="Calibri" w:hAnsi="Calibri"/>
          <w:lang w:val="en-AU"/>
        </w:rPr>
      </w:pPr>
      <w:ins w:id="50" w:author="Zeke Ahern" w:date="2025-05-22T14:08:00Z" w16du:dateUtc="2025-05-22T04:08:00Z">
        <w:r>
          <w:rPr>
            <w:noProof/>
          </w:rPr>
          <w:lastRenderedPageBreak/>
          <w:drawing>
            <wp:inline distT="0" distB="0" distL="0" distR="0" wp14:anchorId="65AD22C4" wp14:editId="71F4AD9B">
              <wp:extent cx="5486400" cy="3657600"/>
              <wp:effectExtent l="0" t="0" r="0" b="0"/>
              <wp:docPr id="662440503" name="Picture 9"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40503" name="Picture 9" descr="A graph with blue do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rPr>
            <w:noProof/>
          </w:rPr>
          <w:drawing>
            <wp:inline distT="0" distB="0" distL="0" distR="0" wp14:anchorId="3B5F97A2" wp14:editId="243DCD2B">
              <wp:extent cx="5486400" cy="3657600"/>
              <wp:effectExtent l="0" t="0" r="0" b="0"/>
              <wp:docPr id="1655146753" name="Picture 10"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46753" name="Picture 10" descr="A graph with blue dot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ins>
      <w:ins w:id="51" w:author="Zeke Ahern" w:date="2025-05-22T14:07:00Z" w16du:dateUtc="2025-05-22T04:07:00Z">
        <w:r>
          <w:rPr>
            <w:noProof/>
          </w:rPr>
          <w:lastRenderedPageBreak/>
          <w:drawing>
            <wp:inline distT="0" distB="0" distL="0" distR="0" wp14:anchorId="25F0EB6C" wp14:editId="3A9FEC6C">
              <wp:extent cx="5486400" cy="3657600"/>
              <wp:effectExtent l="0" t="0" r="0" b="0"/>
              <wp:docPr id="1383650436" name="Picture 1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50436" name="Picture 11" descr="A graph with blue dot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ins>
      <w:ins w:id="52" w:author="Zeke Ahern" w:date="2025-05-22T14:06:00Z" w16du:dateUtc="2025-05-22T04:06:00Z">
        <w:r>
          <w:rPr>
            <w:noProof/>
          </w:rPr>
          <w:drawing>
            <wp:inline distT="0" distB="0" distL="0" distR="0" wp14:anchorId="516B3F2A" wp14:editId="7E23B33B">
              <wp:extent cx="5486400" cy="3657600"/>
              <wp:effectExtent l="0" t="0" r="0" b="0"/>
              <wp:docPr id="261765767" name="Picture 12"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5767" name="Picture 12" descr="A graph with purple dot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ins>
      <w:ins w:id="53" w:author="Zeke Ahern" w:date="2025-05-22T14:07:00Z" w16du:dateUtc="2025-05-22T04:07:00Z">
        <w:r>
          <w:rPr>
            <w:noProof/>
          </w:rPr>
          <w:lastRenderedPageBreak/>
          <w:drawing>
            <wp:inline distT="0" distB="0" distL="0" distR="0" wp14:anchorId="7E82F336" wp14:editId="7B260F3E">
              <wp:extent cx="5486400" cy="3657600"/>
              <wp:effectExtent l="0" t="0" r="0" b="0"/>
              <wp:docPr id="894548401" name="Picture 13" descr="A graph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48401" name="Picture 13" descr="A graph with white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rPr>
            <w:noProof/>
          </w:rPr>
          <w:drawing>
            <wp:inline distT="0" distB="0" distL="0" distR="0" wp14:anchorId="7A0C8242" wp14:editId="7E64C6A8">
              <wp:extent cx="5486400" cy="3657600"/>
              <wp:effectExtent l="0" t="0" r="0" b="0"/>
              <wp:docPr id="1570457199" name="Picture 14" descr="A graph with pin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57199" name="Picture 14" descr="A graph with pink dot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ins>
      <w:ins w:id="54" w:author="Zeke Ahern" w:date="2025-05-22T14:08:00Z" w16du:dateUtc="2025-05-22T04:08:00Z">
        <w:r>
          <w:rPr>
            <w:noProof/>
          </w:rPr>
          <w:lastRenderedPageBreak/>
          <w:drawing>
            <wp:inline distT="0" distB="0" distL="0" distR="0" wp14:anchorId="5EF1B96D" wp14:editId="6D7A0D80">
              <wp:extent cx="5486400" cy="3657600"/>
              <wp:effectExtent l="0" t="0" r="0" b="0"/>
              <wp:docPr id="97214108" name="Picture 15" descr="A graph with pin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4108" name="Picture 15" descr="A graph with pink dot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ins>
      <w:ins w:id="55" w:author="Zeke Ahern" w:date="2025-05-22T14:06:00Z" w16du:dateUtc="2025-05-22T04:06:00Z">
        <w:r>
          <w:rPr>
            <w:noProof/>
          </w:rPr>
          <w:drawing>
            <wp:inline distT="0" distB="0" distL="0" distR="0" wp14:anchorId="446446DB" wp14:editId="1421BDC6">
              <wp:extent cx="5486400" cy="3657600"/>
              <wp:effectExtent l="0" t="0" r="0" b="0"/>
              <wp:docPr id="1432926402" name="Picture 8" descr="A graph with pin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26402" name="Picture 8" descr="A graph with pink dot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ins>
    </w:p>
    <w:p w14:paraId="71812F3C" w14:textId="77777777" w:rsidR="009706D2" w:rsidRPr="0071762F" w:rsidRDefault="009706D2" w:rsidP="0071762F">
      <w:pPr>
        <w:keepNext/>
        <w:spacing w:after="60"/>
        <w:rPr>
          <w:ins w:id="56" w:author="Zeke Ahern" w:date="2025-05-22T10:30:00Z"/>
          <w:rFonts w:ascii="Calibri" w:hAnsi="Calibri"/>
          <w:lang w:val="en-AU"/>
        </w:rPr>
      </w:pPr>
    </w:p>
    <w:p w14:paraId="1F76225F" w14:textId="77777777" w:rsidR="0071762F" w:rsidRPr="0071762F" w:rsidRDefault="0071762F" w:rsidP="0071762F">
      <w:pPr>
        <w:keepNext/>
        <w:spacing w:after="60"/>
        <w:rPr>
          <w:ins w:id="57" w:author="Zeke Ahern" w:date="2025-05-22T10:30:00Z"/>
          <w:rFonts w:ascii="Calibri" w:hAnsi="Calibri"/>
          <w:lang w:val="en-AU"/>
        </w:rPr>
      </w:pPr>
      <w:ins w:id="58" w:author="Zeke Ahern" w:date="2025-05-22T10:30:00Z">
        <w:r w:rsidRPr="0071762F">
          <w:rPr>
            <w:rFonts w:ascii="Calibri" w:hAnsi="Calibri"/>
            <w:lang w:val="en-AU"/>
          </w:rPr>
          <w:t>The fitted models exhibit distinct characteristics, with their coefficients presented in Table 2. A notable feature is the </w:t>
        </w:r>
        <w:r w:rsidRPr="0071762F">
          <w:rPr>
            <w:rFonts w:ascii="Calibri" w:hAnsi="Calibri"/>
            <w:b/>
            <w:bCs/>
            <w:lang w:val="en-AU"/>
          </w:rPr>
          <w:t>standard deviation of the venue-level random effect</w:t>
        </w:r>
        <w:r w:rsidRPr="0071762F">
          <w:rPr>
            <w:rFonts w:ascii="Calibri" w:hAnsi="Calibri"/>
            <w:lang w:val="en-AU"/>
          </w:rPr>
          <w:t> (</w:t>
        </w:r>
        <w:proofErr w:type="spellStart"/>
        <w:r w:rsidRPr="0071762F">
          <w:rPr>
            <w:rFonts w:ascii="Calibri" w:hAnsi="Calibri"/>
            <w:lang w:val="en-AU"/>
          </w:rPr>
          <w:t>sd</w:t>
        </w:r>
        <w:proofErr w:type="spellEnd"/>
        <w:r w:rsidRPr="0071762F">
          <w:rPr>
            <w:rFonts w:ascii="Calibri" w:hAnsi="Calibri"/>
            <w:lang w:val="en-AU"/>
          </w:rPr>
          <w:t>(venue)) used in the </w:t>
        </w:r>
        <w:r w:rsidRPr="0071762F">
          <w:rPr>
            <w:rFonts w:ascii="Calibri" w:hAnsi="Calibri"/>
            <w:b/>
            <w:bCs/>
            <w:lang w:val="en-AU"/>
          </w:rPr>
          <w:t>random effects model (MM)</w:t>
        </w:r>
        <w:r w:rsidRPr="0071762F">
          <w:rPr>
            <w:rFonts w:ascii="Calibri" w:hAnsi="Calibri"/>
            <w:lang w:val="en-AU"/>
          </w:rPr>
          <w:t xml:space="preserve">. This model accounts for unobserved heterogeneity across </w:t>
        </w:r>
        <w:r w:rsidRPr="0071762F">
          <w:rPr>
            <w:rFonts w:ascii="Calibri" w:hAnsi="Calibri"/>
            <w:lang w:val="en-AU"/>
          </w:rPr>
          <w:lastRenderedPageBreak/>
          <w:t xml:space="preserve">venues, recognizing that certain venues consistently attract more demand than others. By incorporating this random effect, the model captures variation in ticket sales that would otherwise require </w:t>
        </w:r>
        <w:proofErr w:type="spellStart"/>
        <w:r w:rsidRPr="0071762F">
          <w:rPr>
            <w:rFonts w:ascii="Calibri" w:hAnsi="Calibri"/>
            <w:lang w:val="en-AU"/>
          </w:rPr>
          <w:t>modeling</w:t>
        </w:r>
        <w:proofErr w:type="spellEnd"/>
        <w:r w:rsidRPr="0071762F">
          <w:rPr>
            <w:rFonts w:ascii="Calibri" w:hAnsi="Calibri"/>
            <w:lang w:val="en-AU"/>
          </w:rPr>
          <w:t xml:space="preserve"> each venue individually.</w:t>
        </w:r>
      </w:ins>
    </w:p>
    <w:p w14:paraId="12116710" w14:textId="77777777" w:rsidR="0071762F" w:rsidRPr="0071762F" w:rsidRDefault="0071762F" w:rsidP="0071762F">
      <w:pPr>
        <w:keepNext/>
        <w:spacing w:after="60"/>
        <w:rPr>
          <w:ins w:id="59" w:author="Zeke Ahern" w:date="2025-05-22T10:30:00Z"/>
          <w:rFonts w:ascii="Calibri" w:hAnsi="Calibri"/>
          <w:lang w:val="en-AU"/>
        </w:rPr>
      </w:pPr>
      <w:ins w:id="60" w:author="Zeke Ahern" w:date="2025-05-22T10:30:00Z">
        <w:r w:rsidRPr="0071762F">
          <w:rPr>
            <w:rFonts w:ascii="Calibri" w:hAnsi="Calibri"/>
            <w:lang w:val="en-AU"/>
          </w:rPr>
          <w:t>As a result, the random effects model outperforms the others in terms of predictive accuracy, as reflected in the </w:t>
        </w:r>
        <w:r w:rsidRPr="0071762F">
          <w:rPr>
            <w:rFonts w:ascii="Calibri" w:hAnsi="Calibri"/>
            <w:b/>
            <w:bCs/>
            <w:lang w:val="en-AU"/>
          </w:rPr>
          <w:t>lowest RMSE and highest log-likelihood values</w:t>
        </w:r>
        <w:r w:rsidRPr="0071762F">
          <w:rPr>
            <w:rFonts w:ascii="Calibri" w:hAnsi="Calibri"/>
            <w:lang w:val="en-AU"/>
          </w:rPr>
          <w:t> shown in Table 3. This suggests that the model generalizes well and avoids overfitting, lending credibility to the coefficient estimates reported.</w:t>
        </w:r>
      </w:ins>
    </w:p>
    <w:p w14:paraId="0A4795E5" w14:textId="77777777" w:rsidR="0071762F" w:rsidRPr="0071762F" w:rsidRDefault="0071762F" w:rsidP="00B077DE">
      <w:pPr>
        <w:keepNext/>
        <w:spacing w:after="60"/>
        <w:rPr>
          <w:ins w:id="61" w:author="Zeke Ahern" w:date="2025-05-22T10:23:00Z" w16du:dateUtc="2025-05-22T00:23:00Z"/>
          <w:rFonts w:ascii="Calibri" w:hAnsi="Calibri"/>
          <w:lang w:val="en-AU"/>
          <w:rPrChange w:id="62" w:author="Zeke Ahern" w:date="2025-05-22T10:30:00Z" w16du:dateUtc="2025-05-22T00:30:00Z">
            <w:rPr>
              <w:ins w:id="63" w:author="Zeke Ahern" w:date="2025-05-22T10:23:00Z" w16du:dateUtc="2025-05-22T00:23:00Z"/>
              <w:rFonts w:ascii="Calibri" w:hAnsi="Calibri"/>
            </w:rPr>
          </w:rPrChange>
        </w:rPr>
      </w:pPr>
    </w:p>
    <w:p w14:paraId="07624722" w14:textId="77777777" w:rsidR="0071762F" w:rsidRDefault="0071762F" w:rsidP="00B077DE">
      <w:pPr>
        <w:keepNext/>
        <w:spacing w:after="60"/>
        <w:rPr>
          <w:ins w:id="64" w:author="Zeke Ahern" w:date="2025-05-22T10:23:00Z" w16du:dateUtc="2025-05-22T00:23:00Z"/>
          <w:rFonts w:ascii="Calibri" w:hAnsi="Calibri"/>
        </w:rPr>
      </w:pPr>
    </w:p>
    <w:p w14:paraId="1E9A7A6C" w14:textId="642C0254" w:rsidR="00B077DE" w:rsidRDefault="00B077DE" w:rsidP="00B077DE">
      <w:pPr>
        <w:keepNext/>
        <w:spacing w:after="60"/>
      </w:pPr>
      <w:r>
        <w:rPr>
          <w:rFonts w:ascii="Calibri" w:hAnsi="Calibri"/>
        </w:rPr>
        <w:t xml:space="preserve">Table </w:t>
      </w:r>
      <w:r>
        <w:t>2</w:t>
      </w:r>
      <w:r>
        <w:rPr>
          <w:rFonts w:ascii="Calibri" w:hAnsi="Calibri"/>
        </w:rPr>
        <w:t xml:space="preserve">: </w:t>
      </w:r>
      <w:r>
        <w:rPr>
          <w:rFonts w:ascii="Calibri" w:hAnsi="Calibri"/>
          <w:color w:val="333333"/>
        </w:rPr>
        <w:t>Comparison of Models</w:t>
      </w:r>
    </w:p>
    <w:p w14:paraId="275753F5" w14:textId="77777777" w:rsidR="00B077DE" w:rsidRDefault="00B077DE" w:rsidP="00B077DE">
      <w:pPr>
        <w:keepNext/>
        <w:spacing w:after="60"/>
      </w:pPr>
      <w:r>
        <w:rPr>
          <w:rFonts w:ascii="Calibri" w:hAnsi="Calibri"/>
          <w:color w:val="333333"/>
          <w:sz w:val="20"/>
        </w:rPr>
        <w:t>Proposed Models vs Report Models</w:t>
      </w:r>
    </w:p>
    <w:tbl>
      <w:tblPr>
        <w:tblStyle w:val="Table"/>
        <w:tblW w:w="0" w:type="auto"/>
        <w:jc w:val="center"/>
        <w:tblCellMar>
          <w:left w:w="60" w:type="dxa"/>
          <w:right w:w="60" w:type="dxa"/>
        </w:tblCellMar>
        <w:tblLook w:val="0000" w:firstRow="0" w:lastRow="0" w:firstColumn="0" w:lastColumn="0" w:noHBand="0" w:noVBand="0"/>
      </w:tblPr>
      <w:tblGrid>
        <w:gridCol w:w="1308"/>
        <w:gridCol w:w="972"/>
        <w:gridCol w:w="1297"/>
        <w:gridCol w:w="826"/>
        <w:gridCol w:w="1058"/>
        <w:gridCol w:w="1058"/>
        <w:gridCol w:w="987"/>
        <w:gridCol w:w="987"/>
        <w:gridCol w:w="987"/>
      </w:tblGrid>
      <w:tr w:rsidR="00E82C65" w14:paraId="0724A70D" w14:textId="77777777" w:rsidTr="00144F3D">
        <w:trPr>
          <w:cantSplit/>
          <w:tblHeader/>
          <w:jc w:val="center"/>
        </w:trPr>
        <w:tc>
          <w:tcPr>
            <w:tcW w:w="0" w:type="auto"/>
            <w:tcBorders>
              <w:top w:val="single" w:sz="16" w:space="0" w:color="D3D3D3"/>
              <w:left w:val="single" w:sz="0" w:space="0" w:color="D3D3D3"/>
              <w:bottom w:val="single" w:sz="16" w:space="0" w:color="D3D3D3"/>
            </w:tcBorders>
          </w:tcPr>
          <w:p w14:paraId="5C3CA5DC" w14:textId="77777777" w:rsidR="00B077DE" w:rsidRDefault="00B077DE" w:rsidP="00144F3D">
            <w:pPr>
              <w:keepNext/>
              <w:spacing w:after="60"/>
            </w:pPr>
            <w:r>
              <w:rPr>
                <w:rFonts w:ascii="Calibri" w:hAnsi="Calibri"/>
                <w:sz w:val="20"/>
              </w:rPr>
              <w:t>Term</w:t>
            </w:r>
          </w:p>
        </w:tc>
        <w:tc>
          <w:tcPr>
            <w:tcW w:w="0" w:type="auto"/>
            <w:tcBorders>
              <w:top w:val="single" w:sz="16" w:space="0" w:color="D3D3D3"/>
              <w:bottom w:val="single" w:sz="16" w:space="0" w:color="D3D3D3"/>
            </w:tcBorders>
          </w:tcPr>
          <w:p w14:paraId="1DB3CA2E" w14:textId="35B9214B" w:rsidR="00B077DE" w:rsidRDefault="00B077DE" w:rsidP="00144F3D">
            <w:pPr>
              <w:keepNext/>
              <w:spacing w:after="60"/>
              <w:jc w:val="right"/>
            </w:pPr>
            <w:proofErr w:type="spellStart"/>
            <w:r>
              <w:rPr>
                <w:rFonts w:ascii="Calibri" w:hAnsi="Calibri"/>
                <w:sz w:val="20"/>
              </w:rPr>
              <w:t>NB_</w:t>
            </w:r>
            <w:ins w:id="65" w:author="Zeke Ahern" w:date="2025-05-22T13:19:00Z" w16du:dateUtc="2025-05-22T03:19:00Z">
              <w:r w:rsidR="00E82C65">
                <w:rPr>
                  <w:rFonts w:ascii="Calibri" w:hAnsi="Calibri"/>
                  <w:sz w:val="20"/>
                </w:rPr>
                <w:t>d</w:t>
              </w:r>
            </w:ins>
            <w:del w:id="66" w:author="Zeke Ahern" w:date="2025-05-22T13:19:00Z" w16du:dateUtc="2025-05-22T03:19:00Z">
              <w:r w:rsidDel="00E82C65">
                <w:rPr>
                  <w:rFonts w:ascii="Calibri" w:hAnsi="Calibri"/>
                  <w:sz w:val="20"/>
                </w:rPr>
                <w:delText>D</w:delText>
              </w:r>
            </w:del>
            <w:r>
              <w:rPr>
                <w:rFonts w:ascii="Calibri" w:hAnsi="Calibri"/>
                <w:sz w:val="20"/>
              </w:rPr>
              <w:t>ist</w:t>
            </w:r>
            <w:proofErr w:type="spellEnd"/>
          </w:p>
        </w:tc>
        <w:tc>
          <w:tcPr>
            <w:tcW w:w="0" w:type="auto"/>
            <w:tcBorders>
              <w:top w:val="single" w:sz="16" w:space="0" w:color="D3D3D3"/>
              <w:bottom w:val="single" w:sz="16" w:space="0" w:color="D3D3D3"/>
            </w:tcBorders>
          </w:tcPr>
          <w:p w14:paraId="156017B6" w14:textId="50A27058" w:rsidR="00B077DE" w:rsidRDefault="00B077DE" w:rsidP="00144F3D">
            <w:pPr>
              <w:keepNext/>
              <w:spacing w:after="60"/>
              <w:jc w:val="right"/>
            </w:pPr>
            <w:proofErr w:type="spellStart"/>
            <w:r>
              <w:rPr>
                <w:rFonts w:ascii="Calibri" w:hAnsi="Calibri"/>
                <w:sz w:val="20"/>
              </w:rPr>
              <w:t>NB_sqrt_</w:t>
            </w:r>
            <w:ins w:id="67" w:author="Zeke Ahern" w:date="2025-05-22T13:19:00Z" w16du:dateUtc="2025-05-22T03:19:00Z">
              <w:r w:rsidR="00E82C65">
                <w:rPr>
                  <w:rFonts w:ascii="Calibri" w:hAnsi="Calibri"/>
                  <w:sz w:val="20"/>
                </w:rPr>
                <w:t>d</w:t>
              </w:r>
            </w:ins>
            <w:del w:id="68" w:author="Zeke Ahern" w:date="2025-05-22T13:19:00Z" w16du:dateUtc="2025-05-22T03:19:00Z">
              <w:r w:rsidDel="00E82C65">
                <w:rPr>
                  <w:rFonts w:ascii="Calibri" w:hAnsi="Calibri"/>
                  <w:sz w:val="20"/>
                </w:rPr>
                <w:delText>D</w:delText>
              </w:r>
            </w:del>
            <w:r>
              <w:rPr>
                <w:rFonts w:ascii="Calibri" w:hAnsi="Calibri"/>
                <w:sz w:val="20"/>
              </w:rPr>
              <w:t>ist</w:t>
            </w:r>
            <w:proofErr w:type="spellEnd"/>
          </w:p>
        </w:tc>
        <w:tc>
          <w:tcPr>
            <w:tcW w:w="0" w:type="auto"/>
            <w:tcBorders>
              <w:top w:val="single" w:sz="16" w:space="0" w:color="D3D3D3"/>
              <w:bottom w:val="single" w:sz="16" w:space="0" w:color="D3D3D3"/>
            </w:tcBorders>
          </w:tcPr>
          <w:p w14:paraId="227A6228" w14:textId="7FC03A80" w:rsidR="00B077DE" w:rsidRDefault="00E82C65" w:rsidP="00144F3D">
            <w:pPr>
              <w:keepNext/>
              <w:spacing w:after="60"/>
              <w:jc w:val="right"/>
            </w:pPr>
            <w:ins w:id="69" w:author="Zeke Ahern" w:date="2025-05-22T13:19:00Z" w16du:dateUtc="2025-05-22T03:19:00Z">
              <w:r>
                <w:rPr>
                  <w:rFonts w:ascii="Calibri" w:hAnsi="Calibri"/>
                  <w:sz w:val="20"/>
                </w:rPr>
                <w:t>NB-RE</w:t>
              </w:r>
            </w:ins>
            <w:del w:id="70" w:author="Zeke Ahern" w:date="2025-05-22T13:19:00Z" w16du:dateUtc="2025-05-22T03:19:00Z">
              <w:r w:rsidR="00B077DE" w:rsidDel="00E82C65">
                <w:rPr>
                  <w:rFonts w:ascii="Calibri" w:hAnsi="Calibri"/>
                  <w:sz w:val="20"/>
                </w:rPr>
                <w:delText>MM</w:delText>
              </w:r>
            </w:del>
          </w:p>
        </w:tc>
        <w:tc>
          <w:tcPr>
            <w:tcW w:w="0" w:type="auto"/>
            <w:tcBorders>
              <w:top w:val="single" w:sz="16" w:space="0" w:color="D3D3D3"/>
              <w:bottom w:val="single" w:sz="16" w:space="0" w:color="D3D3D3"/>
            </w:tcBorders>
          </w:tcPr>
          <w:p w14:paraId="4C14657B" w14:textId="18CBFD7A" w:rsidR="00B077DE" w:rsidRDefault="00E82C65" w:rsidP="00144F3D">
            <w:pPr>
              <w:keepNext/>
              <w:spacing w:after="60"/>
              <w:jc w:val="right"/>
            </w:pPr>
            <w:ins w:id="71" w:author="Zeke Ahern" w:date="2025-05-22T13:19:00Z" w16du:dateUtc="2025-05-22T03:19:00Z">
              <w:r>
                <w:rPr>
                  <w:rFonts w:ascii="Calibri" w:hAnsi="Calibri"/>
                  <w:sz w:val="20"/>
                </w:rPr>
                <w:t>TMR_ff1</w:t>
              </w:r>
            </w:ins>
            <w:del w:id="72" w:author="Zeke Ahern" w:date="2025-05-22T13:19:00Z" w16du:dateUtc="2025-05-22T03:19:00Z">
              <w:r w:rsidR="00B077DE" w:rsidDel="00E82C65">
                <w:rPr>
                  <w:rFonts w:ascii="Calibri" w:hAnsi="Calibri"/>
                  <w:sz w:val="20"/>
                </w:rPr>
                <w:delText>o1</w:delText>
              </w:r>
            </w:del>
          </w:p>
        </w:tc>
        <w:tc>
          <w:tcPr>
            <w:tcW w:w="0" w:type="auto"/>
            <w:tcBorders>
              <w:top w:val="single" w:sz="16" w:space="0" w:color="D3D3D3"/>
              <w:bottom w:val="single" w:sz="16" w:space="0" w:color="D3D3D3"/>
            </w:tcBorders>
          </w:tcPr>
          <w:p w14:paraId="45860E6D" w14:textId="77EBF4B1" w:rsidR="00B077DE" w:rsidRDefault="00E82C65" w:rsidP="00144F3D">
            <w:pPr>
              <w:keepNext/>
              <w:spacing w:after="60"/>
              <w:jc w:val="right"/>
            </w:pPr>
            <w:ins w:id="73" w:author="Zeke Ahern" w:date="2025-05-22T13:19:00Z" w16du:dateUtc="2025-05-22T03:19:00Z">
              <w:r>
                <w:rPr>
                  <w:rFonts w:ascii="Calibri" w:hAnsi="Calibri"/>
                  <w:sz w:val="20"/>
                </w:rPr>
                <w:t>TMR_ff2</w:t>
              </w:r>
            </w:ins>
            <w:del w:id="74" w:author="Zeke Ahern" w:date="2025-05-22T13:19:00Z" w16du:dateUtc="2025-05-22T03:19:00Z">
              <w:r w:rsidR="00B077DE" w:rsidDel="00E82C65">
                <w:rPr>
                  <w:rFonts w:ascii="Calibri" w:hAnsi="Calibri"/>
                  <w:sz w:val="20"/>
                </w:rPr>
                <w:delText>o2</w:delText>
              </w:r>
            </w:del>
          </w:p>
        </w:tc>
        <w:tc>
          <w:tcPr>
            <w:tcW w:w="0" w:type="auto"/>
            <w:tcBorders>
              <w:top w:val="single" w:sz="16" w:space="0" w:color="D3D3D3"/>
              <w:bottom w:val="single" w:sz="16" w:space="0" w:color="D3D3D3"/>
            </w:tcBorders>
          </w:tcPr>
          <w:p w14:paraId="42E45745" w14:textId="480EDE12" w:rsidR="00B077DE" w:rsidRDefault="00E82C65" w:rsidP="00144F3D">
            <w:pPr>
              <w:keepNext/>
              <w:spacing w:after="60"/>
              <w:jc w:val="right"/>
            </w:pPr>
            <w:ins w:id="75" w:author="Zeke Ahern" w:date="2025-05-22T13:19:00Z" w16du:dateUtc="2025-05-22T03:19:00Z">
              <w:r>
                <w:rPr>
                  <w:rFonts w:ascii="Calibri" w:hAnsi="Calibri"/>
                  <w:sz w:val="20"/>
                </w:rPr>
                <w:t>TMR_ff</w:t>
              </w:r>
            </w:ins>
            <w:del w:id="76" w:author="Zeke Ahern" w:date="2025-05-22T13:19:00Z" w16du:dateUtc="2025-05-22T03:19:00Z">
              <w:r w:rsidR="00B077DE" w:rsidDel="00E82C65">
                <w:rPr>
                  <w:rFonts w:ascii="Calibri" w:hAnsi="Calibri"/>
                  <w:sz w:val="20"/>
                </w:rPr>
                <w:delText>o</w:delText>
              </w:r>
            </w:del>
            <w:r w:rsidR="00B077DE">
              <w:rPr>
                <w:rFonts w:ascii="Calibri" w:hAnsi="Calibri"/>
                <w:sz w:val="20"/>
              </w:rPr>
              <w:t>3</w:t>
            </w:r>
          </w:p>
        </w:tc>
        <w:tc>
          <w:tcPr>
            <w:tcW w:w="0" w:type="auto"/>
            <w:tcBorders>
              <w:top w:val="single" w:sz="16" w:space="0" w:color="D3D3D3"/>
              <w:bottom w:val="single" w:sz="16" w:space="0" w:color="D3D3D3"/>
            </w:tcBorders>
          </w:tcPr>
          <w:p w14:paraId="4CF4CC94" w14:textId="0063C0E7" w:rsidR="00B077DE" w:rsidRDefault="00E82C65" w:rsidP="00144F3D">
            <w:pPr>
              <w:keepNext/>
              <w:spacing w:after="60"/>
              <w:jc w:val="right"/>
            </w:pPr>
            <w:ins w:id="77" w:author="Zeke Ahern" w:date="2025-05-22T13:19:00Z" w16du:dateUtc="2025-05-22T03:19:00Z">
              <w:r>
                <w:rPr>
                  <w:rFonts w:ascii="Calibri" w:hAnsi="Calibri"/>
                  <w:sz w:val="20"/>
                </w:rPr>
                <w:t>TMR_ff</w:t>
              </w:r>
            </w:ins>
            <w:del w:id="78" w:author="Zeke Ahern" w:date="2025-05-22T13:19:00Z" w16du:dateUtc="2025-05-22T03:19:00Z">
              <w:r w:rsidR="00B077DE" w:rsidDel="00E82C65">
                <w:rPr>
                  <w:rFonts w:ascii="Calibri" w:hAnsi="Calibri"/>
                  <w:sz w:val="20"/>
                </w:rPr>
                <w:delText>o</w:delText>
              </w:r>
            </w:del>
            <w:r w:rsidR="00B077DE">
              <w:rPr>
                <w:rFonts w:ascii="Calibri" w:hAnsi="Calibri"/>
                <w:sz w:val="20"/>
              </w:rPr>
              <w:t>4</w:t>
            </w:r>
          </w:p>
        </w:tc>
        <w:tc>
          <w:tcPr>
            <w:tcW w:w="0" w:type="auto"/>
            <w:tcBorders>
              <w:top w:val="single" w:sz="16" w:space="0" w:color="D3D3D3"/>
              <w:bottom w:val="single" w:sz="16" w:space="0" w:color="D3D3D3"/>
              <w:right w:val="single" w:sz="0" w:space="0" w:color="D3D3D3"/>
            </w:tcBorders>
          </w:tcPr>
          <w:p w14:paraId="665933CA" w14:textId="3184306C" w:rsidR="00B077DE" w:rsidRDefault="00E82C65" w:rsidP="00144F3D">
            <w:pPr>
              <w:keepNext/>
              <w:spacing w:after="60"/>
              <w:jc w:val="right"/>
            </w:pPr>
            <w:ins w:id="79" w:author="Zeke Ahern" w:date="2025-05-22T13:20:00Z" w16du:dateUtc="2025-05-22T03:20:00Z">
              <w:r>
                <w:rPr>
                  <w:rFonts w:ascii="Calibri" w:hAnsi="Calibri"/>
                  <w:sz w:val="20"/>
                </w:rPr>
                <w:t>TMR_ff</w:t>
              </w:r>
            </w:ins>
            <w:del w:id="80" w:author="Zeke Ahern" w:date="2025-05-22T13:20:00Z" w16du:dateUtc="2025-05-22T03:20:00Z">
              <w:r w:rsidR="00B077DE" w:rsidDel="00E82C65">
                <w:rPr>
                  <w:rFonts w:ascii="Calibri" w:hAnsi="Calibri"/>
                  <w:sz w:val="20"/>
                </w:rPr>
                <w:delText>o</w:delText>
              </w:r>
            </w:del>
            <w:r w:rsidR="00B077DE">
              <w:rPr>
                <w:rFonts w:ascii="Calibri" w:hAnsi="Calibri"/>
                <w:sz w:val="20"/>
              </w:rPr>
              <w:t>5</w:t>
            </w:r>
          </w:p>
        </w:tc>
      </w:tr>
      <w:tr w:rsidR="00E82C65" w14:paraId="4BE58C80" w14:textId="77777777" w:rsidTr="00144F3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2948F5" w14:textId="77777777" w:rsidR="00B077DE" w:rsidRDefault="00B077DE" w:rsidP="00144F3D">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shd w:val="clear" w:color="auto" w:fill="0000FF"/>
          </w:tcPr>
          <w:p w14:paraId="5EE0B16C" w14:textId="77777777" w:rsidR="00B077DE" w:rsidRDefault="00B077DE" w:rsidP="00144F3D">
            <w:pPr>
              <w:keepNext/>
              <w:spacing w:after="60"/>
              <w:jc w:val="right"/>
            </w:pPr>
            <w:r>
              <w:rPr>
                <w:rFonts w:ascii="Calibri" w:hAnsi="Calibri"/>
                <w:sz w:val="20"/>
              </w:rPr>
              <w:t>2.84</w:t>
            </w:r>
          </w:p>
        </w:tc>
        <w:tc>
          <w:tcPr>
            <w:tcW w:w="0" w:type="auto"/>
            <w:tcBorders>
              <w:top w:val="single" w:sz="0" w:space="0" w:color="D3D3D3"/>
              <w:left w:val="single" w:sz="0" w:space="0" w:color="D3D3D3"/>
              <w:bottom w:val="single" w:sz="0" w:space="0" w:color="D3D3D3"/>
              <w:right w:val="single" w:sz="0" w:space="0" w:color="D3D3D3"/>
            </w:tcBorders>
            <w:shd w:val="clear" w:color="auto" w:fill="00FFFF"/>
          </w:tcPr>
          <w:p w14:paraId="6D0374F1" w14:textId="77777777" w:rsidR="00B077DE" w:rsidRDefault="00B077DE" w:rsidP="00144F3D">
            <w:pPr>
              <w:keepNext/>
              <w:spacing w:after="60"/>
              <w:jc w:val="right"/>
            </w:pPr>
            <w:r>
              <w:rPr>
                <w:rFonts w:ascii="Calibri" w:hAnsi="Calibri"/>
                <w:sz w:val="20"/>
              </w:rPr>
              <w:t>3.21</w:t>
            </w:r>
          </w:p>
        </w:tc>
        <w:tc>
          <w:tcPr>
            <w:tcW w:w="0" w:type="auto"/>
            <w:tcBorders>
              <w:top w:val="single" w:sz="0" w:space="0" w:color="D3D3D3"/>
              <w:left w:val="single" w:sz="0" w:space="0" w:color="D3D3D3"/>
              <w:bottom w:val="single" w:sz="0" w:space="0" w:color="D3D3D3"/>
              <w:right w:val="single" w:sz="0" w:space="0" w:color="D3D3D3"/>
            </w:tcBorders>
            <w:shd w:val="clear" w:color="auto" w:fill="ADD8E6"/>
          </w:tcPr>
          <w:p w14:paraId="38AA334B" w14:textId="77777777" w:rsidR="00B077DE" w:rsidRDefault="00B077DE" w:rsidP="00144F3D">
            <w:pPr>
              <w:keepNext/>
              <w:spacing w:after="60"/>
              <w:jc w:val="right"/>
            </w:pPr>
            <w:r>
              <w:rPr>
                <w:rFonts w:ascii="Calibri" w:hAnsi="Calibri"/>
                <w:sz w:val="20"/>
              </w:rPr>
              <w:t>3.00</w:t>
            </w:r>
          </w:p>
        </w:tc>
        <w:tc>
          <w:tcPr>
            <w:tcW w:w="0" w:type="auto"/>
            <w:tcBorders>
              <w:top w:val="single" w:sz="0" w:space="0" w:color="D3D3D3"/>
              <w:left w:val="single" w:sz="0" w:space="0" w:color="D3D3D3"/>
              <w:bottom w:val="single" w:sz="0" w:space="0" w:color="D3D3D3"/>
              <w:right w:val="single" w:sz="0" w:space="0" w:color="D3D3D3"/>
            </w:tcBorders>
            <w:shd w:val="clear" w:color="auto" w:fill="A020F0"/>
          </w:tcPr>
          <w:p w14:paraId="747E93E4" w14:textId="77777777" w:rsidR="00B077DE" w:rsidRDefault="00B077DE" w:rsidP="00144F3D">
            <w:pPr>
              <w:keepNext/>
              <w:spacing w:after="60"/>
              <w:jc w:val="right"/>
            </w:pPr>
            <w:r>
              <w:rPr>
                <w:rFonts w:ascii="Calibri" w:hAnsi="Calibri"/>
                <w:sz w:val="20"/>
              </w:rPr>
              <w:t>1.97 × 10^1</w:t>
            </w:r>
          </w:p>
        </w:tc>
        <w:tc>
          <w:tcPr>
            <w:tcW w:w="0" w:type="auto"/>
            <w:tcBorders>
              <w:top w:val="single" w:sz="0" w:space="0" w:color="D3D3D3"/>
              <w:left w:val="single" w:sz="0" w:space="0" w:color="D3D3D3"/>
              <w:bottom w:val="single" w:sz="0" w:space="0" w:color="D3D3D3"/>
              <w:right w:val="single" w:sz="0" w:space="0" w:color="D3D3D3"/>
            </w:tcBorders>
            <w:shd w:val="clear" w:color="auto" w:fill="E6E6FA"/>
          </w:tcPr>
          <w:p w14:paraId="36FC9541" w14:textId="77777777" w:rsidR="00B077DE" w:rsidRDefault="00B077DE" w:rsidP="00144F3D">
            <w:pPr>
              <w:keepNext/>
              <w:spacing w:after="60"/>
              <w:jc w:val="right"/>
            </w:pPr>
            <w:r>
              <w:rPr>
                <w:rFonts w:ascii="Calibri" w:hAnsi="Calibri"/>
                <w:sz w:val="20"/>
              </w:rPr>
              <w:t>2.36 × 10^1</w:t>
            </w:r>
          </w:p>
        </w:tc>
        <w:tc>
          <w:tcPr>
            <w:tcW w:w="0" w:type="auto"/>
            <w:tcBorders>
              <w:top w:val="single" w:sz="0" w:space="0" w:color="D3D3D3"/>
              <w:left w:val="single" w:sz="0" w:space="0" w:color="D3D3D3"/>
              <w:bottom w:val="single" w:sz="0" w:space="0" w:color="D3D3D3"/>
              <w:right w:val="single" w:sz="0" w:space="0" w:color="D3D3D3"/>
            </w:tcBorders>
            <w:shd w:val="clear" w:color="auto" w:fill="B03060"/>
          </w:tcPr>
          <w:p w14:paraId="12F6A92C" w14:textId="77777777" w:rsidR="00B077DE" w:rsidRDefault="00B077DE" w:rsidP="00144F3D">
            <w:pPr>
              <w:keepNext/>
              <w:spacing w:after="60"/>
              <w:jc w:val="right"/>
            </w:pPr>
            <w:r>
              <w:rPr>
                <w:rFonts w:ascii="Calibri" w:hAnsi="Calibri"/>
                <w:sz w:val="20"/>
              </w:rPr>
              <w:t>1.96 × 10^1</w:t>
            </w:r>
          </w:p>
        </w:tc>
        <w:tc>
          <w:tcPr>
            <w:tcW w:w="0" w:type="auto"/>
            <w:tcBorders>
              <w:top w:val="single" w:sz="0" w:space="0" w:color="D3D3D3"/>
              <w:left w:val="single" w:sz="0" w:space="0" w:color="D3D3D3"/>
              <w:bottom w:val="single" w:sz="0" w:space="0" w:color="D3D3D3"/>
              <w:right w:val="single" w:sz="0" w:space="0" w:color="D3D3D3"/>
            </w:tcBorders>
            <w:shd w:val="clear" w:color="auto" w:fill="FF69B4"/>
          </w:tcPr>
          <w:p w14:paraId="1BC4A633" w14:textId="77777777" w:rsidR="00B077DE" w:rsidRDefault="00B077DE" w:rsidP="00144F3D">
            <w:pPr>
              <w:keepNext/>
              <w:spacing w:after="60"/>
              <w:jc w:val="right"/>
            </w:pPr>
            <w:r>
              <w:rPr>
                <w:rFonts w:ascii="Calibri" w:hAnsi="Calibri"/>
                <w:sz w:val="20"/>
              </w:rPr>
              <w:t>1.97 × 10^1</w:t>
            </w:r>
          </w:p>
        </w:tc>
        <w:tc>
          <w:tcPr>
            <w:tcW w:w="0" w:type="auto"/>
            <w:tcBorders>
              <w:top w:val="single" w:sz="0" w:space="0" w:color="D3D3D3"/>
              <w:left w:val="single" w:sz="0" w:space="0" w:color="D3D3D3"/>
              <w:bottom w:val="single" w:sz="0" w:space="0" w:color="D3D3D3"/>
              <w:right w:val="single" w:sz="0" w:space="0" w:color="D3D3D3"/>
            </w:tcBorders>
            <w:shd w:val="clear" w:color="auto" w:fill="FFC0CB"/>
          </w:tcPr>
          <w:p w14:paraId="6228A241" w14:textId="77777777" w:rsidR="00B077DE" w:rsidRDefault="00B077DE" w:rsidP="00144F3D">
            <w:pPr>
              <w:keepNext/>
              <w:spacing w:after="60"/>
              <w:jc w:val="right"/>
            </w:pPr>
            <w:r>
              <w:rPr>
                <w:rFonts w:ascii="Calibri" w:hAnsi="Calibri"/>
                <w:sz w:val="20"/>
              </w:rPr>
              <w:t>5.36 × 10^1</w:t>
            </w:r>
          </w:p>
        </w:tc>
      </w:tr>
      <w:tr w:rsidR="00E82C65" w14:paraId="46FEDC86" w14:textId="77777777" w:rsidTr="00144F3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4BF220" w14:textId="77777777" w:rsidR="00B077DE" w:rsidRDefault="00B077DE" w:rsidP="00144F3D">
            <w:pPr>
              <w:keepNext/>
              <w:spacing w:after="60"/>
            </w:pPr>
            <w:r>
              <w:rPr>
                <w:rFonts w:ascii="Calibri" w:hAnsi="Calibri"/>
                <w:sz w:val="20"/>
              </w:rPr>
              <w:t>Income</w:t>
            </w:r>
          </w:p>
        </w:tc>
        <w:tc>
          <w:tcPr>
            <w:tcW w:w="0" w:type="auto"/>
            <w:tcBorders>
              <w:top w:val="single" w:sz="0" w:space="0" w:color="D3D3D3"/>
              <w:left w:val="single" w:sz="0" w:space="0" w:color="D3D3D3"/>
              <w:bottom w:val="single" w:sz="0" w:space="0" w:color="D3D3D3"/>
              <w:right w:val="single" w:sz="0" w:space="0" w:color="D3D3D3"/>
            </w:tcBorders>
            <w:shd w:val="clear" w:color="auto" w:fill="0000FF"/>
          </w:tcPr>
          <w:p w14:paraId="3C94977B" w14:textId="77777777" w:rsidR="00B077DE" w:rsidRDefault="00B077DE" w:rsidP="00144F3D">
            <w:pPr>
              <w:keepNext/>
              <w:spacing w:after="60"/>
              <w:jc w:val="right"/>
            </w:pPr>
            <w:r>
              <w:rPr>
                <w:rFonts w:ascii="Calibri" w:hAnsi="Calibri"/>
                <w:sz w:val="20"/>
              </w:rPr>
              <w:t>1.26 × 10^-3</w:t>
            </w:r>
          </w:p>
        </w:tc>
        <w:tc>
          <w:tcPr>
            <w:tcW w:w="0" w:type="auto"/>
            <w:tcBorders>
              <w:top w:val="single" w:sz="0" w:space="0" w:color="D3D3D3"/>
              <w:left w:val="single" w:sz="0" w:space="0" w:color="D3D3D3"/>
              <w:bottom w:val="single" w:sz="0" w:space="0" w:color="D3D3D3"/>
              <w:right w:val="single" w:sz="0" w:space="0" w:color="D3D3D3"/>
            </w:tcBorders>
            <w:shd w:val="clear" w:color="auto" w:fill="00FFFF"/>
          </w:tcPr>
          <w:p w14:paraId="2B842C11" w14:textId="77777777" w:rsidR="00B077DE" w:rsidRDefault="00B077DE" w:rsidP="00144F3D">
            <w:pPr>
              <w:keepNext/>
              <w:spacing w:after="60"/>
              <w:jc w:val="right"/>
            </w:pPr>
            <w:r>
              <w:rPr>
                <w:rFonts w:ascii="Calibri" w:hAnsi="Calibri"/>
                <w:sz w:val="20"/>
              </w:rPr>
              <w:t>1.39 × 10^-3</w:t>
            </w:r>
          </w:p>
        </w:tc>
        <w:tc>
          <w:tcPr>
            <w:tcW w:w="0" w:type="auto"/>
            <w:tcBorders>
              <w:top w:val="single" w:sz="0" w:space="0" w:color="D3D3D3"/>
              <w:left w:val="single" w:sz="0" w:space="0" w:color="D3D3D3"/>
              <w:bottom w:val="single" w:sz="0" w:space="0" w:color="D3D3D3"/>
              <w:right w:val="single" w:sz="0" w:space="0" w:color="D3D3D3"/>
            </w:tcBorders>
            <w:shd w:val="clear" w:color="auto" w:fill="ADD8E6"/>
          </w:tcPr>
          <w:p w14:paraId="089B4E9D" w14:textId="77777777" w:rsidR="00B077DE" w:rsidRDefault="00B077DE" w:rsidP="00144F3D">
            <w:pPr>
              <w:keepNext/>
              <w:spacing w:after="60"/>
              <w:jc w:val="right"/>
            </w:pPr>
            <w:r>
              <w:rPr>
                <w:rFonts w:ascii="Calibri" w:hAnsi="Calibri"/>
                <w:sz w:val="20"/>
              </w:rPr>
              <w:t>1.35 × 10^-3</w:t>
            </w:r>
          </w:p>
        </w:tc>
        <w:tc>
          <w:tcPr>
            <w:tcW w:w="0" w:type="auto"/>
            <w:tcBorders>
              <w:top w:val="single" w:sz="0" w:space="0" w:color="D3D3D3"/>
              <w:left w:val="single" w:sz="0" w:space="0" w:color="D3D3D3"/>
              <w:bottom w:val="single" w:sz="0" w:space="0" w:color="D3D3D3"/>
              <w:right w:val="single" w:sz="0" w:space="0" w:color="D3D3D3"/>
            </w:tcBorders>
            <w:shd w:val="clear" w:color="auto" w:fill="A020F0"/>
          </w:tcPr>
          <w:p w14:paraId="4923869F"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E6E6FA"/>
          </w:tcPr>
          <w:p w14:paraId="72F05454"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B03060"/>
          </w:tcPr>
          <w:p w14:paraId="08E0212A"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FF69B4"/>
          </w:tcPr>
          <w:p w14:paraId="19650B79"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FFC0CB"/>
          </w:tcPr>
          <w:p w14:paraId="5475D1CF" w14:textId="77777777" w:rsidR="00B077DE" w:rsidRDefault="00B077DE" w:rsidP="00144F3D">
            <w:pPr>
              <w:keepNext/>
              <w:spacing w:after="60"/>
              <w:jc w:val="right"/>
            </w:pPr>
            <w:r>
              <w:rPr>
                <w:rFonts w:ascii="Calibri" w:hAnsi="Calibri"/>
                <w:sz w:val="20"/>
              </w:rPr>
              <w:t>NA</w:t>
            </w:r>
          </w:p>
        </w:tc>
      </w:tr>
      <w:tr w:rsidR="00E82C65" w14:paraId="52E5D629" w14:textId="77777777" w:rsidTr="00144F3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5ED0DB" w14:textId="77777777" w:rsidR="00B077DE" w:rsidRDefault="00B077DE" w:rsidP="00144F3D">
            <w:pPr>
              <w:keepNext/>
              <w:spacing w:after="60"/>
            </w:pPr>
            <w:r>
              <w:rPr>
                <w:rFonts w:ascii="Calibri" w:hAnsi="Calibri"/>
                <w:sz w:val="20"/>
              </w:rPr>
              <w:t>Distance</w:t>
            </w:r>
          </w:p>
        </w:tc>
        <w:tc>
          <w:tcPr>
            <w:tcW w:w="0" w:type="auto"/>
            <w:tcBorders>
              <w:top w:val="single" w:sz="0" w:space="0" w:color="D3D3D3"/>
              <w:left w:val="single" w:sz="0" w:space="0" w:color="D3D3D3"/>
              <w:bottom w:val="single" w:sz="0" w:space="0" w:color="D3D3D3"/>
              <w:right w:val="single" w:sz="0" w:space="0" w:color="D3D3D3"/>
            </w:tcBorders>
            <w:shd w:val="clear" w:color="auto" w:fill="0000FF"/>
          </w:tcPr>
          <w:p w14:paraId="627F22AB" w14:textId="77777777" w:rsidR="00B077DE" w:rsidRDefault="00B077DE" w:rsidP="00144F3D">
            <w:pPr>
              <w:keepNext/>
              <w:spacing w:after="60"/>
              <w:jc w:val="right"/>
            </w:pPr>
            <w:r>
              <w:rPr>
                <w:rFonts w:ascii="Calibri" w:hAnsi="Calibri"/>
                <w:sz w:val="20"/>
              </w:rPr>
              <w:t>-5.93 × 10^-3</w:t>
            </w:r>
          </w:p>
        </w:tc>
        <w:tc>
          <w:tcPr>
            <w:tcW w:w="0" w:type="auto"/>
            <w:tcBorders>
              <w:top w:val="single" w:sz="0" w:space="0" w:color="D3D3D3"/>
              <w:left w:val="single" w:sz="0" w:space="0" w:color="D3D3D3"/>
              <w:bottom w:val="single" w:sz="0" w:space="0" w:color="D3D3D3"/>
              <w:right w:val="single" w:sz="0" w:space="0" w:color="D3D3D3"/>
            </w:tcBorders>
            <w:shd w:val="clear" w:color="auto" w:fill="00FFFF"/>
          </w:tcPr>
          <w:p w14:paraId="4261F467"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ADD8E6"/>
          </w:tcPr>
          <w:p w14:paraId="42E9FE0B"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A020F0"/>
          </w:tcPr>
          <w:p w14:paraId="25C3B1AE"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E6E6FA"/>
          </w:tcPr>
          <w:p w14:paraId="5F843733"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B03060"/>
          </w:tcPr>
          <w:p w14:paraId="6E469B4E"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FF69B4"/>
          </w:tcPr>
          <w:p w14:paraId="25C1023D"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FFC0CB"/>
          </w:tcPr>
          <w:p w14:paraId="787F9E39" w14:textId="77777777" w:rsidR="00B077DE" w:rsidRDefault="00B077DE" w:rsidP="00144F3D">
            <w:pPr>
              <w:keepNext/>
              <w:spacing w:after="60"/>
              <w:jc w:val="right"/>
            </w:pPr>
            <w:r>
              <w:rPr>
                <w:rFonts w:ascii="Calibri" w:hAnsi="Calibri"/>
                <w:sz w:val="20"/>
              </w:rPr>
              <w:t>NA</w:t>
            </w:r>
          </w:p>
        </w:tc>
      </w:tr>
      <w:tr w:rsidR="00E82C65" w14:paraId="5DAD5F91" w14:textId="77777777" w:rsidTr="00144F3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55BAA2" w14:textId="77777777" w:rsidR="00B077DE" w:rsidRDefault="00B077DE" w:rsidP="00144F3D">
            <w:pPr>
              <w:keepNext/>
              <w:spacing w:after="60"/>
            </w:pPr>
            <w:r>
              <w:rPr>
                <w:rFonts w:ascii="Calibri" w:hAnsi="Calibri"/>
                <w:sz w:val="20"/>
              </w:rPr>
              <w:t>Pop</w:t>
            </w:r>
          </w:p>
        </w:tc>
        <w:tc>
          <w:tcPr>
            <w:tcW w:w="0" w:type="auto"/>
            <w:tcBorders>
              <w:top w:val="single" w:sz="0" w:space="0" w:color="D3D3D3"/>
              <w:left w:val="single" w:sz="0" w:space="0" w:color="D3D3D3"/>
              <w:bottom w:val="single" w:sz="0" w:space="0" w:color="D3D3D3"/>
              <w:right w:val="single" w:sz="0" w:space="0" w:color="D3D3D3"/>
            </w:tcBorders>
            <w:shd w:val="clear" w:color="auto" w:fill="0000FF"/>
          </w:tcPr>
          <w:p w14:paraId="31E5CD97" w14:textId="77777777" w:rsidR="00B077DE" w:rsidRDefault="00B077DE" w:rsidP="00144F3D">
            <w:pPr>
              <w:keepNext/>
              <w:spacing w:after="60"/>
              <w:jc w:val="right"/>
            </w:pPr>
            <w:r>
              <w:rPr>
                <w:rFonts w:ascii="Calibri" w:hAnsi="Calibri"/>
                <w:sz w:val="20"/>
              </w:rPr>
              <w:t>6.07 × 10^-5</w:t>
            </w:r>
          </w:p>
        </w:tc>
        <w:tc>
          <w:tcPr>
            <w:tcW w:w="0" w:type="auto"/>
            <w:tcBorders>
              <w:top w:val="single" w:sz="0" w:space="0" w:color="D3D3D3"/>
              <w:left w:val="single" w:sz="0" w:space="0" w:color="D3D3D3"/>
              <w:bottom w:val="single" w:sz="0" w:space="0" w:color="D3D3D3"/>
              <w:right w:val="single" w:sz="0" w:space="0" w:color="D3D3D3"/>
            </w:tcBorders>
            <w:shd w:val="clear" w:color="auto" w:fill="00FFFF"/>
          </w:tcPr>
          <w:p w14:paraId="580CF38B" w14:textId="77777777" w:rsidR="00B077DE" w:rsidRDefault="00B077DE" w:rsidP="00144F3D">
            <w:pPr>
              <w:keepNext/>
              <w:spacing w:after="60"/>
              <w:jc w:val="right"/>
            </w:pPr>
            <w:r>
              <w:rPr>
                <w:rFonts w:ascii="Calibri" w:hAnsi="Calibri"/>
                <w:sz w:val="20"/>
              </w:rPr>
              <w:t>5.94 × 10^-5</w:t>
            </w:r>
          </w:p>
        </w:tc>
        <w:tc>
          <w:tcPr>
            <w:tcW w:w="0" w:type="auto"/>
            <w:tcBorders>
              <w:top w:val="single" w:sz="0" w:space="0" w:color="D3D3D3"/>
              <w:left w:val="single" w:sz="0" w:space="0" w:color="D3D3D3"/>
              <w:bottom w:val="single" w:sz="0" w:space="0" w:color="D3D3D3"/>
              <w:right w:val="single" w:sz="0" w:space="0" w:color="D3D3D3"/>
            </w:tcBorders>
            <w:shd w:val="clear" w:color="auto" w:fill="ADD8E6"/>
          </w:tcPr>
          <w:p w14:paraId="03E80599" w14:textId="77777777" w:rsidR="00B077DE" w:rsidRDefault="00B077DE" w:rsidP="00144F3D">
            <w:pPr>
              <w:keepNext/>
              <w:spacing w:after="60"/>
              <w:jc w:val="right"/>
            </w:pPr>
            <w:r>
              <w:rPr>
                <w:rFonts w:ascii="Calibri" w:hAnsi="Calibri"/>
                <w:sz w:val="20"/>
              </w:rPr>
              <w:t>5.89 × 10^-5</w:t>
            </w:r>
          </w:p>
        </w:tc>
        <w:tc>
          <w:tcPr>
            <w:tcW w:w="0" w:type="auto"/>
            <w:tcBorders>
              <w:top w:val="single" w:sz="0" w:space="0" w:color="D3D3D3"/>
              <w:left w:val="single" w:sz="0" w:space="0" w:color="D3D3D3"/>
              <w:bottom w:val="single" w:sz="0" w:space="0" w:color="D3D3D3"/>
              <w:right w:val="single" w:sz="0" w:space="0" w:color="D3D3D3"/>
            </w:tcBorders>
            <w:shd w:val="clear" w:color="auto" w:fill="A020F0"/>
          </w:tcPr>
          <w:p w14:paraId="772B79D9"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E6E6FA"/>
          </w:tcPr>
          <w:p w14:paraId="59EE6DAC"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B03060"/>
          </w:tcPr>
          <w:p w14:paraId="2AF2326E"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FF69B4"/>
          </w:tcPr>
          <w:p w14:paraId="288582B9"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FFC0CB"/>
          </w:tcPr>
          <w:p w14:paraId="24F4C81A" w14:textId="77777777" w:rsidR="00B077DE" w:rsidRDefault="00B077DE" w:rsidP="00144F3D">
            <w:pPr>
              <w:keepNext/>
              <w:spacing w:after="60"/>
              <w:jc w:val="right"/>
            </w:pPr>
            <w:r>
              <w:rPr>
                <w:rFonts w:ascii="Calibri" w:hAnsi="Calibri"/>
                <w:sz w:val="20"/>
              </w:rPr>
              <w:t>NA</w:t>
            </w:r>
          </w:p>
        </w:tc>
      </w:tr>
      <w:tr w:rsidR="00E82C65" w14:paraId="1E7C2326" w14:textId="77777777" w:rsidTr="00144F3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381A83" w14:textId="77922F9A" w:rsidR="00B077DE" w:rsidRDefault="00E82C65" w:rsidP="00144F3D">
            <w:pPr>
              <w:keepNext/>
              <w:spacing w:after="60"/>
            </w:pPr>
            <w:r>
              <w:rPr>
                <w:rFonts w:ascii="Calibri" w:hAnsi="Calibri"/>
                <w:sz w:val="20"/>
              </w:rPr>
              <w:t>F</w:t>
            </w:r>
            <w:r w:rsidR="00B077DE">
              <w:rPr>
                <w:rFonts w:ascii="Calibri" w:hAnsi="Calibri"/>
                <w:sz w:val="20"/>
              </w:rPr>
              <w:t>unction</w:t>
            </w:r>
            <w:ins w:id="81" w:author="Zeke Ahern" w:date="2025-05-22T13:20:00Z" w16du:dateUtc="2025-05-22T03:20:00Z">
              <w:r>
                <w:rPr>
                  <w:rFonts w:ascii="Calibri" w:hAnsi="Calibri"/>
                  <w:sz w:val="20"/>
                </w:rPr>
                <w:t>al form</w:t>
              </w:r>
            </w:ins>
          </w:p>
        </w:tc>
        <w:tc>
          <w:tcPr>
            <w:tcW w:w="0" w:type="auto"/>
            <w:tcBorders>
              <w:top w:val="single" w:sz="0" w:space="0" w:color="D3D3D3"/>
              <w:left w:val="single" w:sz="0" w:space="0" w:color="D3D3D3"/>
              <w:bottom w:val="single" w:sz="0" w:space="0" w:color="D3D3D3"/>
              <w:right w:val="single" w:sz="0" w:space="0" w:color="D3D3D3"/>
            </w:tcBorders>
            <w:shd w:val="clear" w:color="auto" w:fill="0000FF"/>
          </w:tcPr>
          <w:p w14:paraId="065DEF75"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00FFFF"/>
          </w:tcPr>
          <w:p w14:paraId="5CB80324"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ADD8E6"/>
          </w:tcPr>
          <w:p w14:paraId="1A5D594B"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A020F0"/>
          </w:tcPr>
          <w:p w14:paraId="0A37443A" w14:textId="77777777" w:rsidR="00B077DE" w:rsidRDefault="00B077DE" w:rsidP="00144F3D">
            <w:pPr>
              <w:keepNext/>
              <w:spacing w:after="60"/>
              <w:jc w:val="right"/>
            </w:pPr>
            <w:r>
              <w:rPr>
                <w:rFonts w:ascii="Calibri" w:hAnsi="Calibri"/>
                <w:sz w:val="20"/>
              </w:rPr>
              <w:t>3.81 × 10^-5</w:t>
            </w:r>
          </w:p>
        </w:tc>
        <w:tc>
          <w:tcPr>
            <w:tcW w:w="0" w:type="auto"/>
            <w:tcBorders>
              <w:top w:val="single" w:sz="0" w:space="0" w:color="D3D3D3"/>
              <w:left w:val="single" w:sz="0" w:space="0" w:color="D3D3D3"/>
              <w:bottom w:val="single" w:sz="0" w:space="0" w:color="D3D3D3"/>
              <w:right w:val="single" w:sz="0" w:space="0" w:color="D3D3D3"/>
            </w:tcBorders>
            <w:shd w:val="clear" w:color="auto" w:fill="E6E6FA"/>
          </w:tcPr>
          <w:p w14:paraId="05411E78" w14:textId="77777777" w:rsidR="00B077DE" w:rsidRDefault="00B077DE" w:rsidP="00144F3D">
            <w:pPr>
              <w:keepNext/>
              <w:spacing w:after="60"/>
              <w:jc w:val="right"/>
            </w:pPr>
            <w:r>
              <w:rPr>
                <w:rFonts w:ascii="Calibri" w:hAnsi="Calibri"/>
                <w:sz w:val="20"/>
              </w:rPr>
              <w:t>3.01 × 10^-2</w:t>
            </w:r>
          </w:p>
        </w:tc>
        <w:tc>
          <w:tcPr>
            <w:tcW w:w="0" w:type="auto"/>
            <w:tcBorders>
              <w:top w:val="single" w:sz="0" w:space="0" w:color="D3D3D3"/>
              <w:left w:val="single" w:sz="0" w:space="0" w:color="D3D3D3"/>
              <w:bottom w:val="single" w:sz="0" w:space="0" w:color="D3D3D3"/>
              <w:right w:val="single" w:sz="0" w:space="0" w:color="D3D3D3"/>
            </w:tcBorders>
            <w:shd w:val="clear" w:color="auto" w:fill="B03060"/>
          </w:tcPr>
          <w:p w14:paraId="2E3A9A51" w14:textId="77777777" w:rsidR="00B077DE" w:rsidRDefault="00B077DE" w:rsidP="00144F3D">
            <w:pPr>
              <w:keepNext/>
              <w:spacing w:after="60"/>
              <w:jc w:val="right"/>
            </w:pPr>
            <w:r>
              <w:rPr>
                <w:rFonts w:ascii="Calibri" w:hAnsi="Calibri"/>
                <w:sz w:val="20"/>
              </w:rPr>
              <w:t>3.81 × 10^-5</w:t>
            </w:r>
          </w:p>
        </w:tc>
        <w:tc>
          <w:tcPr>
            <w:tcW w:w="0" w:type="auto"/>
            <w:tcBorders>
              <w:top w:val="single" w:sz="0" w:space="0" w:color="D3D3D3"/>
              <w:left w:val="single" w:sz="0" w:space="0" w:color="D3D3D3"/>
              <w:bottom w:val="single" w:sz="0" w:space="0" w:color="D3D3D3"/>
              <w:right w:val="single" w:sz="0" w:space="0" w:color="D3D3D3"/>
            </w:tcBorders>
            <w:shd w:val="clear" w:color="auto" w:fill="FF69B4"/>
          </w:tcPr>
          <w:p w14:paraId="193EDC29" w14:textId="77777777" w:rsidR="00B077DE" w:rsidRDefault="00B077DE" w:rsidP="00144F3D">
            <w:pPr>
              <w:keepNext/>
              <w:spacing w:after="60"/>
              <w:jc w:val="right"/>
            </w:pPr>
            <w:r>
              <w:rPr>
                <w:rFonts w:ascii="Calibri" w:hAnsi="Calibri"/>
                <w:sz w:val="20"/>
              </w:rPr>
              <w:t>3.81 × 10^-5</w:t>
            </w:r>
          </w:p>
        </w:tc>
        <w:tc>
          <w:tcPr>
            <w:tcW w:w="0" w:type="auto"/>
            <w:tcBorders>
              <w:top w:val="single" w:sz="0" w:space="0" w:color="D3D3D3"/>
              <w:left w:val="single" w:sz="0" w:space="0" w:color="D3D3D3"/>
              <w:bottom w:val="single" w:sz="0" w:space="0" w:color="D3D3D3"/>
              <w:right w:val="single" w:sz="0" w:space="0" w:color="D3D3D3"/>
            </w:tcBorders>
            <w:shd w:val="clear" w:color="auto" w:fill="FFC0CB"/>
          </w:tcPr>
          <w:p w14:paraId="1B90D65B" w14:textId="77777777" w:rsidR="00B077DE" w:rsidRDefault="00B077DE" w:rsidP="00144F3D">
            <w:pPr>
              <w:keepNext/>
              <w:spacing w:after="60"/>
              <w:jc w:val="right"/>
            </w:pPr>
            <w:r>
              <w:rPr>
                <w:rFonts w:ascii="Calibri" w:hAnsi="Calibri"/>
                <w:sz w:val="20"/>
              </w:rPr>
              <w:t>6.00 × 10^-2</w:t>
            </w:r>
          </w:p>
        </w:tc>
      </w:tr>
      <w:tr w:rsidR="00E82C65" w14:paraId="217A8E3A" w14:textId="77777777" w:rsidTr="00144F3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5D243A" w14:textId="77777777" w:rsidR="00B077DE" w:rsidRDefault="00B077DE" w:rsidP="00144F3D">
            <w:pPr>
              <w:keepNext/>
              <w:spacing w:after="60"/>
            </w:pPr>
            <w:proofErr w:type="spellStart"/>
            <w:r>
              <w:rPr>
                <w:rFonts w:ascii="Calibri" w:hAnsi="Calibri"/>
                <w:sz w:val="20"/>
              </w:rPr>
              <w:t>sd</w:t>
            </w:r>
            <w:proofErr w:type="spellEnd"/>
            <w:r>
              <w:rPr>
                <w:rFonts w:ascii="Calibri" w:hAnsi="Calibri"/>
                <w:sz w:val="20"/>
              </w:rPr>
              <w:t xml:space="preserve"> (Venue)</w:t>
            </w:r>
          </w:p>
        </w:tc>
        <w:tc>
          <w:tcPr>
            <w:tcW w:w="0" w:type="auto"/>
            <w:tcBorders>
              <w:top w:val="single" w:sz="0" w:space="0" w:color="D3D3D3"/>
              <w:left w:val="single" w:sz="0" w:space="0" w:color="D3D3D3"/>
              <w:bottom w:val="single" w:sz="0" w:space="0" w:color="D3D3D3"/>
              <w:right w:val="single" w:sz="0" w:space="0" w:color="D3D3D3"/>
            </w:tcBorders>
            <w:shd w:val="clear" w:color="auto" w:fill="0000FF"/>
          </w:tcPr>
          <w:p w14:paraId="5F437A1E"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00FFFF"/>
          </w:tcPr>
          <w:p w14:paraId="3AB0C1D1"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ADD8E6"/>
          </w:tcPr>
          <w:p w14:paraId="2A083E80" w14:textId="77777777" w:rsidR="00B077DE" w:rsidRDefault="00B077DE" w:rsidP="00144F3D">
            <w:pPr>
              <w:keepNext/>
              <w:spacing w:after="60"/>
              <w:jc w:val="right"/>
            </w:pPr>
            <w:r>
              <w:rPr>
                <w:rFonts w:ascii="Calibri" w:hAnsi="Calibri"/>
                <w:sz w:val="20"/>
              </w:rPr>
              <w:t>1.10</w:t>
            </w:r>
          </w:p>
        </w:tc>
        <w:tc>
          <w:tcPr>
            <w:tcW w:w="0" w:type="auto"/>
            <w:tcBorders>
              <w:top w:val="single" w:sz="0" w:space="0" w:color="D3D3D3"/>
              <w:left w:val="single" w:sz="0" w:space="0" w:color="D3D3D3"/>
              <w:bottom w:val="single" w:sz="0" w:space="0" w:color="D3D3D3"/>
              <w:right w:val="single" w:sz="0" w:space="0" w:color="D3D3D3"/>
            </w:tcBorders>
            <w:shd w:val="clear" w:color="auto" w:fill="A020F0"/>
          </w:tcPr>
          <w:p w14:paraId="19528A98"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E6E6FA"/>
          </w:tcPr>
          <w:p w14:paraId="0E9BB7BF"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B03060"/>
          </w:tcPr>
          <w:p w14:paraId="06E4DBA7"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FF69B4"/>
          </w:tcPr>
          <w:p w14:paraId="14CB512A"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FFC0CB"/>
          </w:tcPr>
          <w:p w14:paraId="56F57446" w14:textId="77777777" w:rsidR="00B077DE" w:rsidRDefault="00B077DE" w:rsidP="00144F3D">
            <w:pPr>
              <w:keepNext/>
              <w:spacing w:after="60"/>
              <w:jc w:val="right"/>
            </w:pPr>
            <w:r>
              <w:rPr>
                <w:rFonts w:ascii="Calibri" w:hAnsi="Calibri"/>
                <w:sz w:val="20"/>
              </w:rPr>
              <w:t>NA</w:t>
            </w:r>
          </w:p>
        </w:tc>
      </w:tr>
      <w:tr w:rsidR="00E82C65" w14:paraId="32B8A98A" w14:textId="77777777" w:rsidTr="00144F3D">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AF1704" w14:textId="77777777" w:rsidR="00B077DE" w:rsidRDefault="00B077DE" w:rsidP="00144F3D">
            <w:pPr>
              <w:keepNext/>
              <w:spacing w:after="60"/>
            </w:pPr>
            <w:proofErr w:type="gramStart"/>
            <w:r>
              <w:rPr>
                <w:rFonts w:ascii="Calibri" w:hAnsi="Calibri"/>
                <w:sz w:val="20"/>
              </w:rPr>
              <w:t>sqrt(</w:t>
            </w:r>
            <w:proofErr w:type="gramEnd"/>
            <w:r>
              <w:rPr>
                <w:rFonts w:ascii="Calibri" w:hAnsi="Calibri"/>
                <w:sz w:val="20"/>
              </w:rPr>
              <w:t>Distance)</w:t>
            </w:r>
          </w:p>
        </w:tc>
        <w:tc>
          <w:tcPr>
            <w:tcW w:w="0" w:type="auto"/>
            <w:tcBorders>
              <w:top w:val="single" w:sz="0" w:space="0" w:color="D3D3D3"/>
              <w:left w:val="single" w:sz="0" w:space="0" w:color="D3D3D3"/>
              <w:bottom w:val="single" w:sz="0" w:space="0" w:color="D3D3D3"/>
              <w:right w:val="single" w:sz="0" w:space="0" w:color="D3D3D3"/>
            </w:tcBorders>
            <w:shd w:val="clear" w:color="auto" w:fill="0000FF"/>
          </w:tcPr>
          <w:p w14:paraId="5912ED63"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00FFFF"/>
          </w:tcPr>
          <w:p w14:paraId="4629CF66" w14:textId="77777777" w:rsidR="00B077DE" w:rsidRDefault="00B077DE" w:rsidP="00144F3D">
            <w:pPr>
              <w:keepNext/>
              <w:spacing w:after="60"/>
              <w:jc w:val="right"/>
            </w:pPr>
            <w:r>
              <w:rPr>
                <w:rFonts w:ascii="Calibri" w:hAnsi="Calibri"/>
                <w:sz w:val="20"/>
              </w:rPr>
              <w:t>-1.15 × 10^-1</w:t>
            </w:r>
          </w:p>
        </w:tc>
        <w:tc>
          <w:tcPr>
            <w:tcW w:w="0" w:type="auto"/>
            <w:tcBorders>
              <w:top w:val="single" w:sz="0" w:space="0" w:color="D3D3D3"/>
              <w:left w:val="single" w:sz="0" w:space="0" w:color="D3D3D3"/>
              <w:bottom w:val="single" w:sz="0" w:space="0" w:color="D3D3D3"/>
              <w:right w:val="single" w:sz="0" w:space="0" w:color="D3D3D3"/>
            </w:tcBorders>
            <w:shd w:val="clear" w:color="auto" w:fill="ADD8E6"/>
          </w:tcPr>
          <w:p w14:paraId="4D064D20" w14:textId="77777777" w:rsidR="00B077DE" w:rsidRDefault="00B077DE" w:rsidP="00144F3D">
            <w:pPr>
              <w:keepNext/>
              <w:spacing w:after="60"/>
              <w:jc w:val="right"/>
            </w:pPr>
            <w:r>
              <w:rPr>
                <w:rFonts w:ascii="Calibri" w:hAnsi="Calibri"/>
                <w:sz w:val="20"/>
              </w:rPr>
              <w:t>-1.46 × 10^-1</w:t>
            </w:r>
          </w:p>
        </w:tc>
        <w:tc>
          <w:tcPr>
            <w:tcW w:w="0" w:type="auto"/>
            <w:tcBorders>
              <w:top w:val="single" w:sz="0" w:space="0" w:color="D3D3D3"/>
              <w:left w:val="single" w:sz="0" w:space="0" w:color="D3D3D3"/>
              <w:bottom w:val="single" w:sz="0" w:space="0" w:color="D3D3D3"/>
              <w:right w:val="single" w:sz="0" w:space="0" w:color="D3D3D3"/>
            </w:tcBorders>
            <w:shd w:val="clear" w:color="auto" w:fill="A020F0"/>
          </w:tcPr>
          <w:p w14:paraId="05C9B300"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E6E6FA"/>
          </w:tcPr>
          <w:p w14:paraId="25E4A978"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B03060"/>
          </w:tcPr>
          <w:p w14:paraId="50462959"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FF69B4"/>
          </w:tcPr>
          <w:p w14:paraId="2EAD237C" w14:textId="77777777" w:rsidR="00B077DE" w:rsidRDefault="00B077DE" w:rsidP="00144F3D">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shd w:val="clear" w:color="auto" w:fill="FFC0CB"/>
          </w:tcPr>
          <w:p w14:paraId="433711F5" w14:textId="77777777" w:rsidR="00B077DE" w:rsidRDefault="00B077DE" w:rsidP="00144F3D">
            <w:pPr>
              <w:keepNext/>
              <w:spacing w:after="60"/>
              <w:jc w:val="right"/>
            </w:pPr>
            <w:r>
              <w:rPr>
                <w:rFonts w:ascii="Calibri" w:hAnsi="Calibri"/>
                <w:sz w:val="20"/>
              </w:rPr>
              <w:t>NA</w:t>
            </w:r>
          </w:p>
        </w:tc>
      </w:tr>
    </w:tbl>
    <w:p w14:paraId="1AD56750" w14:textId="21AFDBA3" w:rsidR="00C6251F" w:rsidRDefault="00C6251F" w:rsidP="00C6251F">
      <w:pPr>
        <w:keepNext/>
        <w:spacing w:after="60"/>
      </w:pPr>
      <w:r>
        <w:rPr>
          <w:rFonts w:ascii="Calibri" w:hAnsi="Calibri"/>
        </w:rPr>
        <w:t xml:space="preserve">Table </w:t>
      </w:r>
      <w:r>
        <w:t>3</w:t>
      </w:r>
      <w:r>
        <w:rPr>
          <w:rFonts w:ascii="Calibri" w:hAnsi="Calibri"/>
        </w:rPr>
        <w:t xml:space="preserve">: </w:t>
      </w:r>
      <w:r>
        <w:rPr>
          <w:rFonts w:ascii="Calibri" w:hAnsi="Calibri"/>
          <w:color w:val="333333"/>
        </w:rPr>
        <w:t>Model Metrics Table</w:t>
      </w:r>
    </w:p>
    <w:p w14:paraId="07E9377E" w14:textId="77777777" w:rsidR="00C6251F" w:rsidRDefault="00C6251F" w:rsidP="00C6251F">
      <w:pPr>
        <w:keepNext/>
        <w:spacing w:after="60"/>
      </w:pPr>
      <w:r>
        <w:rPr>
          <w:rFonts w:ascii="Calibri" w:hAnsi="Calibri"/>
          <w:color w:val="333333"/>
          <w:sz w:val="20"/>
        </w:rPr>
        <w:t>Models Compared</w:t>
      </w:r>
    </w:p>
    <w:tbl>
      <w:tblPr>
        <w:tblStyle w:val="Table"/>
        <w:tblW w:w="0" w:type="auto"/>
        <w:jc w:val="center"/>
        <w:tblCellMar>
          <w:left w:w="60" w:type="dxa"/>
          <w:right w:w="60" w:type="dxa"/>
        </w:tblCellMar>
        <w:tblLook w:val="0000" w:firstRow="0" w:lastRow="0" w:firstColumn="0" w:lastColumn="0" w:noHBand="0" w:noVBand="0"/>
      </w:tblPr>
      <w:tblGrid>
        <w:gridCol w:w="1297"/>
        <w:gridCol w:w="945"/>
        <w:gridCol w:w="982"/>
      </w:tblGrid>
      <w:tr w:rsidR="00C6251F" w14:paraId="2E521D00" w14:textId="77777777" w:rsidTr="00144F3D">
        <w:trPr>
          <w:cantSplit/>
          <w:tblHeader/>
          <w:jc w:val="center"/>
        </w:trPr>
        <w:tc>
          <w:tcPr>
            <w:tcW w:w="0" w:type="auto"/>
            <w:tcBorders>
              <w:top w:val="single" w:sz="16" w:space="0" w:color="D3D3D3"/>
              <w:left w:val="single" w:sz="0" w:space="0" w:color="D3D3D3"/>
              <w:bottom w:val="single" w:sz="16" w:space="0" w:color="D3D3D3"/>
            </w:tcBorders>
          </w:tcPr>
          <w:p w14:paraId="19027E92" w14:textId="77777777" w:rsidR="00C6251F" w:rsidRDefault="00C6251F" w:rsidP="00144F3D">
            <w:pPr>
              <w:keepNext/>
              <w:spacing w:after="60"/>
            </w:pPr>
            <w:r>
              <w:rPr>
                <w:rFonts w:ascii="Calibri" w:hAnsi="Calibri"/>
                <w:sz w:val="20"/>
              </w:rPr>
              <w:t>Model</w:t>
            </w:r>
          </w:p>
        </w:tc>
        <w:tc>
          <w:tcPr>
            <w:tcW w:w="0" w:type="auto"/>
            <w:tcBorders>
              <w:top w:val="single" w:sz="16" w:space="0" w:color="D3D3D3"/>
              <w:bottom w:val="single" w:sz="16" w:space="0" w:color="D3D3D3"/>
            </w:tcBorders>
          </w:tcPr>
          <w:p w14:paraId="0FBE5772" w14:textId="77777777" w:rsidR="00C6251F" w:rsidRDefault="00C6251F" w:rsidP="00144F3D">
            <w:pPr>
              <w:keepNext/>
              <w:spacing w:after="60"/>
              <w:jc w:val="right"/>
            </w:pPr>
            <w:proofErr w:type="spellStart"/>
            <w:r>
              <w:rPr>
                <w:rFonts w:ascii="Calibri" w:hAnsi="Calibri"/>
                <w:sz w:val="20"/>
              </w:rPr>
              <w:t>LogLik</w:t>
            </w:r>
            <w:proofErr w:type="spellEnd"/>
          </w:p>
        </w:tc>
        <w:tc>
          <w:tcPr>
            <w:tcW w:w="0" w:type="auto"/>
            <w:tcBorders>
              <w:top w:val="single" w:sz="16" w:space="0" w:color="D3D3D3"/>
              <w:bottom w:val="single" w:sz="16" w:space="0" w:color="D3D3D3"/>
              <w:right w:val="single" w:sz="0" w:space="0" w:color="D3D3D3"/>
            </w:tcBorders>
          </w:tcPr>
          <w:p w14:paraId="142D70EE" w14:textId="77777777" w:rsidR="00C6251F" w:rsidRDefault="00C6251F" w:rsidP="00144F3D">
            <w:pPr>
              <w:keepNext/>
              <w:spacing w:after="60"/>
              <w:jc w:val="right"/>
            </w:pPr>
            <w:r>
              <w:rPr>
                <w:rFonts w:ascii="Calibri" w:hAnsi="Calibri"/>
                <w:sz w:val="20"/>
              </w:rPr>
              <w:t>RMSE</w:t>
            </w:r>
          </w:p>
        </w:tc>
      </w:tr>
      <w:tr w:rsidR="00C6251F" w14:paraId="5F3658E0" w14:textId="77777777" w:rsidTr="00C6251F">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0000FF"/>
          </w:tcPr>
          <w:p w14:paraId="1F2F47DE" w14:textId="13D85FB4" w:rsidR="00C6251F" w:rsidRDefault="00C6251F" w:rsidP="00144F3D">
            <w:pPr>
              <w:keepNext/>
              <w:spacing w:after="60"/>
            </w:pPr>
            <w:proofErr w:type="spellStart"/>
            <w:r>
              <w:rPr>
                <w:rFonts w:ascii="Calibri" w:hAnsi="Calibri"/>
                <w:sz w:val="20"/>
              </w:rPr>
              <w:t>NB_D</w:t>
            </w:r>
            <w:ins w:id="82" w:author="Zeke Ahern" w:date="2025-05-22T13:20:00Z" w16du:dateUtc="2025-05-22T03:20:00Z">
              <w:r w:rsidR="00E82C65">
                <w:rPr>
                  <w:rFonts w:ascii="Calibri" w:hAnsi="Calibri"/>
                  <w:sz w:val="20"/>
                </w:rPr>
                <w:t>d</w:t>
              </w:r>
            </w:ins>
            <w:del w:id="83" w:author="Zeke Ahern" w:date="2025-05-22T13:20:00Z" w16du:dateUtc="2025-05-22T03:20:00Z">
              <w:r w:rsidDel="00E82C65">
                <w:rPr>
                  <w:rFonts w:ascii="Calibri" w:hAnsi="Calibri"/>
                  <w:sz w:val="20"/>
                </w:rPr>
                <w:delText>i</w:delText>
              </w:r>
            </w:del>
            <w:r>
              <w:rPr>
                <w:rFonts w:ascii="Calibri" w:hAnsi="Calibri"/>
                <w:sz w:val="20"/>
              </w:rPr>
              <w:t>st</w:t>
            </w:r>
            <w:proofErr w:type="spellEnd"/>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73E4D255" w14:textId="77777777" w:rsidR="00C6251F" w:rsidRDefault="00C6251F" w:rsidP="00144F3D">
            <w:pPr>
              <w:keepNext/>
              <w:spacing w:after="60"/>
              <w:jc w:val="right"/>
            </w:pPr>
            <w:r>
              <w:rPr>
                <w:rFonts w:ascii="Calibri" w:hAnsi="Calibri"/>
                <w:sz w:val="20"/>
              </w:rPr>
              <w:t>-39105.05</w:t>
            </w:r>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2C65FA0C" w14:textId="77777777" w:rsidR="00C6251F" w:rsidRDefault="00C6251F" w:rsidP="00144F3D">
            <w:pPr>
              <w:keepNext/>
              <w:spacing w:after="60"/>
              <w:jc w:val="right"/>
            </w:pPr>
            <w:r>
              <w:rPr>
                <w:rFonts w:ascii="Calibri" w:hAnsi="Calibri"/>
                <w:sz w:val="20"/>
              </w:rPr>
              <w:t>111.61829</w:t>
            </w:r>
          </w:p>
        </w:tc>
      </w:tr>
      <w:tr w:rsidR="00C6251F" w14:paraId="5B694D3E" w14:textId="77777777" w:rsidTr="00C6251F">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00B0F0"/>
          </w:tcPr>
          <w:p w14:paraId="42FC8442" w14:textId="12F72694" w:rsidR="00C6251F" w:rsidRDefault="00C6251F" w:rsidP="00144F3D">
            <w:pPr>
              <w:keepNext/>
              <w:spacing w:after="60"/>
            </w:pPr>
            <w:proofErr w:type="spellStart"/>
            <w:r>
              <w:rPr>
                <w:rFonts w:ascii="Calibri" w:hAnsi="Calibri"/>
                <w:sz w:val="20"/>
              </w:rPr>
              <w:t>NB_sqrt_</w:t>
            </w:r>
            <w:ins w:id="84" w:author="Zeke Ahern" w:date="2025-05-22T13:20:00Z" w16du:dateUtc="2025-05-22T03:20:00Z">
              <w:r w:rsidR="00E82C65">
                <w:rPr>
                  <w:rFonts w:ascii="Calibri" w:hAnsi="Calibri"/>
                  <w:sz w:val="20"/>
                </w:rPr>
                <w:t>d</w:t>
              </w:r>
            </w:ins>
            <w:del w:id="85" w:author="Zeke Ahern" w:date="2025-05-22T13:20:00Z" w16du:dateUtc="2025-05-22T03:20:00Z">
              <w:r w:rsidDel="00E82C65">
                <w:rPr>
                  <w:rFonts w:ascii="Calibri" w:hAnsi="Calibri"/>
                  <w:sz w:val="20"/>
                </w:rPr>
                <w:delText>D</w:delText>
              </w:r>
            </w:del>
            <w:r>
              <w:rPr>
                <w:rFonts w:ascii="Calibri" w:hAnsi="Calibri"/>
                <w:sz w:val="20"/>
              </w:rPr>
              <w:t>ist</w:t>
            </w:r>
            <w:proofErr w:type="spellEnd"/>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6C6AAD9E" w14:textId="77777777" w:rsidR="00C6251F" w:rsidRDefault="00C6251F" w:rsidP="00144F3D">
            <w:pPr>
              <w:keepNext/>
              <w:spacing w:after="60"/>
              <w:jc w:val="right"/>
            </w:pPr>
            <w:r>
              <w:rPr>
                <w:rFonts w:ascii="Calibri" w:hAnsi="Calibri"/>
                <w:sz w:val="20"/>
              </w:rPr>
              <w:t>-39018.66</w:t>
            </w:r>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539377D7" w14:textId="77777777" w:rsidR="00C6251F" w:rsidRDefault="00C6251F" w:rsidP="00144F3D">
            <w:pPr>
              <w:keepNext/>
              <w:spacing w:after="60"/>
              <w:jc w:val="right"/>
            </w:pPr>
            <w:r>
              <w:rPr>
                <w:rFonts w:ascii="Calibri" w:hAnsi="Calibri"/>
                <w:sz w:val="20"/>
              </w:rPr>
              <w:t>111.37609</w:t>
            </w:r>
          </w:p>
        </w:tc>
      </w:tr>
      <w:tr w:rsidR="00C6251F" w14:paraId="0107BB9E" w14:textId="77777777" w:rsidTr="00C6251F">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ADD8E6"/>
          </w:tcPr>
          <w:p w14:paraId="71C53111" w14:textId="717FFFA7" w:rsidR="00C6251F" w:rsidRDefault="00E82C65" w:rsidP="00144F3D">
            <w:pPr>
              <w:keepNext/>
              <w:spacing w:after="60"/>
            </w:pPr>
            <w:ins w:id="86" w:author="Zeke Ahern" w:date="2025-05-22T13:20:00Z" w16du:dateUtc="2025-05-22T03:20:00Z">
              <w:r>
                <w:rPr>
                  <w:rFonts w:ascii="Calibri" w:hAnsi="Calibri"/>
                  <w:sz w:val="20"/>
                </w:rPr>
                <w:t>NB-RE</w:t>
              </w:r>
            </w:ins>
            <w:del w:id="87" w:author="Zeke Ahern" w:date="2025-05-22T13:20:00Z" w16du:dateUtc="2025-05-22T03:20:00Z">
              <w:r w:rsidR="00C6251F" w:rsidDel="00E82C65">
                <w:rPr>
                  <w:rFonts w:ascii="Calibri" w:hAnsi="Calibri"/>
                  <w:sz w:val="20"/>
                </w:rPr>
                <w:delText>MM</w:delText>
              </w:r>
            </w:del>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34F84872" w14:textId="77777777" w:rsidR="00C6251F" w:rsidRPr="00C6251F" w:rsidRDefault="00C6251F" w:rsidP="00144F3D">
            <w:pPr>
              <w:keepNext/>
              <w:spacing w:after="60"/>
              <w:jc w:val="right"/>
              <w:rPr>
                <w:b/>
                <w:bCs/>
              </w:rPr>
            </w:pPr>
            <w:r w:rsidRPr="00C6251F">
              <w:rPr>
                <w:rFonts w:ascii="Calibri" w:hAnsi="Calibri"/>
                <w:b/>
                <w:bCs/>
                <w:sz w:val="20"/>
              </w:rPr>
              <w:t>-36433.64</w:t>
            </w:r>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34000D37" w14:textId="77777777" w:rsidR="00C6251F" w:rsidRPr="00C6251F" w:rsidRDefault="00C6251F" w:rsidP="00144F3D">
            <w:pPr>
              <w:keepNext/>
              <w:spacing w:after="60"/>
              <w:jc w:val="right"/>
              <w:rPr>
                <w:b/>
                <w:bCs/>
              </w:rPr>
            </w:pPr>
            <w:r w:rsidRPr="00C6251F">
              <w:rPr>
                <w:rFonts w:ascii="Calibri" w:hAnsi="Calibri"/>
                <w:b/>
                <w:bCs/>
                <w:sz w:val="20"/>
              </w:rPr>
              <w:t>85.69404</w:t>
            </w:r>
          </w:p>
        </w:tc>
      </w:tr>
      <w:tr w:rsidR="00C6251F" w14:paraId="7DE56EE6" w14:textId="77777777" w:rsidTr="00C6251F">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A020F0"/>
          </w:tcPr>
          <w:p w14:paraId="20B55E90" w14:textId="24CC6763" w:rsidR="00C6251F" w:rsidRDefault="00E82C65" w:rsidP="00144F3D">
            <w:pPr>
              <w:keepNext/>
              <w:spacing w:after="60"/>
            </w:pPr>
            <w:ins w:id="88" w:author="Zeke Ahern" w:date="2025-05-22T13:20:00Z" w16du:dateUtc="2025-05-22T03:20:00Z">
              <w:r>
                <w:rPr>
                  <w:rFonts w:ascii="Calibri" w:hAnsi="Calibri"/>
                  <w:sz w:val="20"/>
                </w:rPr>
                <w:t>TMR_ff1</w:t>
              </w:r>
            </w:ins>
            <w:del w:id="89" w:author="Zeke Ahern" w:date="2025-05-22T13:20:00Z" w16du:dateUtc="2025-05-22T03:20:00Z">
              <w:r w:rsidR="00C6251F" w:rsidDel="00E82C65">
                <w:rPr>
                  <w:rFonts w:ascii="Calibri" w:hAnsi="Calibri"/>
                  <w:sz w:val="20"/>
                </w:rPr>
                <w:delText>o1</w:delText>
              </w:r>
            </w:del>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68F97CB3" w14:textId="77777777" w:rsidR="00C6251F" w:rsidRDefault="00C6251F" w:rsidP="00144F3D">
            <w:pPr>
              <w:keepNext/>
              <w:spacing w:after="60"/>
              <w:jc w:val="right"/>
            </w:pPr>
            <w:r>
              <w:rPr>
                <w:rFonts w:ascii="Calibri" w:hAnsi="Calibri"/>
                <w:sz w:val="20"/>
              </w:rPr>
              <w:t>-46546.91</w:t>
            </w:r>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4631C1D2" w14:textId="77777777" w:rsidR="00C6251F" w:rsidRDefault="00C6251F" w:rsidP="00144F3D">
            <w:pPr>
              <w:keepNext/>
              <w:spacing w:after="60"/>
              <w:jc w:val="right"/>
            </w:pPr>
            <w:r>
              <w:rPr>
                <w:rFonts w:ascii="Calibri" w:hAnsi="Calibri"/>
                <w:sz w:val="20"/>
              </w:rPr>
              <w:t>108.19913</w:t>
            </w:r>
          </w:p>
        </w:tc>
      </w:tr>
      <w:tr w:rsidR="00C6251F" w14:paraId="1F5E336D" w14:textId="77777777" w:rsidTr="00C6251F">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E6E6FA"/>
          </w:tcPr>
          <w:p w14:paraId="65DC770C" w14:textId="2A4738AE" w:rsidR="00C6251F" w:rsidRDefault="00E82C65" w:rsidP="00144F3D">
            <w:pPr>
              <w:keepNext/>
              <w:spacing w:after="60"/>
            </w:pPr>
            <w:ins w:id="90" w:author="Zeke Ahern" w:date="2025-05-22T13:20:00Z" w16du:dateUtc="2025-05-22T03:20:00Z">
              <w:r>
                <w:rPr>
                  <w:rFonts w:ascii="Calibri" w:hAnsi="Calibri"/>
                  <w:sz w:val="20"/>
                </w:rPr>
                <w:t>TMR_ff2</w:t>
              </w:r>
            </w:ins>
            <w:del w:id="91" w:author="Zeke Ahern" w:date="2025-05-22T13:20:00Z" w16du:dateUtc="2025-05-22T03:20:00Z">
              <w:r w:rsidR="00C6251F" w:rsidDel="00E82C65">
                <w:rPr>
                  <w:rFonts w:ascii="Calibri" w:hAnsi="Calibri"/>
                  <w:sz w:val="20"/>
                </w:rPr>
                <w:delText>o2</w:delText>
              </w:r>
            </w:del>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55CFED30" w14:textId="77777777" w:rsidR="00C6251F" w:rsidRDefault="00C6251F" w:rsidP="00144F3D">
            <w:pPr>
              <w:keepNext/>
              <w:spacing w:after="60"/>
              <w:jc w:val="right"/>
            </w:pPr>
            <w:r>
              <w:rPr>
                <w:rFonts w:ascii="Calibri" w:hAnsi="Calibri"/>
                <w:sz w:val="20"/>
              </w:rPr>
              <w:t>-46596.07</w:t>
            </w:r>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24CB1E82" w14:textId="77777777" w:rsidR="00C6251F" w:rsidRDefault="00C6251F" w:rsidP="00144F3D">
            <w:pPr>
              <w:keepNext/>
              <w:spacing w:after="60"/>
              <w:jc w:val="right"/>
            </w:pPr>
            <w:r>
              <w:rPr>
                <w:rFonts w:ascii="Calibri" w:hAnsi="Calibri"/>
                <w:sz w:val="20"/>
              </w:rPr>
              <w:t>108.89885</w:t>
            </w:r>
          </w:p>
        </w:tc>
      </w:tr>
      <w:tr w:rsidR="00C6251F" w14:paraId="04936EE4" w14:textId="77777777" w:rsidTr="00C6251F">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B03060"/>
          </w:tcPr>
          <w:p w14:paraId="7BE79A09" w14:textId="0052D804" w:rsidR="00C6251F" w:rsidRDefault="00E82C65" w:rsidP="00144F3D">
            <w:pPr>
              <w:keepNext/>
              <w:spacing w:after="60"/>
            </w:pPr>
            <w:ins w:id="92" w:author="Zeke Ahern" w:date="2025-05-22T13:20:00Z" w16du:dateUtc="2025-05-22T03:20:00Z">
              <w:r>
                <w:rPr>
                  <w:rFonts w:ascii="Calibri" w:hAnsi="Calibri"/>
                  <w:sz w:val="20"/>
                </w:rPr>
                <w:t>TMR_ff3</w:t>
              </w:r>
            </w:ins>
            <w:del w:id="93" w:author="Zeke Ahern" w:date="2025-05-22T13:20:00Z" w16du:dateUtc="2025-05-22T03:20:00Z">
              <w:r w:rsidR="00C6251F" w:rsidDel="00E82C65">
                <w:rPr>
                  <w:rFonts w:ascii="Calibri" w:hAnsi="Calibri"/>
                  <w:sz w:val="20"/>
                </w:rPr>
                <w:delText>o3</w:delText>
              </w:r>
            </w:del>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7F0D495F" w14:textId="77777777" w:rsidR="00C6251F" w:rsidRDefault="00C6251F" w:rsidP="00144F3D">
            <w:pPr>
              <w:keepNext/>
              <w:spacing w:after="60"/>
              <w:jc w:val="right"/>
            </w:pPr>
            <w:r>
              <w:rPr>
                <w:rFonts w:ascii="Calibri" w:hAnsi="Calibri"/>
                <w:sz w:val="20"/>
              </w:rPr>
              <w:t>-46546.75</w:t>
            </w:r>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3BC4B653" w14:textId="77777777" w:rsidR="00C6251F" w:rsidRDefault="00C6251F" w:rsidP="00144F3D">
            <w:pPr>
              <w:keepNext/>
              <w:spacing w:after="60"/>
              <w:jc w:val="right"/>
            </w:pPr>
            <w:r>
              <w:rPr>
                <w:rFonts w:ascii="Calibri" w:hAnsi="Calibri"/>
                <w:sz w:val="20"/>
              </w:rPr>
              <w:t>108.19686</w:t>
            </w:r>
          </w:p>
        </w:tc>
      </w:tr>
      <w:tr w:rsidR="00C6251F" w14:paraId="5C10CD03" w14:textId="77777777" w:rsidTr="00C6251F">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69B4"/>
          </w:tcPr>
          <w:p w14:paraId="2711C10D" w14:textId="07BFD08B" w:rsidR="00C6251F" w:rsidRDefault="00E82C65" w:rsidP="00144F3D">
            <w:pPr>
              <w:keepNext/>
              <w:spacing w:after="60"/>
            </w:pPr>
            <w:ins w:id="94" w:author="Zeke Ahern" w:date="2025-05-22T13:20:00Z" w16du:dateUtc="2025-05-22T03:20:00Z">
              <w:r>
                <w:rPr>
                  <w:rFonts w:ascii="Calibri" w:hAnsi="Calibri"/>
                  <w:sz w:val="20"/>
                </w:rPr>
                <w:t>TMR_ff4</w:t>
              </w:r>
            </w:ins>
            <w:del w:id="95" w:author="Zeke Ahern" w:date="2025-05-22T13:20:00Z" w16du:dateUtc="2025-05-22T03:20:00Z">
              <w:r w:rsidR="00C6251F" w:rsidDel="00E82C65">
                <w:rPr>
                  <w:rFonts w:ascii="Calibri" w:hAnsi="Calibri"/>
                  <w:sz w:val="20"/>
                </w:rPr>
                <w:delText>o4</w:delText>
              </w:r>
            </w:del>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6F27C73E" w14:textId="77777777" w:rsidR="00C6251F" w:rsidRDefault="00C6251F" w:rsidP="00144F3D">
            <w:pPr>
              <w:keepNext/>
              <w:spacing w:after="60"/>
              <w:jc w:val="right"/>
            </w:pPr>
            <w:r>
              <w:rPr>
                <w:rFonts w:ascii="Calibri" w:hAnsi="Calibri"/>
                <w:sz w:val="20"/>
              </w:rPr>
              <w:t>-46546.75</w:t>
            </w:r>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64138637" w14:textId="77777777" w:rsidR="00C6251F" w:rsidRDefault="00C6251F" w:rsidP="00144F3D">
            <w:pPr>
              <w:keepNext/>
              <w:spacing w:after="60"/>
              <w:jc w:val="right"/>
            </w:pPr>
            <w:r>
              <w:rPr>
                <w:rFonts w:ascii="Calibri" w:hAnsi="Calibri"/>
                <w:sz w:val="20"/>
              </w:rPr>
              <w:t>108.19870</w:t>
            </w:r>
          </w:p>
        </w:tc>
      </w:tr>
      <w:tr w:rsidR="00C6251F" w14:paraId="592E1091" w14:textId="77777777" w:rsidTr="00C6251F">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C0CB"/>
          </w:tcPr>
          <w:p w14:paraId="0B95CE8D" w14:textId="7333752C" w:rsidR="00C6251F" w:rsidRDefault="00E82C65" w:rsidP="00144F3D">
            <w:pPr>
              <w:keepNext/>
              <w:spacing w:after="60"/>
            </w:pPr>
            <w:ins w:id="96" w:author="Zeke Ahern" w:date="2025-05-22T13:20:00Z" w16du:dateUtc="2025-05-22T03:20:00Z">
              <w:r>
                <w:rPr>
                  <w:rFonts w:ascii="Calibri" w:hAnsi="Calibri"/>
                  <w:sz w:val="20"/>
                </w:rPr>
                <w:t>TMR</w:t>
              </w:r>
            </w:ins>
            <w:ins w:id="97" w:author="Zeke Ahern" w:date="2025-05-22T13:21:00Z" w16du:dateUtc="2025-05-22T03:21:00Z">
              <w:r>
                <w:rPr>
                  <w:rFonts w:ascii="Calibri" w:hAnsi="Calibri"/>
                  <w:sz w:val="20"/>
                </w:rPr>
                <w:t>_ff</w:t>
              </w:r>
            </w:ins>
            <w:del w:id="98" w:author="Zeke Ahern" w:date="2025-05-22T13:20:00Z" w16du:dateUtc="2025-05-22T03:20:00Z">
              <w:r w:rsidR="00C6251F" w:rsidDel="00E82C65">
                <w:rPr>
                  <w:rFonts w:ascii="Calibri" w:hAnsi="Calibri"/>
                  <w:sz w:val="20"/>
                </w:rPr>
                <w:delText>o</w:delText>
              </w:r>
            </w:del>
            <w:r w:rsidR="00C6251F">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0D219E44" w14:textId="77777777" w:rsidR="00C6251F" w:rsidRDefault="00C6251F" w:rsidP="00144F3D">
            <w:pPr>
              <w:keepNext/>
              <w:spacing w:after="60"/>
              <w:jc w:val="right"/>
            </w:pPr>
            <w:r>
              <w:rPr>
                <w:rFonts w:ascii="Calibri" w:hAnsi="Calibri"/>
                <w:sz w:val="20"/>
              </w:rPr>
              <w:t>-46687.36</w:t>
            </w:r>
          </w:p>
        </w:tc>
        <w:tc>
          <w:tcPr>
            <w:tcW w:w="0" w:type="auto"/>
            <w:tcBorders>
              <w:top w:val="single" w:sz="0" w:space="0" w:color="D3D3D3"/>
              <w:left w:val="single" w:sz="0" w:space="0" w:color="D3D3D3"/>
              <w:bottom w:val="single" w:sz="0" w:space="0" w:color="D3D3D3"/>
              <w:right w:val="single" w:sz="0" w:space="0" w:color="D3D3D3"/>
            </w:tcBorders>
            <w:shd w:val="clear" w:color="auto" w:fill="FFFFFF" w:themeFill="background1"/>
          </w:tcPr>
          <w:p w14:paraId="5DC13C2A" w14:textId="77777777" w:rsidR="00C6251F" w:rsidRDefault="00C6251F" w:rsidP="00144F3D">
            <w:pPr>
              <w:keepNext/>
              <w:spacing w:after="60"/>
              <w:jc w:val="right"/>
            </w:pPr>
            <w:r>
              <w:rPr>
                <w:rFonts w:ascii="Calibri" w:hAnsi="Calibri"/>
                <w:sz w:val="20"/>
              </w:rPr>
              <w:t>110.21005</w:t>
            </w:r>
          </w:p>
        </w:tc>
      </w:tr>
    </w:tbl>
    <w:p w14:paraId="2F2D4EE6" w14:textId="77777777" w:rsidR="00FE1B1C" w:rsidRDefault="00FE1B1C">
      <w:pPr>
        <w:pStyle w:val="FirstParagraph"/>
      </w:pPr>
    </w:p>
    <w:sectPr w:rsidR="00FE1B1C">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eke Ahern" w:date="2025-05-22T10:22:00Z" w:initials="ZA">
    <w:p w14:paraId="6330E153" w14:textId="77777777" w:rsidR="0071762F" w:rsidRDefault="0071762F" w:rsidP="0071762F">
      <w:pPr>
        <w:pStyle w:val="CommentText"/>
      </w:pPr>
      <w:r>
        <w:rPr>
          <w:rStyle w:val="CommentReference"/>
        </w:rPr>
        <w:annotationRef/>
      </w:r>
      <w:r>
        <w:t xml:space="preserve">Placeholder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30E1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DFB787" w16cex:dateUtc="2025-05-22T0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30E153" w16cid:durableId="29DFB7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D0AB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459605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ke Ahern">
    <w15:presenceInfo w15:providerId="AD" w15:userId="S::ahernz@qut.edu.au::5c568f45-0361-48e8-a51d-9e17efaf48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E1B1C"/>
    <w:rsid w:val="00196F98"/>
    <w:rsid w:val="005240D1"/>
    <w:rsid w:val="00661B7D"/>
    <w:rsid w:val="006B0B41"/>
    <w:rsid w:val="007118FC"/>
    <w:rsid w:val="0071762F"/>
    <w:rsid w:val="009706D2"/>
    <w:rsid w:val="00A93481"/>
    <w:rsid w:val="00B077DE"/>
    <w:rsid w:val="00C6251F"/>
    <w:rsid w:val="00D17515"/>
    <w:rsid w:val="00E82C65"/>
    <w:rsid w:val="00EE7CF7"/>
    <w:rsid w:val="00FE1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7DB0B"/>
  <w15:docId w15:val="{CCD631B4-D647-4AF3-A610-E31C5C51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71762F"/>
    <w:pPr>
      <w:spacing w:after="0"/>
    </w:pPr>
  </w:style>
  <w:style w:type="character" w:styleId="CommentReference">
    <w:name w:val="annotation reference"/>
    <w:basedOn w:val="DefaultParagraphFont"/>
    <w:rsid w:val="0071762F"/>
    <w:rPr>
      <w:sz w:val="16"/>
      <w:szCs w:val="16"/>
    </w:rPr>
  </w:style>
  <w:style w:type="paragraph" w:styleId="CommentText">
    <w:name w:val="annotation text"/>
    <w:basedOn w:val="Normal"/>
    <w:link w:val="CommentTextChar"/>
    <w:rsid w:val="0071762F"/>
    <w:rPr>
      <w:sz w:val="20"/>
      <w:szCs w:val="20"/>
    </w:rPr>
  </w:style>
  <w:style w:type="character" w:customStyle="1" w:styleId="CommentTextChar">
    <w:name w:val="Comment Text Char"/>
    <w:basedOn w:val="DefaultParagraphFont"/>
    <w:link w:val="CommentText"/>
    <w:rsid w:val="0071762F"/>
    <w:rPr>
      <w:sz w:val="20"/>
      <w:szCs w:val="20"/>
    </w:rPr>
  </w:style>
  <w:style w:type="paragraph" w:styleId="CommentSubject">
    <w:name w:val="annotation subject"/>
    <w:basedOn w:val="CommentText"/>
    <w:next w:val="CommentText"/>
    <w:link w:val="CommentSubjectChar"/>
    <w:rsid w:val="0071762F"/>
    <w:rPr>
      <w:b/>
      <w:bCs/>
    </w:rPr>
  </w:style>
  <w:style w:type="character" w:customStyle="1" w:styleId="CommentSubjectChar">
    <w:name w:val="Comment Subject Char"/>
    <w:basedOn w:val="CommentTextChar"/>
    <w:link w:val="CommentSubject"/>
    <w:rsid w:val="0071762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117718">
      <w:bodyDiv w:val="1"/>
      <w:marLeft w:val="0"/>
      <w:marRight w:val="0"/>
      <w:marTop w:val="0"/>
      <w:marBottom w:val="0"/>
      <w:divBdr>
        <w:top w:val="none" w:sz="0" w:space="0" w:color="auto"/>
        <w:left w:val="none" w:sz="0" w:space="0" w:color="auto"/>
        <w:bottom w:val="none" w:sz="0" w:space="0" w:color="auto"/>
        <w:right w:val="none" w:sz="0" w:space="0" w:color="auto"/>
      </w:divBdr>
    </w:div>
    <w:div w:id="492180418">
      <w:bodyDiv w:val="1"/>
      <w:marLeft w:val="0"/>
      <w:marRight w:val="0"/>
      <w:marTop w:val="0"/>
      <w:marBottom w:val="0"/>
      <w:divBdr>
        <w:top w:val="none" w:sz="0" w:space="0" w:color="auto"/>
        <w:left w:val="none" w:sz="0" w:space="0" w:color="auto"/>
        <w:bottom w:val="none" w:sz="0" w:space="0" w:color="auto"/>
        <w:right w:val="none" w:sz="0" w:space="0" w:color="auto"/>
      </w:divBdr>
    </w:div>
    <w:div w:id="7650786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9</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Zeke Ahern</cp:lastModifiedBy>
  <cp:revision>4</cp:revision>
  <dcterms:created xsi:type="dcterms:W3CDTF">2025-05-21T23:45:00Z</dcterms:created>
  <dcterms:modified xsi:type="dcterms:W3CDTF">2025-05-22T04:09:00Z</dcterms:modified>
</cp:coreProperties>
</file>