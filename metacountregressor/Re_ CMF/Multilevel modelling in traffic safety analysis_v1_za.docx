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32A5F" w14:textId="3DE33430" w:rsidR="00810571" w:rsidRDefault="00810571">
      <w:pPr>
        <w:rPr>
          <w:ins w:id="0" w:author="Gonzalo Ríos" w:date="2026-05-07T12:27:00Z" w16du:dateUtc="2026-05-07T02:27:00Z"/>
          <w:rFonts w:ascii="Times New Roman" w:hAnsi="Times New Roman" w:cs="Times New Roman"/>
          <w:b/>
          <w:bCs/>
          <w:sz w:val="24"/>
          <w:szCs w:val="24"/>
          <w:lang w:val="en-US"/>
        </w:rPr>
      </w:pPr>
      <w:ins w:id="1" w:author="Gonzalo Ríos" w:date="2026-05-07T12:27:00Z" w16du:dateUtc="2026-05-07T02:27:00Z">
        <w:r>
          <w:rPr>
            <w:rFonts w:ascii="Times New Roman" w:hAnsi="Times New Roman" w:cs="Times New Roman"/>
            <w:b/>
            <w:bCs/>
            <w:sz w:val="24"/>
            <w:szCs w:val="24"/>
            <w:lang w:val="en-US"/>
          </w:rPr>
          <w:t>Abstract</w:t>
        </w:r>
        <w:r>
          <w:rPr>
            <w:rFonts w:ascii="Times New Roman" w:hAnsi="Times New Roman" w:cs="Times New Roman"/>
            <w:b/>
            <w:bCs/>
            <w:sz w:val="24"/>
            <w:szCs w:val="24"/>
            <w:lang w:val="en-US"/>
          </w:rPr>
          <w:br w:type="page"/>
        </w:r>
      </w:ins>
    </w:p>
    <w:p w14:paraId="592E9E2B" w14:textId="77447AAD" w:rsidR="00945933" w:rsidRDefault="00945933">
      <w:pPr>
        <w:rPr>
          <w:ins w:id="2" w:author="Gonzalo Ríos" w:date="2026-05-06T19:34:00Z" w16du:dateUtc="2026-05-06T09:34:00Z"/>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Introduction</w:t>
      </w:r>
    </w:p>
    <w:p w14:paraId="42E2FC81" w14:textId="52715D1C" w:rsidR="00885326" w:rsidRDefault="00885326" w:rsidP="00885326">
      <w:pPr>
        <w:jc w:val="both"/>
        <w:rPr>
          <w:ins w:id="3" w:author="Gonzalo Ríos" w:date="2026-05-06T19:37:00Z" w16du:dateUtc="2026-05-06T09:37:00Z"/>
          <w:rFonts w:ascii="Times New Roman" w:hAnsi="Times New Roman" w:cs="Times New Roman"/>
          <w:sz w:val="24"/>
          <w:szCs w:val="24"/>
          <w:lang w:val="en-US"/>
        </w:rPr>
      </w:pPr>
      <w:ins w:id="4" w:author="Gonzalo Ríos" w:date="2026-05-06T19:34:00Z" w16du:dateUtc="2026-05-06T09:34:00Z">
        <w:r w:rsidRPr="00885326">
          <w:rPr>
            <w:rFonts w:ascii="Times New Roman" w:hAnsi="Times New Roman" w:cs="Times New Roman"/>
            <w:sz w:val="24"/>
            <w:szCs w:val="24"/>
            <w:lang w:val="en-US"/>
            <w:rPrChange w:id="5" w:author="Gonzalo Ríos" w:date="2026-05-06T19:35:00Z" w16du:dateUtc="2026-05-06T09:35:00Z">
              <w:rPr>
                <w:rFonts w:ascii="Times New Roman" w:hAnsi="Times New Roman" w:cs="Times New Roman"/>
                <w:b/>
                <w:bCs/>
                <w:sz w:val="24"/>
                <w:szCs w:val="24"/>
                <w:lang w:val="en-US"/>
              </w:rPr>
            </w:rPrChange>
          </w:rPr>
          <w:t>Road safety analysis relies heavily on statistical models that quantify relationships between contextual fact</w:t>
        </w:r>
      </w:ins>
      <w:ins w:id="6" w:author="Gonzalo Ríos" w:date="2026-05-06T19:35:00Z" w16du:dateUtc="2026-05-06T09:35:00Z">
        <w:r w:rsidRPr="00885326">
          <w:rPr>
            <w:rFonts w:ascii="Times New Roman" w:hAnsi="Times New Roman" w:cs="Times New Roman"/>
            <w:sz w:val="24"/>
            <w:szCs w:val="24"/>
            <w:lang w:val="en-US"/>
            <w:rPrChange w:id="7" w:author="Gonzalo Ríos" w:date="2026-05-06T19:35:00Z" w16du:dateUtc="2026-05-06T09:35:00Z">
              <w:rPr>
                <w:rFonts w:ascii="Times New Roman" w:hAnsi="Times New Roman" w:cs="Times New Roman"/>
                <w:b/>
                <w:bCs/>
                <w:sz w:val="24"/>
                <w:szCs w:val="24"/>
                <w:lang w:val="en-US"/>
              </w:rPr>
            </w:rPrChange>
          </w:rPr>
          <w:t>ors, traffic settings, roadway characteristics, and crash frequency or severity</w:t>
        </w:r>
      </w:ins>
      <w:ins w:id="8" w:author="Gonzalo Ríos" w:date="2026-05-06T20:06:00Z" w16du:dateUtc="2026-05-06T10:06:00Z">
        <w:r w:rsidR="00C25FC8">
          <w:rPr>
            <w:rFonts w:ascii="Times New Roman" w:hAnsi="Times New Roman" w:cs="Times New Roman"/>
            <w:sz w:val="24"/>
            <w:szCs w:val="24"/>
            <w:lang w:val="en-US"/>
          </w:rPr>
          <w:t xml:space="preserve"> </w:t>
        </w:r>
      </w:ins>
      <w:customXmlInsRangeStart w:id="9" w:author="Gonzalo Ríos" w:date="2026-05-06T20:14:00Z"/>
      <w:sdt>
        <w:sdtPr>
          <w:rPr>
            <w:rFonts w:ascii="Times New Roman" w:hAnsi="Times New Roman" w:cs="Times New Roman"/>
            <w:sz w:val="24"/>
            <w:szCs w:val="24"/>
            <w:lang w:val="en-US"/>
          </w:rPr>
          <w:id w:val="226428687"/>
          <w:citation/>
        </w:sdtPr>
        <w:sdtContent>
          <w:customXmlInsRangeEnd w:id="9"/>
          <w:ins w:id="10" w:author="Gonzalo Ríos" w:date="2026-05-06T20:14:00Z" w16du:dateUtc="2026-05-06T10:14:00Z">
            <w:r w:rsidR="00BF549F">
              <w:rPr>
                <w:rFonts w:ascii="Times New Roman" w:hAnsi="Times New Roman" w:cs="Times New Roman"/>
                <w:sz w:val="24"/>
                <w:szCs w:val="24"/>
                <w:lang w:val="en-US"/>
              </w:rPr>
              <w:fldChar w:fldCharType="begin"/>
            </w:r>
            <w:r w:rsidR="00BF549F" w:rsidRPr="00BF549F">
              <w:rPr>
                <w:rFonts w:ascii="Times New Roman" w:hAnsi="Times New Roman" w:cs="Times New Roman"/>
                <w:sz w:val="24"/>
                <w:szCs w:val="24"/>
                <w:lang w:val="en-US"/>
                <w:rPrChange w:id="11" w:author="Gonzalo Ríos" w:date="2026-05-06T20:14:00Z" w16du:dateUtc="2026-05-06T10:14:00Z">
                  <w:rPr>
                    <w:rFonts w:ascii="Times New Roman" w:hAnsi="Times New Roman" w:cs="Times New Roman"/>
                    <w:sz w:val="24"/>
                    <w:szCs w:val="24"/>
                  </w:rPr>
                </w:rPrChange>
              </w:rPr>
              <w:instrText xml:space="preserve"> CITATION But25 \l 13322 </w:instrText>
            </w:r>
          </w:ins>
          <w:r w:rsidR="00BF549F">
            <w:rPr>
              <w:rFonts w:ascii="Times New Roman" w:hAnsi="Times New Roman" w:cs="Times New Roman"/>
              <w:sz w:val="24"/>
              <w:szCs w:val="24"/>
              <w:lang w:val="en-US"/>
            </w:rPr>
            <w:fldChar w:fldCharType="separate"/>
          </w:r>
          <w:ins w:id="12" w:author="Gonzalo Ríos" w:date="2026-05-06T20:14:00Z" w16du:dateUtc="2026-05-06T10:14:00Z">
            <w:r w:rsidR="00BF549F" w:rsidRPr="00BF549F">
              <w:rPr>
                <w:rFonts w:ascii="Times New Roman" w:hAnsi="Times New Roman" w:cs="Times New Roman"/>
                <w:noProof/>
                <w:sz w:val="24"/>
                <w:szCs w:val="24"/>
                <w:lang w:val="en-US"/>
                <w:rPrChange w:id="13" w:author="Gonzalo Ríos" w:date="2026-05-06T20:14:00Z" w16du:dateUtc="2026-05-06T10:14:00Z">
                  <w:rPr/>
                </w:rPrChange>
              </w:rPr>
              <w:t>(Butt, 2025)</w:t>
            </w:r>
            <w:r w:rsidR="00BF549F">
              <w:rPr>
                <w:rFonts w:ascii="Times New Roman" w:hAnsi="Times New Roman" w:cs="Times New Roman"/>
                <w:sz w:val="24"/>
                <w:szCs w:val="24"/>
                <w:lang w:val="en-US"/>
              </w:rPr>
              <w:fldChar w:fldCharType="end"/>
            </w:r>
          </w:ins>
          <w:customXmlInsRangeStart w:id="14" w:author="Gonzalo Ríos" w:date="2026-05-06T20:14:00Z"/>
        </w:sdtContent>
      </w:sdt>
      <w:customXmlInsRangeEnd w:id="14"/>
      <w:ins w:id="15" w:author="Gonzalo Ríos" w:date="2026-05-06T19:35:00Z" w16du:dateUtc="2026-05-06T09:35:00Z">
        <w:r w:rsidRPr="00885326">
          <w:rPr>
            <w:rFonts w:ascii="Times New Roman" w:hAnsi="Times New Roman" w:cs="Times New Roman"/>
            <w:sz w:val="24"/>
            <w:szCs w:val="24"/>
            <w:lang w:val="en-US"/>
            <w:rPrChange w:id="16" w:author="Gonzalo Ríos" w:date="2026-05-06T19:35:00Z" w16du:dateUtc="2026-05-06T09:35:00Z">
              <w:rPr>
                <w:rFonts w:ascii="Times New Roman" w:hAnsi="Times New Roman" w:cs="Times New Roman"/>
                <w:b/>
                <w:bCs/>
                <w:sz w:val="24"/>
                <w:szCs w:val="24"/>
                <w:lang w:val="en-US"/>
              </w:rPr>
            </w:rPrChange>
          </w:rPr>
          <w:t xml:space="preserve">. </w:t>
        </w:r>
        <w:r>
          <w:rPr>
            <w:rFonts w:ascii="Times New Roman" w:hAnsi="Times New Roman" w:cs="Times New Roman"/>
            <w:sz w:val="24"/>
            <w:szCs w:val="24"/>
            <w:lang w:val="en-US"/>
          </w:rPr>
          <w:t xml:space="preserve">Last </w:t>
        </w:r>
      </w:ins>
      <w:ins w:id="17" w:author="Gonzalo Ríos" w:date="2026-05-06T20:48:00Z" w16du:dateUtc="2026-05-06T10:48:00Z">
        <w:r w:rsidR="00AB3FB2">
          <w:rPr>
            <w:rFonts w:ascii="Times New Roman" w:hAnsi="Times New Roman" w:cs="Times New Roman"/>
            <w:sz w:val="24"/>
            <w:szCs w:val="24"/>
            <w:lang w:val="en-US"/>
          </w:rPr>
          <w:t>years</w:t>
        </w:r>
      </w:ins>
      <w:ins w:id="18" w:author="Gonzalo Ríos" w:date="2026-05-06T19:35:00Z" w16du:dateUtc="2026-05-06T09:35:00Z">
        <w:r>
          <w:rPr>
            <w:rFonts w:ascii="Times New Roman" w:hAnsi="Times New Roman" w:cs="Times New Roman"/>
            <w:sz w:val="24"/>
            <w:szCs w:val="24"/>
            <w:lang w:val="en-US"/>
          </w:rPr>
          <w:t xml:space="preserve"> there has been </w:t>
        </w:r>
      </w:ins>
      <w:ins w:id="19" w:author="Gonzalo Ríos" w:date="2026-05-06T19:36:00Z" w16du:dateUtc="2026-05-06T09:36:00Z">
        <w:r>
          <w:rPr>
            <w:rFonts w:ascii="Times New Roman" w:hAnsi="Times New Roman" w:cs="Times New Roman"/>
            <w:sz w:val="24"/>
            <w:szCs w:val="24"/>
            <w:lang w:val="en-US"/>
          </w:rPr>
          <w:t>an increasing interest in analysis methods that involve statistically rigorous models that facilitate reproducibility, associations, and causal interpretations. In addition, there is a necessity in the application and development of methods that provide the ability to capture the marginal safety</w:t>
        </w:r>
      </w:ins>
      <w:ins w:id="20" w:author="Gonzalo Ríos" w:date="2026-05-06T19:37:00Z" w16du:dateUtc="2026-05-06T09:37:00Z">
        <w:r>
          <w:rPr>
            <w:rFonts w:ascii="Times New Roman" w:hAnsi="Times New Roman" w:cs="Times New Roman"/>
            <w:sz w:val="24"/>
            <w:szCs w:val="24"/>
            <w:lang w:val="en-US"/>
          </w:rPr>
          <w:t xml:space="preserve"> effect of individual geometric design elements while controlling traffic exposure, unobserved heterogeneity, and spatial or temporal dependence</w:t>
        </w:r>
      </w:ins>
      <w:ins w:id="21" w:author="Gonzalo Ríos" w:date="2026-05-06T20:16:00Z" w16du:dateUtc="2026-05-06T10:16:00Z">
        <w:r w:rsidR="00BF549F">
          <w:rPr>
            <w:rFonts w:ascii="Times New Roman" w:hAnsi="Times New Roman" w:cs="Times New Roman"/>
            <w:sz w:val="24"/>
            <w:szCs w:val="24"/>
            <w:lang w:val="en-US"/>
          </w:rPr>
          <w:t xml:space="preserve"> </w:t>
        </w:r>
      </w:ins>
      <w:customXmlInsRangeStart w:id="22" w:author="Gonzalo Ríos" w:date="2026-05-06T20:20:00Z"/>
      <w:sdt>
        <w:sdtPr>
          <w:rPr>
            <w:rFonts w:ascii="Times New Roman" w:hAnsi="Times New Roman" w:cs="Times New Roman"/>
            <w:sz w:val="24"/>
            <w:szCs w:val="24"/>
            <w:lang w:val="en-US"/>
          </w:rPr>
          <w:id w:val="359797536"/>
          <w:citation/>
        </w:sdtPr>
        <w:sdtContent>
          <w:customXmlInsRangeEnd w:id="22"/>
          <w:ins w:id="23" w:author="Gonzalo Ríos" w:date="2026-05-06T20:20:00Z" w16du:dateUtc="2026-05-06T10:20:00Z">
            <w:r w:rsidR="004247BF">
              <w:rPr>
                <w:rFonts w:ascii="Times New Roman" w:hAnsi="Times New Roman" w:cs="Times New Roman"/>
                <w:sz w:val="24"/>
                <w:szCs w:val="24"/>
                <w:lang w:val="en-US"/>
              </w:rPr>
              <w:fldChar w:fldCharType="begin"/>
            </w:r>
            <w:r w:rsidR="004247BF" w:rsidRPr="004247BF">
              <w:rPr>
                <w:rFonts w:ascii="Times New Roman" w:hAnsi="Times New Roman" w:cs="Times New Roman"/>
                <w:sz w:val="24"/>
                <w:szCs w:val="24"/>
                <w:lang w:val="en-US"/>
                <w:rPrChange w:id="24" w:author="Gonzalo Ríos" w:date="2026-05-06T20:20:00Z" w16du:dateUtc="2026-05-06T10:20:00Z">
                  <w:rPr>
                    <w:rFonts w:ascii="Times New Roman" w:hAnsi="Times New Roman" w:cs="Times New Roman"/>
                    <w:sz w:val="24"/>
                    <w:szCs w:val="24"/>
                  </w:rPr>
                </w:rPrChange>
              </w:rPr>
              <w:instrText xml:space="preserve"> CITATION Vay16 \l 13322 </w:instrText>
            </w:r>
          </w:ins>
          <w:r w:rsidR="004247BF">
            <w:rPr>
              <w:rFonts w:ascii="Times New Roman" w:hAnsi="Times New Roman" w:cs="Times New Roman"/>
              <w:sz w:val="24"/>
              <w:szCs w:val="24"/>
              <w:lang w:val="en-US"/>
            </w:rPr>
            <w:fldChar w:fldCharType="separate"/>
          </w:r>
          <w:ins w:id="25" w:author="Gonzalo Ríos" w:date="2026-05-06T20:20:00Z" w16du:dateUtc="2026-05-06T10:20:00Z">
            <w:r w:rsidR="004247BF" w:rsidRPr="004247BF">
              <w:rPr>
                <w:rFonts w:ascii="Times New Roman" w:hAnsi="Times New Roman" w:cs="Times New Roman"/>
                <w:noProof/>
                <w:sz w:val="24"/>
                <w:szCs w:val="24"/>
                <w:lang w:val="en-US"/>
                <w:rPrChange w:id="26" w:author="Gonzalo Ríos" w:date="2026-05-06T20:20:00Z" w16du:dateUtc="2026-05-06T10:20:00Z">
                  <w:rPr/>
                </w:rPrChange>
              </w:rPr>
              <w:t>(Vayalamkuzhi, 2016)</w:t>
            </w:r>
            <w:r w:rsidR="004247BF">
              <w:rPr>
                <w:rFonts w:ascii="Times New Roman" w:hAnsi="Times New Roman" w:cs="Times New Roman"/>
                <w:sz w:val="24"/>
                <w:szCs w:val="24"/>
                <w:lang w:val="en-US"/>
              </w:rPr>
              <w:fldChar w:fldCharType="end"/>
            </w:r>
          </w:ins>
          <w:customXmlInsRangeStart w:id="27" w:author="Gonzalo Ríos" w:date="2026-05-06T20:20:00Z"/>
        </w:sdtContent>
      </w:sdt>
      <w:customXmlInsRangeEnd w:id="27"/>
      <w:ins w:id="28" w:author="Gonzalo Ríos" w:date="2026-05-06T19:37:00Z" w16du:dateUtc="2026-05-06T09:37:00Z">
        <w:r>
          <w:rPr>
            <w:rFonts w:ascii="Times New Roman" w:hAnsi="Times New Roman" w:cs="Times New Roman"/>
            <w:sz w:val="24"/>
            <w:szCs w:val="24"/>
            <w:lang w:val="en-US"/>
          </w:rPr>
          <w:t>.</w:t>
        </w:r>
      </w:ins>
    </w:p>
    <w:p w14:paraId="2BEAE0F9" w14:textId="0A918B1D" w:rsidR="00885326" w:rsidRDefault="00885326" w:rsidP="00885326">
      <w:pPr>
        <w:jc w:val="both"/>
        <w:rPr>
          <w:ins w:id="29" w:author="Gonzalo Ríos" w:date="2026-05-06T19:39:00Z" w16du:dateUtc="2026-05-06T09:39:00Z"/>
          <w:rFonts w:ascii="Times New Roman" w:hAnsi="Times New Roman" w:cs="Times New Roman"/>
          <w:sz w:val="24"/>
          <w:szCs w:val="24"/>
          <w:lang w:val="en-US"/>
        </w:rPr>
      </w:pPr>
      <w:ins w:id="30" w:author="Gonzalo Ríos" w:date="2026-05-06T19:37:00Z" w16du:dateUtc="2026-05-06T09:37:00Z">
        <w:r>
          <w:rPr>
            <w:rFonts w:ascii="Times New Roman" w:hAnsi="Times New Roman" w:cs="Times New Roman"/>
            <w:sz w:val="24"/>
            <w:szCs w:val="24"/>
            <w:lang w:val="en-US"/>
          </w:rPr>
          <w:t xml:space="preserve">In this sense, contemporary road-safety research has predominantly relied on </w:t>
        </w:r>
      </w:ins>
      <w:ins w:id="31" w:author="Gonzalo Ríos" w:date="2026-05-06T19:38:00Z" w16du:dateUtc="2026-05-06T09:38:00Z">
        <w:r>
          <w:rPr>
            <w:rFonts w:ascii="Times New Roman" w:hAnsi="Times New Roman" w:cs="Times New Roman"/>
            <w:sz w:val="24"/>
            <w:szCs w:val="24"/>
            <w:lang w:val="en-US"/>
          </w:rPr>
          <w:t>Safety Performance Functions (SPFs), typically specified within count-data modelling frameworks such as Poisson, Negative Binomial, and hierarchical extensions, to estimate expected crash frequencies under varying geometric and operational conditions</w:t>
        </w:r>
      </w:ins>
      <w:ins w:id="32" w:author="Gonzalo Ríos" w:date="2026-05-06T20:21:00Z" w16du:dateUtc="2026-05-06T10:21:00Z">
        <w:r w:rsidR="004247BF">
          <w:rPr>
            <w:rFonts w:ascii="Times New Roman" w:hAnsi="Times New Roman" w:cs="Times New Roman"/>
            <w:sz w:val="24"/>
            <w:szCs w:val="24"/>
            <w:lang w:val="en-US"/>
          </w:rPr>
          <w:t xml:space="preserve"> </w:t>
        </w:r>
      </w:ins>
      <w:customXmlInsRangeStart w:id="33" w:author="Gonzalo Ríos" w:date="2026-05-06T20:22:00Z"/>
      <w:sdt>
        <w:sdtPr>
          <w:rPr>
            <w:rFonts w:ascii="Times New Roman" w:hAnsi="Times New Roman" w:cs="Times New Roman"/>
            <w:sz w:val="24"/>
            <w:szCs w:val="24"/>
            <w:lang w:val="en-US"/>
          </w:rPr>
          <w:id w:val="-1900126654"/>
          <w:citation/>
        </w:sdtPr>
        <w:sdtContent>
          <w:customXmlInsRangeEnd w:id="33"/>
          <w:ins w:id="34" w:author="Gonzalo Ríos" w:date="2026-05-06T20:22:00Z" w16du:dateUtc="2026-05-06T10:22:00Z">
            <w:r w:rsidR="004247BF">
              <w:rPr>
                <w:rFonts w:ascii="Times New Roman" w:hAnsi="Times New Roman" w:cs="Times New Roman"/>
                <w:sz w:val="24"/>
                <w:szCs w:val="24"/>
                <w:lang w:val="en-US"/>
              </w:rPr>
              <w:fldChar w:fldCharType="begin"/>
            </w:r>
            <w:r w:rsidR="004247BF" w:rsidRPr="004247BF">
              <w:rPr>
                <w:rFonts w:ascii="Times New Roman" w:hAnsi="Times New Roman" w:cs="Times New Roman"/>
                <w:sz w:val="24"/>
                <w:szCs w:val="24"/>
                <w:lang w:val="en-US"/>
                <w:rPrChange w:id="35" w:author="Gonzalo Ríos" w:date="2026-05-06T20:22:00Z" w16du:dateUtc="2026-05-06T10:22:00Z">
                  <w:rPr>
                    <w:rFonts w:ascii="Times New Roman" w:hAnsi="Times New Roman" w:cs="Times New Roman"/>
                    <w:sz w:val="24"/>
                    <w:szCs w:val="24"/>
                  </w:rPr>
                </w:rPrChange>
              </w:rPr>
              <w:instrText xml:space="preserve"> CITATION AAS10 \l 13322 </w:instrText>
            </w:r>
          </w:ins>
          <w:ins w:id="36" w:author="Gonzalo Ríos" w:date="2026-05-06T20:23:00Z" w16du:dateUtc="2026-05-06T10:23:00Z">
            <w:r w:rsidR="004247BF">
              <w:rPr>
                <w:rFonts w:ascii="Times New Roman" w:hAnsi="Times New Roman" w:cs="Times New Roman"/>
                <w:sz w:val="24"/>
                <w:szCs w:val="24"/>
                <w:lang w:val="en-US"/>
              </w:rPr>
              <w:instrText xml:space="preserve"> \m Ven14</w:instrText>
            </w:r>
          </w:ins>
          <w:r w:rsidR="004247BF">
            <w:rPr>
              <w:rFonts w:ascii="Times New Roman" w:hAnsi="Times New Roman" w:cs="Times New Roman"/>
              <w:sz w:val="24"/>
              <w:szCs w:val="24"/>
              <w:lang w:val="en-US"/>
            </w:rPr>
            <w:fldChar w:fldCharType="separate"/>
          </w:r>
          <w:ins w:id="37" w:author="Gonzalo Ríos" w:date="2026-05-06T20:23:00Z" w16du:dateUtc="2026-05-06T10:23:00Z">
            <w:r w:rsidR="004247BF" w:rsidRPr="004247BF">
              <w:rPr>
                <w:rFonts w:ascii="Times New Roman" w:hAnsi="Times New Roman" w:cs="Times New Roman"/>
                <w:noProof/>
                <w:sz w:val="24"/>
                <w:szCs w:val="24"/>
                <w:lang w:val="en-US"/>
                <w:rPrChange w:id="38" w:author="Gonzalo Ríos" w:date="2026-05-06T20:23:00Z" w16du:dateUtc="2026-05-06T10:23:00Z">
                  <w:rPr/>
                </w:rPrChange>
              </w:rPr>
              <w:t>(AASHTO, 2010; Venkataraman, 2014)</w:t>
            </w:r>
          </w:ins>
          <w:ins w:id="39" w:author="Gonzalo Ríos" w:date="2026-05-06T20:22:00Z" w16du:dateUtc="2026-05-06T10:22:00Z">
            <w:r w:rsidR="004247BF">
              <w:rPr>
                <w:rFonts w:ascii="Times New Roman" w:hAnsi="Times New Roman" w:cs="Times New Roman"/>
                <w:sz w:val="24"/>
                <w:szCs w:val="24"/>
                <w:lang w:val="en-US"/>
              </w:rPr>
              <w:fldChar w:fldCharType="end"/>
            </w:r>
          </w:ins>
          <w:customXmlInsRangeStart w:id="40" w:author="Gonzalo Ríos" w:date="2026-05-06T20:22:00Z"/>
        </w:sdtContent>
      </w:sdt>
      <w:customXmlInsRangeEnd w:id="40"/>
      <w:ins w:id="41" w:author="Gonzalo Ríos" w:date="2026-05-06T19:38:00Z" w16du:dateUtc="2026-05-06T09:38:00Z">
        <w:r>
          <w:rPr>
            <w:rFonts w:ascii="Times New Roman" w:hAnsi="Times New Roman" w:cs="Times New Roman"/>
            <w:sz w:val="24"/>
            <w:szCs w:val="24"/>
            <w:lang w:val="en-US"/>
          </w:rPr>
          <w:t xml:space="preserve">. However, the suitability and inferential validity of these </w:t>
        </w:r>
      </w:ins>
      <w:ins w:id="42" w:author="Gonzalo Ríos" w:date="2026-05-06T19:39:00Z" w16du:dateUtc="2026-05-06T09:39:00Z">
        <w:r>
          <w:rPr>
            <w:rFonts w:ascii="Times New Roman" w:hAnsi="Times New Roman" w:cs="Times New Roman"/>
            <w:sz w:val="24"/>
            <w:szCs w:val="24"/>
            <w:lang w:val="en-US"/>
          </w:rPr>
          <w:t>methods vary substantially across applications, particularly when assessing isolated Design Exceptions (DEs) on existing roadway networks, where limited variation, selection bias, and confounding pose significant econometric challenges.</w:t>
        </w:r>
      </w:ins>
    </w:p>
    <w:p w14:paraId="34E3F94A" w14:textId="10762B64" w:rsidR="00885326" w:rsidRDefault="00885326" w:rsidP="00885326">
      <w:pPr>
        <w:jc w:val="both"/>
        <w:rPr>
          <w:ins w:id="43" w:author="Gonzalo Ríos" w:date="2026-05-06T19:41:00Z" w16du:dateUtc="2026-05-06T09:41:00Z"/>
          <w:rFonts w:ascii="Times New Roman" w:hAnsi="Times New Roman" w:cs="Times New Roman"/>
          <w:sz w:val="24"/>
          <w:szCs w:val="24"/>
          <w:lang w:val="en-US"/>
        </w:rPr>
      </w:pPr>
      <w:ins w:id="44" w:author="Gonzalo Ríos" w:date="2026-05-06T19:39:00Z" w16du:dateUtc="2026-05-06T09:39:00Z">
        <w:r>
          <w:rPr>
            <w:rFonts w:ascii="Times New Roman" w:hAnsi="Times New Roman" w:cs="Times New Roman"/>
            <w:sz w:val="24"/>
            <w:szCs w:val="24"/>
            <w:lang w:val="en-US"/>
          </w:rPr>
          <w:t>Among the frameworks and methods applied</w:t>
        </w:r>
      </w:ins>
      <w:ins w:id="45" w:author="Gonzalo Ríos" w:date="2026-05-06T19:40:00Z" w16du:dateUtc="2026-05-06T09:40:00Z">
        <w:r>
          <w:rPr>
            <w:rFonts w:ascii="Times New Roman" w:hAnsi="Times New Roman" w:cs="Times New Roman"/>
            <w:sz w:val="24"/>
            <w:szCs w:val="24"/>
            <w:lang w:val="en-US"/>
          </w:rPr>
          <w:t xml:space="preserve">, the ones proposed by the Highway Safety Manual (HSM) </w:t>
        </w:r>
      </w:ins>
      <w:ins w:id="46" w:author="Gonzalo Ríos" w:date="2026-05-06T19:43:00Z" w16du:dateUtc="2026-05-06T09:43:00Z">
        <w:r>
          <w:rPr>
            <w:rFonts w:ascii="Times New Roman" w:hAnsi="Times New Roman" w:cs="Times New Roman"/>
            <w:sz w:val="24"/>
            <w:szCs w:val="24"/>
            <w:lang w:val="en-US"/>
          </w:rPr>
          <w:t>have</w:t>
        </w:r>
      </w:ins>
      <w:ins w:id="47" w:author="Gonzalo Ríos" w:date="2026-05-06T19:40:00Z" w16du:dateUtc="2026-05-06T09:40:00Z">
        <w:r>
          <w:rPr>
            <w:rFonts w:ascii="Times New Roman" w:hAnsi="Times New Roman" w:cs="Times New Roman"/>
            <w:sz w:val="24"/>
            <w:szCs w:val="24"/>
            <w:lang w:val="en-US"/>
          </w:rPr>
          <w:t xml:space="preserve"> become a standard approach for developing SPFs and Crash Modification Factors (CMFs)</w:t>
        </w:r>
      </w:ins>
      <w:ins w:id="48" w:author="Gonzalo Ríos" w:date="2026-05-06T20:24:00Z" w16du:dateUtc="2026-05-06T10:24:00Z">
        <w:r w:rsidR="004247BF">
          <w:rPr>
            <w:rFonts w:ascii="Times New Roman" w:hAnsi="Times New Roman" w:cs="Times New Roman"/>
            <w:sz w:val="24"/>
            <w:szCs w:val="24"/>
            <w:lang w:val="en-US"/>
          </w:rPr>
          <w:t xml:space="preserve"> </w:t>
        </w:r>
      </w:ins>
      <w:customXmlInsRangeStart w:id="49" w:author="Gonzalo Ríos" w:date="2026-05-06T20:24:00Z"/>
      <w:sdt>
        <w:sdtPr>
          <w:rPr>
            <w:rFonts w:ascii="Times New Roman" w:hAnsi="Times New Roman" w:cs="Times New Roman"/>
            <w:sz w:val="24"/>
            <w:szCs w:val="24"/>
            <w:lang w:val="en-US"/>
          </w:rPr>
          <w:id w:val="-94713857"/>
          <w:citation/>
        </w:sdtPr>
        <w:sdtContent>
          <w:customXmlInsRangeEnd w:id="49"/>
          <w:ins w:id="50" w:author="Gonzalo Ríos" w:date="2026-05-06T20:24:00Z" w16du:dateUtc="2026-05-06T10:24:00Z">
            <w:r w:rsidR="004247BF">
              <w:rPr>
                <w:rFonts w:ascii="Times New Roman" w:hAnsi="Times New Roman" w:cs="Times New Roman"/>
                <w:sz w:val="24"/>
                <w:szCs w:val="24"/>
                <w:lang w:val="en-US"/>
              </w:rPr>
              <w:fldChar w:fldCharType="begin"/>
            </w:r>
            <w:r w:rsidR="004247BF" w:rsidRPr="004247BF">
              <w:rPr>
                <w:rFonts w:ascii="Times New Roman" w:hAnsi="Times New Roman" w:cs="Times New Roman"/>
                <w:sz w:val="24"/>
                <w:szCs w:val="24"/>
                <w:lang w:val="en-US"/>
                <w:rPrChange w:id="51" w:author="Gonzalo Ríos" w:date="2026-05-06T20:24:00Z" w16du:dateUtc="2026-05-06T10:24:00Z">
                  <w:rPr>
                    <w:rFonts w:ascii="Times New Roman" w:hAnsi="Times New Roman" w:cs="Times New Roman"/>
                    <w:sz w:val="24"/>
                    <w:szCs w:val="24"/>
                  </w:rPr>
                </w:rPrChange>
              </w:rPr>
              <w:instrText xml:space="preserve"> CITATION AAS10 \l 13322 </w:instrText>
            </w:r>
          </w:ins>
          <w:r w:rsidR="004247BF">
            <w:rPr>
              <w:rFonts w:ascii="Times New Roman" w:hAnsi="Times New Roman" w:cs="Times New Roman"/>
              <w:sz w:val="24"/>
              <w:szCs w:val="24"/>
              <w:lang w:val="en-US"/>
            </w:rPr>
            <w:fldChar w:fldCharType="separate"/>
          </w:r>
          <w:ins w:id="52" w:author="Gonzalo Ríos" w:date="2026-05-06T20:24:00Z" w16du:dateUtc="2026-05-06T10:24:00Z">
            <w:r w:rsidR="004247BF" w:rsidRPr="004247BF">
              <w:rPr>
                <w:rFonts w:ascii="Times New Roman" w:hAnsi="Times New Roman" w:cs="Times New Roman"/>
                <w:noProof/>
                <w:sz w:val="24"/>
                <w:szCs w:val="24"/>
                <w:lang w:val="en-US"/>
                <w:rPrChange w:id="53" w:author="Gonzalo Ríos" w:date="2026-05-06T20:24:00Z" w16du:dateUtc="2026-05-06T10:24:00Z">
                  <w:rPr/>
                </w:rPrChange>
              </w:rPr>
              <w:t>(AASHTO, 2010)</w:t>
            </w:r>
            <w:r w:rsidR="004247BF">
              <w:rPr>
                <w:rFonts w:ascii="Times New Roman" w:hAnsi="Times New Roman" w:cs="Times New Roman"/>
                <w:sz w:val="24"/>
                <w:szCs w:val="24"/>
                <w:lang w:val="en-US"/>
              </w:rPr>
              <w:fldChar w:fldCharType="end"/>
            </w:r>
          </w:ins>
          <w:customXmlInsRangeStart w:id="54" w:author="Gonzalo Ríos" w:date="2026-05-06T20:24:00Z"/>
        </w:sdtContent>
      </w:sdt>
      <w:customXmlInsRangeEnd w:id="54"/>
      <w:ins w:id="55" w:author="Gonzalo Ríos" w:date="2026-05-06T19:40:00Z" w16du:dateUtc="2026-05-06T09:40:00Z">
        <w:r>
          <w:rPr>
            <w:rFonts w:ascii="Times New Roman" w:hAnsi="Times New Roman" w:cs="Times New Roman"/>
            <w:sz w:val="24"/>
            <w:szCs w:val="24"/>
            <w:lang w:val="en-US"/>
          </w:rPr>
          <w:t>. In this formulation, crash frequency is typically expressed as a multiplicative function of a baseline SPF and a set of CMFs that adjust for geometric design, operational features, and control charact</w:t>
        </w:r>
      </w:ins>
      <w:ins w:id="56" w:author="Gonzalo Ríos" w:date="2026-05-06T19:41:00Z" w16du:dateUtc="2026-05-06T09:41:00Z">
        <w:r>
          <w:rPr>
            <w:rFonts w:ascii="Times New Roman" w:hAnsi="Times New Roman" w:cs="Times New Roman"/>
            <w:sz w:val="24"/>
            <w:szCs w:val="24"/>
            <w:lang w:val="en-US"/>
          </w:rPr>
          <w:t>eristics</w:t>
        </w:r>
      </w:ins>
      <w:ins w:id="57" w:author="Gonzalo Ríos" w:date="2026-05-06T20:24:00Z" w16du:dateUtc="2026-05-06T10:24:00Z">
        <w:r w:rsidR="004247BF">
          <w:rPr>
            <w:rFonts w:ascii="Times New Roman" w:hAnsi="Times New Roman" w:cs="Times New Roman"/>
            <w:sz w:val="24"/>
            <w:szCs w:val="24"/>
            <w:lang w:val="en-US"/>
          </w:rPr>
          <w:t xml:space="preserve"> </w:t>
        </w:r>
      </w:ins>
      <w:customXmlInsRangeStart w:id="58" w:author="Gonzalo Ríos" w:date="2026-05-06T20:26:00Z"/>
      <w:sdt>
        <w:sdtPr>
          <w:rPr>
            <w:rFonts w:ascii="Times New Roman" w:hAnsi="Times New Roman" w:cs="Times New Roman"/>
            <w:sz w:val="24"/>
            <w:szCs w:val="24"/>
            <w:lang w:val="en-US"/>
          </w:rPr>
          <w:id w:val="-1231922877"/>
          <w:citation/>
        </w:sdtPr>
        <w:sdtContent>
          <w:customXmlInsRangeEnd w:id="58"/>
          <w:ins w:id="59" w:author="Gonzalo Ríos" w:date="2026-05-06T20:26:00Z" w16du:dateUtc="2026-05-06T10:26:00Z">
            <w:r w:rsidR="004247BF">
              <w:rPr>
                <w:rFonts w:ascii="Times New Roman" w:hAnsi="Times New Roman" w:cs="Times New Roman"/>
                <w:sz w:val="24"/>
                <w:szCs w:val="24"/>
                <w:lang w:val="en-US"/>
              </w:rPr>
              <w:fldChar w:fldCharType="begin"/>
            </w:r>
            <w:r w:rsidR="004247BF" w:rsidRPr="004247BF">
              <w:rPr>
                <w:rFonts w:ascii="Times New Roman" w:hAnsi="Times New Roman" w:cs="Times New Roman"/>
                <w:sz w:val="24"/>
                <w:szCs w:val="24"/>
                <w:lang w:val="en-US"/>
                <w:rPrChange w:id="60" w:author="Gonzalo Ríos" w:date="2026-05-06T20:26:00Z" w16du:dateUtc="2026-05-06T10:26:00Z">
                  <w:rPr>
                    <w:rFonts w:ascii="Times New Roman" w:hAnsi="Times New Roman" w:cs="Times New Roman"/>
                    <w:sz w:val="24"/>
                    <w:szCs w:val="24"/>
                  </w:rPr>
                </w:rPrChange>
              </w:rPr>
              <w:instrText xml:space="preserve"> CITATION Che14 \l 13322 </w:instrText>
            </w:r>
          </w:ins>
          <w:r w:rsidR="004247BF">
            <w:rPr>
              <w:rFonts w:ascii="Times New Roman" w:hAnsi="Times New Roman" w:cs="Times New Roman"/>
              <w:sz w:val="24"/>
              <w:szCs w:val="24"/>
              <w:lang w:val="en-US"/>
            </w:rPr>
            <w:fldChar w:fldCharType="separate"/>
          </w:r>
          <w:ins w:id="61" w:author="Gonzalo Ríos" w:date="2026-05-06T20:26:00Z" w16du:dateUtc="2026-05-06T10:26:00Z">
            <w:r w:rsidR="004247BF" w:rsidRPr="004247BF">
              <w:rPr>
                <w:rFonts w:ascii="Times New Roman" w:hAnsi="Times New Roman" w:cs="Times New Roman"/>
                <w:noProof/>
                <w:sz w:val="24"/>
                <w:szCs w:val="24"/>
                <w:lang w:val="en-US"/>
                <w:rPrChange w:id="62" w:author="Gonzalo Ríos" w:date="2026-05-06T20:26:00Z" w16du:dateUtc="2026-05-06T10:26:00Z">
                  <w:rPr/>
                </w:rPrChange>
              </w:rPr>
              <w:t>(Chen, 2014)</w:t>
            </w:r>
            <w:r w:rsidR="004247BF">
              <w:rPr>
                <w:rFonts w:ascii="Times New Roman" w:hAnsi="Times New Roman" w:cs="Times New Roman"/>
                <w:sz w:val="24"/>
                <w:szCs w:val="24"/>
                <w:lang w:val="en-US"/>
              </w:rPr>
              <w:fldChar w:fldCharType="end"/>
            </w:r>
          </w:ins>
          <w:customXmlInsRangeStart w:id="63" w:author="Gonzalo Ríos" w:date="2026-05-06T20:26:00Z"/>
        </w:sdtContent>
      </w:sdt>
      <w:customXmlInsRangeEnd w:id="63"/>
      <w:ins w:id="64" w:author="Gonzalo Ríos" w:date="2026-05-06T19:41:00Z" w16du:dateUtc="2026-05-06T09:41:00Z">
        <w:r>
          <w:rPr>
            <w:rFonts w:ascii="Times New Roman" w:hAnsi="Times New Roman" w:cs="Times New Roman"/>
            <w:sz w:val="24"/>
            <w:szCs w:val="24"/>
            <w:lang w:val="en-US"/>
          </w:rPr>
          <w:t>.</w:t>
        </w:r>
      </w:ins>
    </w:p>
    <w:p w14:paraId="689E0008" w14:textId="494B80DC" w:rsidR="00885326" w:rsidRDefault="00885326" w:rsidP="00885326">
      <w:pPr>
        <w:jc w:val="both"/>
        <w:rPr>
          <w:ins w:id="65" w:author="Gonzalo Ríos" w:date="2026-05-06T19:45:00Z" w16du:dateUtc="2026-05-06T09:45:00Z"/>
          <w:rFonts w:ascii="Times New Roman" w:hAnsi="Times New Roman" w:cs="Times New Roman"/>
          <w:sz w:val="24"/>
          <w:szCs w:val="24"/>
          <w:lang w:val="en-US"/>
        </w:rPr>
      </w:pPr>
      <w:ins w:id="66" w:author="Gonzalo Ríos" w:date="2026-05-06T19:43:00Z" w16du:dateUtc="2026-05-06T09:43:00Z">
        <w:r>
          <w:rPr>
            <w:rFonts w:ascii="Times New Roman" w:hAnsi="Times New Roman" w:cs="Times New Roman"/>
            <w:sz w:val="24"/>
            <w:szCs w:val="24"/>
            <w:lang w:val="en-US"/>
          </w:rPr>
          <w:t>Despite its widespread use, the traditional HSM formulation presents several limitations. First, exposure, commonly measured through traffic volume such as Annual Ave</w:t>
        </w:r>
      </w:ins>
      <w:ins w:id="67" w:author="Gonzalo Ríos" w:date="2026-05-06T19:44:00Z" w16du:dateUtc="2026-05-06T09:44:00Z">
        <w:r>
          <w:rPr>
            <w:rFonts w:ascii="Times New Roman" w:hAnsi="Times New Roman" w:cs="Times New Roman"/>
            <w:sz w:val="24"/>
            <w:szCs w:val="24"/>
            <w:lang w:val="en-US"/>
          </w:rPr>
          <w:t>rage Daily Traffic (AADT), is typically treated externally or through fixed offsets, implicitly assuming a constant elasticity between traffic and crash frequency</w:t>
        </w:r>
      </w:ins>
      <w:ins w:id="68" w:author="Gonzalo Ríos" w:date="2026-05-06T20:28:00Z" w16du:dateUtc="2026-05-06T10:28:00Z">
        <w:r w:rsidR="00DD23E1">
          <w:rPr>
            <w:rFonts w:ascii="Times New Roman" w:hAnsi="Times New Roman" w:cs="Times New Roman"/>
            <w:sz w:val="24"/>
            <w:szCs w:val="24"/>
            <w:lang w:val="en-US"/>
          </w:rPr>
          <w:t xml:space="preserve"> </w:t>
        </w:r>
      </w:ins>
      <w:customXmlInsRangeStart w:id="69" w:author="Gonzalo Ríos" w:date="2026-05-06T20:29:00Z"/>
      <w:sdt>
        <w:sdtPr>
          <w:rPr>
            <w:rFonts w:ascii="Times New Roman" w:hAnsi="Times New Roman" w:cs="Times New Roman"/>
            <w:sz w:val="24"/>
            <w:szCs w:val="24"/>
            <w:lang w:val="en-US"/>
          </w:rPr>
          <w:id w:val="711312899"/>
          <w:citation/>
        </w:sdtPr>
        <w:sdtContent>
          <w:customXmlInsRangeEnd w:id="69"/>
          <w:ins w:id="70" w:author="Gonzalo Ríos" w:date="2026-05-06T20:29:00Z" w16du:dateUtc="2026-05-06T10:29:00Z">
            <w:r w:rsidR="00DD23E1">
              <w:rPr>
                <w:rFonts w:ascii="Times New Roman" w:hAnsi="Times New Roman" w:cs="Times New Roman"/>
                <w:sz w:val="24"/>
                <w:szCs w:val="24"/>
                <w:lang w:val="en-US"/>
              </w:rPr>
              <w:fldChar w:fldCharType="begin"/>
            </w:r>
            <w:r w:rsidR="00DD23E1" w:rsidRPr="00DD23E1">
              <w:rPr>
                <w:rFonts w:ascii="Times New Roman" w:hAnsi="Times New Roman" w:cs="Times New Roman"/>
                <w:sz w:val="24"/>
                <w:szCs w:val="24"/>
                <w:lang w:val="en-US"/>
                <w:rPrChange w:id="71" w:author="Gonzalo Ríos" w:date="2026-05-06T20:29:00Z" w16du:dateUtc="2026-05-06T10:29:00Z">
                  <w:rPr>
                    <w:rFonts w:ascii="Times New Roman" w:hAnsi="Times New Roman" w:cs="Times New Roman"/>
                    <w:sz w:val="24"/>
                    <w:szCs w:val="24"/>
                  </w:rPr>
                </w:rPrChange>
              </w:rPr>
              <w:instrText xml:space="preserve"> CITATION Gay21 \l 13322 </w:instrText>
            </w:r>
          </w:ins>
          <w:r w:rsidR="00DD23E1">
            <w:rPr>
              <w:rFonts w:ascii="Times New Roman" w:hAnsi="Times New Roman" w:cs="Times New Roman"/>
              <w:sz w:val="24"/>
              <w:szCs w:val="24"/>
              <w:lang w:val="en-US"/>
            </w:rPr>
            <w:fldChar w:fldCharType="separate"/>
          </w:r>
          <w:ins w:id="72" w:author="Gonzalo Ríos" w:date="2026-05-06T20:29:00Z" w16du:dateUtc="2026-05-06T10:29:00Z">
            <w:r w:rsidR="00DD23E1" w:rsidRPr="00DD23E1">
              <w:rPr>
                <w:rFonts w:ascii="Times New Roman" w:hAnsi="Times New Roman" w:cs="Times New Roman"/>
                <w:noProof/>
                <w:sz w:val="24"/>
                <w:szCs w:val="24"/>
                <w:lang w:val="en-US"/>
                <w:rPrChange w:id="73" w:author="Gonzalo Ríos" w:date="2026-05-06T20:29:00Z" w16du:dateUtc="2026-05-06T10:29:00Z">
                  <w:rPr/>
                </w:rPrChange>
              </w:rPr>
              <w:t>(Gayah, 2021)</w:t>
            </w:r>
            <w:r w:rsidR="00DD23E1">
              <w:rPr>
                <w:rFonts w:ascii="Times New Roman" w:hAnsi="Times New Roman" w:cs="Times New Roman"/>
                <w:sz w:val="24"/>
                <w:szCs w:val="24"/>
                <w:lang w:val="en-US"/>
              </w:rPr>
              <w:fldChar w:fldCharType="end"/>
            </w:r>
          </w:ins>
          <w:customXmlInsRangeStart w:id="74" w:author="Gonzalo Ríos" w:date="2026-05-06T20:29:00Z"/>
        </w:sdtContent>
      </w:sdt>
      <w:customXmlInsRangeEnd w:id="74"/>
      <w:ins w:id="75" w:author="Gonzalo Ríos" w:date="2026-05-06T19:44:00Z" w16du:dateUtc="2026-05-06T09:44:00Z">
        <w:r>
          <w:rPr>
            <w:rFonts w:ascii="Times New Roman" w:hAnsi="Times New Roman" w:cs="Times New Roman"/>
            <w:sz w:val="24"/>
            <w:szCs w:val="24"/>
            <w:lang w:val="en-US"/>
          </w:rPr>
          <w:t xml:space="preserve">. However, both empirical and theoretical studies </w:t>
        </w:r>
      </w:ins>
      <w:ins w:id="76" w:author="Gonzalo Ríos" w:date="2026-05-06T19:45:00Z" w16du:dateUtc="2026-05-06T09:45:00Z">
        <w:r>
          <w:rPr>
            <w:rFonts w:ascii="Times New Roman" w:hAnsi="Times New Roman" w:cs="Times New Roman"/>
            <w:sz w:val="24"/>
            <w:szCs w:val="24"/>
            <w:lang w:val="en-US"/>
          </w:rPr>
          <w:t>suggest</w:t>
        </w:r>
      </w:ins>
      <w:ins w:id="77" w:author="Gonzalo Ríos" w:date="2026-05-06T19:44:00Z" w16du:dateUtc="2026-05-06T09:44:00Z">
        <w:r>
          <w:rPr>
            <w:rFonts w:ascii="Times New Roman" w:hAnsi="Times New Roman" w:cs="Times New Roman"/>
            <w:sz w:val="24"/>
            <w:szCs w:val="24"/>
            <w:lang w:val="en-US"/>
          </w:rPr>
          <w:t xml:space="preserve"> that this relationship tends to be non-linear and context-dependent, often exhibiting </w:t>
        </w:r>
      </w:ins>
      <w:ins w:id="78" w:author="Gonzalo Ríos" w:date="2026-05-06T19:45:00Z" w16du:dateUtc="2026-05-06T09:45:00Z">
        <w:r>
          <w:rPr>
            <w:rFonts w:ascii="Times New Roman" w:hAnsi="Times New Roman" w:cs="Times New Roman"/>
            <w:sz w:val="24"/>
            <w:szCs w:val="24"/>
            <w:lang w:val="en-US"/>
          </w:rPr>
          <w:t>differences when traffic increases</w:t>
        </w:r>
      </w:ins>
      <w:ins w:id="79" w:author="Gonzalo Ríos" w:date="2026-05-06T20:29:00Z" w16du:dateUtc="2026-05-06T10:29:00Z">
        <w:r w:rsidR="00DD23E1">
          <w:rPr>
            <w:rFonts w:ascii="Times New Roman" w:hAnsi="Times New Roman" w:cs="Times New Roman"/>
            <w:sz w:val="24"/>
            <w:szCs w:val="24"/>
            <w:lang w:val="en-US"/>
          </w:rPr>
          <w:t xml:space="preserve"> </w:t>
        </w:r>
      </w:ins>
      <w:customXmlInsRangeStart w:id="80" w:author="Gonzalo Ríos" w:date="2026-05-06T20:29:00Z"/>
      <w:sdt>
        <w:sdtPr>
          <w:rPr>
            <w:rFonts w:ascii="Times New Roman" w:hAnsi="Times New Roman" w:cs="Times New Roman"/>
            <w:sz w:val="24"/>
            <w:szCs w:val="24"/>
            <w:lang w:val="en-US"/>
          </w:rPr>
          <w:id w:val="-1328586681"/>
          <w:citation/>
        </w:sdtPr>
        <w:sdtContent>
          <w:customXmlInsRangeEnd w:id="80"/>
          <w:ins w:id="81" w:author="Gonzalo Ríos" w:date="2026-05-06T20:29:00Z" w16du:dateUtc="2026-05-06T10:29:00Z">
            <w:r w:rsidR="00DD23E1">
              <w:rPr>
                <w:rFonts w:ascii="Times New Roman" w:hAnsi="Times New Roman" w:cs="Times New Roman"/>
                <w:sz w:val="24"/>
                <w:szCs w:val="24"/>
                <w:lang w:val="en-US"/>
              </w:rPr>
              <w:fldChar w:fldCharType="begin"/>
            </w:r>
            <w:r w:rsidR="00DD23E1" w:rsidRPr="00DD23E1">
              <w:rPr>
                <w:rFonts w:ascii="Times New Roman" w:hAnsi="Times New Roman" w:cs="Times New Roman"/>
                <w:sz w:val="24"/>
                <w:szCs w:val="24"/>
                <w:lang w:val="en-US"/>
                <w:rPrChange w:id="82" w:author="Gonzalo Ríos" w:date="2026-05-06T20:30:00Z" w16du:dateUtc="2026-05-06T10:30:00Z">
                  <w:rPr>
                    <w:rFonts w:ascii="Times New Roman" w:hAnsi="Times New Roman" w:cs="Times New Roman"/>
                    <w:sz w:val="24"/>
                    <w:szCs w:val="24"/>
                  </w:rPr>
                </w:rPrChange>
              </w:rPr>
              <w:instrText xml:space="preserve"> CITATION Gay21 \l 13322 </w:instrText>
            </w:r>
          </w:ins>
          <w:r w:rsidR="00DD23E1">
            <w:rPr>
              <w:rFonts w:ascii="Times New Roman" w:hAnsi="Times New Roman" w:cs="Times New Roman"/>
              <w:sz w:val="24"/>
              <w:szCs w:val="24"/>
              <w:lang w:val="en-US"/>
            </w:rPr>
            <w:fldChar w:fldCharType="separate"/>
          </w:r>
          <w:ins w:id="83" w:author="Gonzalo Ríos" w:date="2026-05-06T20:29:00Z" w16du:dateUtc="2026-05-06T10:29:00Z">
            <w:r w:rsidR="00DD23E1" w:rsidRPr="00DD23E1">
              <w:rPr>
                <w:rFonts w:ascii="Times New Roman" w:hAnsi="Times New Roman" w:cs="Times New Roman"/>
                <w:noProof/>
                <w:sz w:val="24"/>
                <w:szCs w:val="24"/>
                <w:lang w:val="en-US"/>
                <w:rPrChange w:id="84" w:author="Gonzalo Ríos" w:date="2026-05-06T20:30:00Z" w16du:dateUtc="2026-05-06T10:30:00Z">
                  <w:rPr/>
                </w:rPrChange>
              </w:rPr>
              <w:t>(Gayah, 2021)</w:t>
            </w:r>
            <w:r w:rsidR="00DD23E1">
              <w:rPr>
                <w:rFonts w:ascii="Times New Roman" w:hAnsi="Times New Roman" w:cs="Times New Roman"/>
                <w:sz w:val="24"/>
                <w:szCs w:val="24"/>
                <w:lang w:val="en-US"/>
              </w:rPr>
              <w:fldChar w:fldCharType="end"/>
            </w:r>
          </w:ins>
          <w:customXmlInsRangeStart w:id="85" w:author="Gonzalo Ríos" w:date="2026-05-06T20:29:00Z"/>
        </w:sdtContent>
      </w:sdt>
      <w:customXmlInsRangeEnd w:id="85"/>
      <w:ins w:id="86" w:author="Gonzalo Ríos" w:date="2026-05-06T19:45:00Z" w16du:dateUtc="2026-05-06T09:45:00Z">
        <w:r>
          <w:rPr>
            <w:rFonts w:ascii="Times New Roman" w:hAnsi="Times New Roman" w:cs="Times New Roman"/>
            <w:sz w:val="24"/>
            <w:szCs w:val="24"/>
            <w:lang w:val="en-US"/>
          </w:rPr>
          <w:t>. As a result, models with fixed exposure elasticity as assumption may fail to capture important variations in crash risk across different roadway and environmental conditions.</w:t>
        </w:r>
      </w:ins>
    </w:p>
    <w:p w14:paraId="4D5B530A" w14:textId="71BE5514" w:rsidR="00885326" w:rsidRDefault="00885326" w:rsidP="00885326">
      <w:pPr>
        <w:jc w:val="both"/>
        <w:rPr>
          <w:ins w:id="87" w:author="Gonzalo Ríos" w:date="2026-05-06T19:47:00Z" w16du:dateUtc="2026-05-06T09:47:00Z"/>
          <w:rFonts w:ascii="Times New Roman" w:hAnsi="Times New Roman" w:cs="Times New Roman"/>
          <w:sz w:val="24"/>
          <w:szCs w:val="24"/>
          <w:lang w:val="en-US"/>
        </w:rPr>
      </w:pPr>
      <w:ins w:id="88" w:author="Gonzalo Ríos" w:date="2026-05-06T19:45:00Z" w16du:dateUtc="2026-05-06T09:45:00Z">
        <w:r>
          <w:rPr>
            <w:rFonts w:ascii="Times New Roman" w:hAnsi="Times New Roman" w:cs="Times New Roman"/>
            <w:sz w:val="24"/>
            <w:szCs w:val="24"/>
            <w:lang w:val="en-US"/>
          </w:rPr>
          <w:t xml:space="preserve">Second, CMFs in traditional </w:t>
        </w:r>
      </w:ins>
      <w:ins w:id="89" w:author="Gonzalo Ríos" w:date="2026-05-06T19:46:00Z" w16du:dateUtc="2026-05-06T09:46:00Z">
        <w:r>
          <w:rPr>
            <w:rFonts w:ascii="Times New Roman" w:hAnsi="Times New Roman" w:cs="Times New Roman"/>
            <w:sz w:val="24"/>
            <w:szCs w:val="24"/>
            <w:lang w:val="en-US"/>
          </w:rPr>
          <w:t xml:space="preserve">frameworks are generally estimated through multi-stage procedures, where a baseline SPF is first calibrated and then adjusted using multiplicative factors. This separation may introduce inconsistencies and omitted variable bias, particularly when exposure and contextual factors are not adequately accounted for in both stages. </w:t>
        </w:r>
      </w:ins>
      <w:ins w:id="90" w:author="Gonzalo Ríos" w:date="2026-05-06T19:47:00Z" w16du:dateUtc="2026-05-06T09:47:00Z">
        <w:r w:rsidR="00433CCC">
          <w:rPr>
            <w:rFonts w:ascii="Times New Roman" w:hAnsi="Times New Roman" w:cs="Times New Roman"/>
            <w:sz w:val="24"/>
            <w:szCs w:val="24"/>
            <w:lang w:val="en-US"/>
          </w:rPr>
          <w:t>In practice, this can lead to biased estimates of treatment effects where geometric design may absorb the influence of traffic of environmental conditions</w:t>
        </w:r>
      </w:ins>
      <w:ins w:id="91" w:author="Gonzalo Ríos" w:date="2026-05-06T20:43:00Z" w16du:dateUtc="2026-05-06T10:43:00Z">
        <w:r w:rsidR="00293A13">
          <w:rPr>
            <w:rFonts w:ascii="Times New Roman" w:hAnsi="Times New Roman" w:cs="Times New Roman"/>
            <w:sz w:val="24"/>
            <w:szCs w:val="24"/>
            <w:lang w:val="en-US"/>
          </w:rPr>
          <w:t xml:space="preserve"> </w:t>
        </w:r>
      </w:ins>
      <w:customXmlInsRangeStart w:id="92" w:author="Gonzalo Ríos" w:date="2026-05-06T20:44:00Z"/>
      <w:sdt>
        <w:sdtPr>
          <w:rPr>
            <w:rFonts w:ascii="Times New Roman" w:hAnsi="Times New Roman" w:cs="Times New Roman"/>
            <w:sz w:val="24"/>
            <w:szCs w:val="24"/>
            <w:lang w:val="en-US"/>
          </w:rPr>
          <w:id w:val="-985401922"/>
          <w:citation/>
        </w:sdtPr>
        <w:sdtContent>
          <w:customXmlInsRangeEnd w:id="92"/>
          <w:ins w:id="93" w:author="Gonzalo Ríos" w:date="2026-05-06T20:44:00Z" w16du:dateUtc="2026-05-06T10:44:00Z">
            <w:r w:rsidR="00293A13">
              <w:rPr>
                <w:rFonts w:ascii="Times New Roman" w:hAnsi="Times New Roman" w:cs="Times New Roman"/>
                <w:sz w:val="24"/>
                <w:szCs w:val="24"/>
                <w:lang w:val="en-US"/>
              </w:rPr>
              <w:fldChar w:fldCharType="begin"/>
            </w:r>
            <w:r w:rsidR="00293A13" w:rsidRPr="00293A13">
              <w:rPr>
                <w:rFonts w:ascii="Times New Roman" w:hAnsi="Times New Roman" w:cs="Times New Roman"/>
                <w:sz w:val="24"/>
                <w:szCs w:val="24"/>
                <w:lang w:val="en-US"/>
                <w:rPrChange w:id="94" w:author="Gonzalo Ríos" w:date="2026-05-06T20:44:00Z" w16du:dateUtc="2026-05-06T10:44:00Z">
                  <w:rPr>
                    <w:rFonts w:ascii="Times New Roman" w:hAnsi="Times New Roman" w:cs="Times New Roman"/>
                    <w:sz w:val="24"/>
                    <w:szCs w:val="24"/>
                  </w:rPr>
                </w:rPrChange>
              </w:rPr>
              <w:instrText xml:space="preserve"> CITATION WuL17 \l 13322 </w:instrText>
            </w:r>
          </w:ins>
          <w:r w:rsidR="00293A13">
            <w:rPr>
              <w:rFonts w:ascii="Times New Roman" w:hAnsi="Times New Roman" w:cs="Times New Roman"/>
              <w:sz w:val="24"/>
              <w:szCs w:val="24"/>
              <w:lang w:val="en-US"/>
            </w:rPr>
            <w:fldChar w:fldCharType="separate"/>
          </w:r>
          <w:ins w:id="95" w:author="Gonzalo Ríos" w:date="2026-05-06T20:44:00Z" w16du:dateUtc="2026-05-06T10:44:00Z">
            <w:r w:rsidR="00293A13" w:rsidRPr="00293A13">
              <w:rPr>
                <w:rFonts w:ascii="Times New Roman" w:hAnsi="Times New Roman" w:cs="Times New Roman"/>
                <w:noProof/>
                <w:sz w:val="24"/>
                <w:szCs w:val="24"/>
                <w:lang w:val="en-US"/>
                <w:rPrChange w:id="96" w:author="Gonzalo Ríos" w:date="2026-05-06T20:44:00Z" w16du:dateUtc="2026-05-06T10:44:00Z">
                  <w:rPr/>
                </w:rPrChange>
              </w:rPr>
              <w:t>(Wu, 2017)</w:t>
            </w:r>
            <w:r w:rsidR="00293A13">
              <w:rPr>
                <w:rFonts w:ascii="Times New Roman" w:hAnsi="Times New Roman" w:cs="Times New Roman"/>
                <w:sz w:val="24"/>
                <w:szCs w:val="24"/>
                <w:lang w:val="en-US"/>
              </w:rPr>
              <w:fldChar w:fldCharType="end"/>
            </w:r>
          </w:ins>
          <w:customXmlInsRangeStart w:id="97" w:author="Gonzalo Ríos" w:date="2026-05-06T20:44:00Z"/>
        </w:sdtContent>
      </w:sdt>
      <w:customXmlInsRangeEnd w:id="97"/>
      <w:ins w:id="98" w:author="Gonzalo Ríos" w:date="2026-05-06T19:47:00Z" w16du:dateUtc="2026-05-06T09:47:00Z">
        <w:r w:rsidR="00433CCC">
          <w:rPr>
            <w:rFonts w:ascii="Times New Roman" w:hAnsi="Times New Roman" w:cs="Times New Roman"/>
            <w:sz w:val="24"/>
            <w:szCs w:val="24"/>
            <w:lang w:val="en-US"/>
          </w:rPr>
          <w:t>.</w:t>
        </w:r>
      </w:ins>
    </w:p>
    <w:p w14:paraId="2532644F" w14:textId="3F6E2C93" w:rsidR="00433CCC" w:rsidRDefault="00433CCC" w:rsidP="00885326">
      <w:pPr>
        <w:jc w:val="both"/>
        <w:rPr>
          <w:ins w:id="99" w:author="Gonzalo Ríos" w:date="2026-05-06T19:49:00Z" w16du:dateUtc="2026-05-06T09:49:00Z"/>
          <w:rFonts w:ascii="Times New Roman" w:hAnsi="Times New Roman" w:cs="Times New Roman"/>
          <w:sz w:val="24"/>
          <w:szCs w:val="24"/>
          <w:lang w:val="en-US"/>
        </w:rPr>
      </w:pPr>
      <w:ins w:id="100" w:author="Gonzalo Ríos" w:date="2026-05-06T19:47:00Z" w16du:dateUtc="2026-05-06T09:47:00Z">
        <w:r>
          <w:rPr>
            <w:rFonts w:ascii="Times New Roman" w:hAnsi="Times New Roman" w:cs="Times New Roman"/>
            <w:sz w:val="24"/>
            <w:szCs w:val="24"/>
            <w:lang w:val="en-US"/>
          </w:rPr>
          <w:t>Third, traditional regression-based approaches often rely on complete</w:t>
        </w:r>
      </w:ins>
      <w:ins w:id="101" w:author="Gonzalo Ríos" w:date="2026-05-06T19:48:00Z" w16du:dateUtc="2026-05-06T09:48:00Z">
        <w:r>
          <w:rPr>
            <w:rFonts w:ascii="Times New Roman" w:hAnsi="Times New Roman" w:cs="Times New Roman"/>
            <w:sz w:val="24"/>
            <w:szCs w:val="24"/>
            <w:lang w:val="en-US"/>
          </w:rPr>
          <w:t xml:space="preserve"> pooling or fixed-parameter specifications, assuming that the data-generating process is homogeneous across all observations. However, crash data are inherently structured, with observations nested within road segments, functional classes, or environmental contexts. Ignoring the </w:t>
        </w:r>
        <w:r>
          <w:rPr>
            <w:rFonts w:ascii="Times New Roman" w:hAnsi="Times New Roman" w:cs="Times New Roman"/>
            <w:sz w:val="24"/>
            <w:szCs w:val="24"/>
            <w:lang w:val="en-US"/>
          </w:rPr>
          <w:lastRenderedPageBreak/>
          <w:t xml:space="preserve">hierarchical </w:t>
        </w:r>
      </w:ins>
      <w:ins w:id="102" w:author="Gonzalo Ríos" w:date="2026-05-06T19:49:00Z" w16du:dateUtc="2026-05-06T09:49:00Z">
        <w:r>
          <w:rPr>
            <w:rFonts w:ascii="Times New Roman" w:hAnsi="Times New Roman" w:cs="Times New Roman"/>
            <w:sz w:val="24"/>
            <w:szCs w:val="24"/>
            <w:lang w:val="en-US"/>
          </w:rPr>
          <w:t>structure can lead to biased inference and unstable estimates, especially in the presence of unobserved heterogeneity</w:t>
        </w:r>
      </w:ins>
      <w:ins w:id="103" w:author="Gonzalo Ríos" w:date="2026-05-06T20:45:00Z" w16du:dateUtc="2026-05-06T10:45:00Z">
        <w:r w:rsidR="00293A13">
          <w:rPr>
            <w:rFonts w:ascii="Times New Roman" w:hAnsi="Times New Roman" w:cs="Times New Roman"/>
            <w:sz w:val="24"/>
            <w:szCs w:val="24"/>
            <w:lang w:val="en-US"/>
          </w:rPr>
          <w:t xml:space="preserve"> </w:t>
        </w:r>
      </w:ins>
      <w:customXmlInsRangeStart w:id="104" w:author="Gonzalo Ríos" w:date="2026-05-06T20:47:00Z"/>
      <w:sdt>
        <w:sdtPr>
          <w:rPr>
            <w:rFonts w:ascii="Times New Roman" w:hAnsi="Times New Roman" w:cs="Times New Roman"/>
            <w:sz w:val="24"/>
            <w:szCs w:val="24"/>
            <w:lang w:val="en-US"/>
          </w:rPr>
          <w:id w:val="-855971213"/>
          <w:citation/>
        </w:sdtPr>
        <w:sdtContent>
          <w:customXmlInsRangeEnd w:id="104"/>
          <w:ins w:id="105" w:author="Gonzalo Ríos" w:date="2026-05-06T20:47:00Z" w16du:dateUtc="2026-05-06T10:47:00Z">
            <w:r w:rsidR="00293A13">
              <w:rPr>
                <w:rFonts w:ascii="Times New Roman" w:hAnsi="Times New Roman" w:cs="Times New Roman"/>
                <w:sz w:val="24"/>
                <w:szCs w:val="24"/>
                <w:lang w:val="en-US"/>
              </w:rPr>
              <w:fldChar w:fldCharType="begin"/>
            </w:r>
            <w:r w:rsidR="00293A13" w:rsidRPr="00293A13">
              <w:rPr>
                <w:rFonts w:ascii="Times New Roman" w:hAnsi="Times New Roman" w:cs="Times New Roman"/>
                <w:sz w:val="24"/>
                <w:szCs w:val="24"/>
                <w:lang w:val="en-US"/>
                <w:rPrChange w:id="106" w:author="Gonzalo Ríos" w:date="2026-05-06T20:47:00Z" w16du:dateUtc="2026-05-06T10:47:00Z">
                  <w:rPr>
                    <w:rFonts w:ascii="Times New Roman" w:hAnsi="Times New Roman" w:cs="Times New Roman"/>
                    <w:sz w:val="24"/>
                    <w:szCs w:val="24"/>
                  </w:rPr>
                </w:rPrChange>
              </w:rPr>
              <w:instrText xml:space="preserve"> CITATION Wal18 \l 13322 </w:instrText>
            </w:r>
          </w:ins>
          <w:r w:rsidR="00293A13">
            <w:rPr>
              <w:rFonts w:ascii="Times New Roman" w:hAnsi="Times New Roman" w:cs="Times New Roman"/>
              <w:sz w:val="24"/>
              <w:szCs w:val="24"/>
              <w:lang w:val="en-US"/>
            </w:rPr>
            <w:fldChar w:fldCharType="separate"/>
          </w:r>
          <w:ins w:id="107" w:author="Gonzalo Ríos" w:date="2026-05-06T20:47:00Z" w16du:dateUtc="2026-05-06T10:47:00Z">
            <w:r w:rsidR="00293A13" w:rsidRPr="00293A13">
              <w:rPr>
                <w:rFonts w:ascii="Times New Roman" w:hAnsi="Times New Roman" w:cs="Times New Roman"/>
                <w:noProof/>
                <w:sz w:val="24"/>
                <w:szCs w:val="24"/>
                <w:lang w:val="en-US"/>
                <w:rPrChange w:id="108" w:author="Gonzalo Ríos" w:date="2026-05-06T20:47:00Z" w16du:dateUtc="2026-05-06T10:47:00Z">
                  <w:rPr/>
                </w:rPrChange>
              </w:rPr>
              <w:t>(Wali, 2018)</w:t>
            </w:r>
            <w:r w:rsidR="00293A13">
              <w:rPr>
                <w:rFonts w:ascii="Times New Roman" w:hAnsi="Times New Roman" w:cs="Times New Roman"/>
                <w:sz w:val="24"/>
                <w:szCs w:val="24"/>
                <w:lang w:val="en-US"/>
              </w:rPr>
              <w:fldChar w:fldCharType="end"/>
            </w:r>
          </w:ins>
          <w:customXmlInsRangeStart w:id="109" w:author="Gonzalo Ríos" w:date="2026-05-06T20:47:00Z"/>
        </w:sdtContent>
      </w:sdt>
      <w:customXmlInsRangeEnd w:id="109"/>
      <w:ins w:id="110" w:author="Gonzalo Ríos" w:date="2026-05-06T19:49:00Z" w16du:dateUtc="2026-05-06T09:49:00Z">
        <w:r>
          <w:rPr>
            <w:rFonts w:ascii="Times New Roman" w:hAnsi="Times New Roman" w:cs="Times New Roman"/>
            <w:sz w:val="24"/>
            <w:szCs w:val="24"/>
            <w:lang w:val="en-US"/>
          </w:rPr>
          <w:t>.</w:t>
        </w:r>
      </w:ins>
    </w:p>
    <w:p w14:paraId="7C97208B" w14:textId="00859A6B" w:rsidR="00433CCC" w:rsidRDefault="00433CCC" w:rsidP="00885326">
      <w:pPr>
        <w:jc w:val="both"/>
        <w:rPr>
          <w:ins w:id="111" w:author="Gonzalo Ríos" w:date="2026-05-06T19:55:00Z" w16du:dateUtc="2026-05-06T09:55:00Z"/>
          <w:rFonts w:ascii="Times New Roman" w:hAnsi="Times New Roman" w:cs="Times New Roman"/>
          <w:sz w:val="24"/>
          <w:szCs w:val="24"/>
          <w:lang w:val="en-US"/>
        </w:rPr>
      </w:pPr>
      <w:ins w:id="112" w:author="Gonzalo Ríos" w:date="2026-05-06T19:52:00Z" w16du:dateUtc="2026-05-06T09:52:00Z">
        <w:r>
          <w:rPr>
            <w:rFonts w:ascii="Times New Roman" w:hAnsi="Times New Roman" w:cs="Times New Roman"/>
            <w:sz w:val="24"/>
            <w:szCs w:val="24"/>
            <w:lang w:val="en-US"/>
          </w:rPr>
          <w:t>To address these limitations, this study analyzes the use of hierarchical models for crash frequency and road safety analysis. This setting integrates</w:t>
        </w:r>
      </w:ins>
      <w:ins w:id="113" w:author="Gonzalo Ríos" w:date="2026-05-06T19:53:00Z" w16du:dateUtc="2026-05-06T09:53:00Z">
        <w:r>
          <w:rPr>
            <w:rFonts w:ascii="Times New Roman" w:hAnsi="Times New Roman" w:cs="Times New Roman"/>
            <w:sz w:val="24"/>
            <w:szCs w:val="24"/>
            <w:lang w:val="en-US"/>
          </w:rPr>
          <w:t xml:space="preserve"> exposure, geometric design, and contextual factors within a unified specification. Furthermore, this approach extends traditional models by allowing exposure to enter the model as a varying coefficient, enabling the elasticity of crashes with respect to traffic to depend on contextual factors</w:t>
        </w:r>
      </w:ins>
      <w:ins w:id="114" w:author="Gonzalo Ríos" w:date="2026-05-06T20:47:00Z" w16du:dateUtc="2026-05-06T10:47:00Z">
        <w:r w:rsidR="00A138A5">
          <w:rPr>
            <w:rFonts w:ascii="Times New Roman" w:hAnsi="Times New Roman" w:cs="Times New Roman"/>
            <w:sz w:val="24"/>
            <w:szCs w:val="24"/>
            <w:lang w:val="en-US"/>
          </w:rPr>
          <w:t xml:space="preserve"> </w:t>
        </w:r>
      </w:ins>
      <w:customXmlInsRangeStart w:id="115" w:author="Gonzalo Ríos" w:date="2026-05-06T20:47:00Z"/>
      <w:sdt>
        <w:sdtPr>
          <w:rPr>
            <w:rFonts w:ascii="Times New Roman" w:hAnsi="Times New Roman" w:cs="Times New Roman"/>
            <w:sz w:val="24"/>
            <w:szCs w:val="24"/>
            <w:lang w:val="en-US"/>
          </w:rPr>
          <w:id w:val="423851097"/>
          <w:citation/>
        </w:sdtPr>
        <w:sdtContent>
          <w:customXmlInsRangeEnd w:id="115"/>
          <w:ins w:id="116" w:author="Gonzalo Ríos" w:date="2026-05-06T20:47:00Z" w16du:dateUtc="2026-05-06T10:47:00Z">
            <w:r w:rsidR="00A138A5">
              <w:rPr>
                <w:rFonts w:ascii="Times New Roman" w:hAnsi="Times New Roman" w:cs="Times New Roman"/>
                <w:sz w:val="24"/>
                <w:szCs w:val="24"/>
                <w:lang w:val="en-US"/>
              </w:rPr>
              <w:fldChar w:fldCharType="begin"/>
            </w:r>
            <w:r w:rsidR="00A138A5" w:rsidRPr="00A138A5">
              <w:rPr>
                <w:rFonts w:ascii="Times New Roman" w:hAnsi="Times New Roman" w:cs="Times New Roman"/>
                <w:sz w:val="24"/>
                <w:szCs w:val="24"/>
                <w:lang w:val="en-US"/>
                <w:rPrChange w:id="117" w:author="Gonzalo Ríos" w:date="2026-05-06T20:47:00Z" w16du:dateUtc="2026-05-06T10:47:00Z">
                  <w:rPr>
                    <w:rFonts w:ascii="Times New Roman" w:hAnsi="Times New Roman" w:cs="Times New Roman"/>
                    <w:sz w:val="24"/>
                    <w:szCs w:val="24"/>
                  </w:rPr>
                </w:rPrChange>
              </w:rPr>
              <w:instrText xml:space="preserve"> CITATION Che14 \l 13322 </w:instrText>
            </w:r>
          </w:ins>
          <w:r w:rsidR="00A138A5">
            <w:rPr>
              <w:rFonts w:ascii="Times New Roman" w:hAnsi="Times New Roman" w:cs="Times New Roman"/>
              <w:sz w:val="24"/>
              <w:szCs w:val="24"/>
              <w:lang w:val="en-US"/>
            </w:rPr>
            <w:fldChar w:fldCharType="separate"/>
          </w:r>
          <w:ins w:id="118" w:author="Gonzalo Ríos" w:date="2026-05-06T20:47:00Z" w16du:dateUtc="2026-05-06T10:47:00Z">
            <w:r w:rsidR="00A138A5" w:rsidRPr="00A138A5">
              <w:rPr>
                <w:rFonts w:ascii="Times New Roman" w:hAnsi="Times New Roman" w:cs="Times New Roman"/>
                <w:noProof/>
                <w:sz w:val="24"/>
                <w:szCs w:val="24"/>
                <w:lang w:val="en-US"/>
                <w:rPrChange w:id="119" w:author="Gonzalo Ríos" w:date="2026-05-06T20:47:00Z" w16du:dateUtc="2026-05-06T10:47:00Z">
                  <w:rPr/>
                </w:rPrChange>
              </w:rPr>
              <w:t>(Chen, 2014)</w:t>
            </w:r>
            <w:r w:rsidR="00A138A5">
              <w:rPr>
                <w:rFonts w:ascii="Times New Roman" w:hAnsi="Times New Roman" w:cs="Times New Roman"/>
                <w:sz w:val="24"/>
                <w:szCs w:val="24"/>
                <w:lang w:val="en-US"/>
              </w:rPr>
              <w:fldChar w:fldCharType="end"/>
            </w:r>
          </w:ins>
          <w:customXmlInsRangeStart w:id="120" w:author="Gonzalo Ríos" w:date="2026-05-06T20:47:00Z"/>
        </w:sdtContent>
      </w:sdt>
      <w:customXmlInsRangeEnd w:id="120"/>
      <w:ins w:id="121" w:author="Gonzalo Ríos" w:date="2026-05-06T19:53:00Z" w16du:dateUtc="2026-05-06T09:53:00Z">
        <w:r>
          <w:rPr>
            <w:rFonts w:ascii="Times New Roman" w:hAnsi="Times New Roman" w:cs="Times New Roman"/>
            <w:sz w:val="24"/>
            <w:szCs w:val="24"/>
            <w:lang w:val="en-US"/>
          </w:rPr>
          <w:t xml:space="preserve">. This formulation explicitly </w:t>
        </w:r>
      </w:ins>
      <w:ins w:id="122" w:author="Gonzalo Ríos" w:date="2026-05-06T19:54:00Z" w16du:dateUtc="2026-05-06T09:54:00Z">
        <w:r>
          <w:rPr>
            <w:rFonts w:ascii="Times New Roman" w:hAnsi="Times New Roman" w:cs="Times New Roman"/>
            <w:sz w:val="24"/>
            <w:szCs w:val="24"/>
            <w:lang w:val="en-US"/>
          </w:rPr>
          <w:t>separates baseline crash propensity from traffic-response behavior, providing a more flexible and behaviorally consistent representation of crash generation mechanisms.</w:t>
        </w:r>
      </w:ins>
    </w:p>
    <w:p w14:paraId="13F850B1" w14:textId="6C676EF5" w:rsidR="00E616EE" w:rsidRDefault="00E616EE" w:rsidP="00885326">
      <w:pPr>
        <w:jc w:val="both"/>
        <w:rPr>
          <w:ins w:id="123" w:author="Gonzalo Ríos" w:date="2026-05-06T19:57:00Z" w16du:dateUtc="2026-05-06T09:57:00Z"/>
          <w:rFonts w:ascii="Times New Roman" w:hAnsi="Times New Roman" w:cs="Times New Roman"/>
          <w:sz w:val="24"/>
          <w:szCs w:val="24"/>
          <w:lang w:val="en-US"/>
        </w:rPr>
      </w:pPr>
      <w:ins w:id="124" w:author="Gonzalo Ríos" w:date="2026-05-06T19:55:00Z" w16du:dateUtc="2026-05-06T09:55:00Z">
        <w:r>
          <w:rPr>
            <w:rFonts w:ascii="Times New Roman" w:hAnsi="Times New Roman" w:cs="Times New Roman"/>
            <w:sz w:val="24"/>
            <w:szCs w:val="24"/>
            <w:lang w:val="en-US"/>
          </w:rPr>
          <w:t>Along with this advantage, the framework has the ability to derive CMFs directly from a one-stage model. Unlike traditional approaches that treat CMFs as fixed multiplicative</w:t>
        </w:r>
      </w:ins>
      <w:ins w:id="125" w:author="Gonzalo Ríos" w:date="2026-05-06T19:56:00Z" w16du:dateUtc="2026-05-06T09:56:00Z">
        <w:r>
          <w:rPr>
            <w:rFonts w:ascii="Times New Roman" w:hAnsi="Times New Roman" w:cs="Times New Roman"/>
            <w:sz w:val="24"/>
            <w:szCs w:val="24"/>
            <w:lang w:val="en-US"/>
          </w:rPr>
          <w:t xml:space="preserve"> adjustments, the hierarchical model embeds treatment effects within the same structure as exposure and contextual variables. As a result, CMFs can be interpreted as functions rather than constant, allowing their effects to vary across traffic levels and environmental conditions. This provides a more realistic representation of safety impacts, particularly for interven</w:t>
        </w:r>
      </w:ins>
      <w:ins w:id="126" w:author="Gonzalo Ríos" w:date="2026-05-06T19:57:00Z" w16du:dateUtc="2026-05-06T09:57:00Z">
        <w:r>
          <w:rPr>
            <w:rFonts w:ascii="Times New Roman" w:hAnsi="Times New Roman" w:cs="Times New Roman"/>
            <w:sz w:val="24"/>
            <w:szCs w:val="24"/>
            <w:lang w:val="en-US"/>
          </w:rPr>
          <w:t>tions whose effectiveness depends on exposure.</w:t>
        </w:r>
      </w:ins>
    </w:p>
    <w:p w14:paraId="4E239CFB" w14:textId="2AF2B466" w:rsidR="00E616EE" w:rsidRDefault="00493BCE" w:rsidP="00885326">
      <w:pPr>
        <w:jc w:val="both"/>
        <w:rPr>
          <w:ins w:id="127" w:author="Gonzalo Ríos" w:date="2026-05-06T20:03:00Z" w16du:dateUtc="2026-05-06T10:03:00Z"/>
          <w:rFonts w:ascii="Times New Roman" w:hAnsi="Times New Roman" w:cs="Times New Roman"/>
          <w:sz w:val="24"/>
          <w:szCs w:val="24"/>
          <w:lang w:val="en-US"/>
        </w:rPr>
      </w:pPr>
      <w:ins w:id="128" w:author="Gonzalo Ríos" w:date="2026-05-06T19:57:00Z" w16du:dateUtc="2026-05-06T09:57:00Z">
        <w:r>
          <w:rPr>
            <w:rFonts w:ascii="Times New Roman" w:hAnsi="Times New Roman" w:cs="Times New Roman"/>
            <w:sz w:val="24"/>
            <w:szCs w:val="24"/>
            <w:lang w:val="en-US"/>
          </w:rPr>
          <w:t xml:space="preserve">The framework is evaluated using three empirical datasets: the Washington state dataset, the Queensland Heavy Vehicles dataset, and a rural roads dataset from Maine. </w:t>
        </w:r>
      </w:ins>
      <w:ins w:id="129" w:author="Gonzalo Ríos" w:date="2026-05-06T20:02:00Z" w16du:dateUtc="2026-05-06T10:02:00Z">
        <w:r>
          <w:rPr>
            <w:rFonts w:ascii="Times New Roman" w:hAnsi="Times New Roman" w:cs="Times New Roman"/>
            <w:sz w:val="24"/>
            <w:szCs w:val="24"/>
            <w:lang w:val="en-US"/>
          </w:rPr>
          <w:t>These case studies allow for the assessment of the model under different levels of heterogeneity and data structures. The results show th</w:t>
        </w:r>
      </w:ins>
      <w:ins w:id="130" w:author="Gonzalo Ríos" w:date="2026-05-06T20:03:00Z" w16du:dateUtc="2026-05-06T10:03:00Z">
        <w:r>
          <w:rPr>
            <w:rFonts w:ascii="Times New Roman" w:hAnsi="Times New Roman" w:cs="Times New Roman"/>
            <w:sz w:val="24"/>
            <w:szCs w:val="24"/>
            <w:lang w:val="en-US"/>
          </w:rPr>
          <w:t>at the hierarchical approach improves predictive performance, stabilizes estimates, and provides more interpretable and behaviorally consistent CMFs compared to traditional specifications.</w:t>
        </w:r>
      </w:ins>
    </w:p>
    <w:p w14:paraId="116F7DA0" w14:textId="19A120E3" w:rsidR="00493BCE" w:rsidRPr="00885326" w:rsidRDefault="00493BCE">
      <w:pPr>
        <w:jc w:val="both"/>
        <w:rPr>
          <w:rFonts w:ascii="Times New Roman" w:hAnsi="Times New Roman" w:cs="Times New Roman"/>
          <w:sz w:val="24"/>
          <w:szCs w:val="24"/>
          <w:lang w:val="en-US"/>
          <w:rPrChange w:id="131" w:author="Gonzalo Ríos" w:date="2026-05-06T19:35:00Z" w16du:dateUtc="2026-05-06T09:35:00Z">
            <w:rPr>
              <w:rFonts w:ascii="Times New Roman" w:hAnsi="Times New Roman" w:cs="Times New Roman"/>
              <w:b/>
              <w:bCs/>
              <w:sz w:val="24"/>
              <w:szCs w:val="24"/>
              <w:lang w:val="en-US"/>
            </w:rPr>
          </w:rPrChange>
        </w:rPr>
        <w:pPrChange w:id="132" w:author="Gonzalo Ríos" w:date="2026-05-06T19:35:00Z" w16du:dateUtc="2026-05-06T09:35:00Z">
          <w:pPr/>
        </w:pPrChange>
      </w:pPr>
      <w:ins w:id="133" w:author="Gonzalo Ríos" w:date="2026-05-06T20:03:00Z" w16du:dateUtc="2026-05-06T10:03:00Z">
        <w:r>
          <w:rPr>
            <w:rFonts w:ascii="Times New Roman" w:hAnsi="Times New Roman" w:cs="Times New Roman"/>
            <w:sz w:val="24"/>
            <w:szCs w:val="24"/>
            <w:lang w:val="en-US"/>
          </w:rPr>
          <w:t xml:space="preserve">Overall, this study contributes to the road safety literature by analyzing a unified modeling framework that bridges SPF and </w:t>
        </w:r>
      </w:ins>
      <w:ins w:id="134" w:author="Gonzalo Ríos" w:date="2026-05-06T20:04:00Z" w16du:dateUtc="2026-05-06T10:04:00Z">
        <w:r>
          <w:rPr>
            <w:rFonts w:ascii="Times New Roman" w:hAnsi="Times New Roman" w:cs="Times New Roman"/>
            <w:sz w:val="24"/>
            <w:szCs w:val="24"/>
            <w:lang w:val="en-US"/>
          </w:rPr>
          <w:t>CMF development, incorporating exposure in a flexible manner, and accounts for structured heterogeneity in crash data. The findings have important implications for both methodological development and practical applications in road safety management and infrastructure design.</w:t>
        </w:r>
      </w:ins>
    </w:p>
    <w:p w14:paraId="68D93048" w14:textId="0DD16221" w:rsidR="00945933" w:rsidRDefault="00945933">
      <w:pPr>
        <w:rPr>
          <w:rFonts w:ascii="Times New Roman" w:hAnsi="Times New Roman" w:cs="Times New Roman"/>
          <w:b/>
          <w:bCs/>
          <w:sz w:val="24"/>
          <w:szCs w:val="24"/>
          <w:lang w:val="en-US"/>
        </w:rPr>
      </w:pPr>
      <w:r>
        <w:rPr>
          <w:rFonts w:ascii="Times New Roman" w:hAnsi="Times New Roman" w:cs="Times New Roman"/>
          <w:b/>
          <w:bCs/>
          <w:sz w:val="24"/>
          <w:szCs w:val="24"/>
          <w:lang w:val="en-US"/>
        </w:rPr>
        <w:t>Literature review</w:t>
      </w:r>
    </w:p>
    <w:p w14:paraId="3BC35B18" w14:textId="07FB9277" w:rsidR="000802C9" w:rsidRDefault="00680432">
      <w:pPr>
        <w:rPr>
          <w:rFonts w:ascii="Times New Roman" w:hAnsi="Times New Roman" w:cs="Times New Roman"/>
          <w:b/>
          <w:bCs/>
          <w:sz w:val="24"/>
          <w:szCs w:val="24"/>
          <w:lang w:val="en-US"/>
        </w:rPr>
      </w:pPr>
      <w:r w:rsidRPr="00680432">
        <w:rPr>
          <w:rFonts w:ascii="Times New Roman" w:hAnsi="Times New Roman" w:cs="Times New Roman"/>
          <w:b/>
          <w:bCs/>
          <w:sz w:val="24"/>
          <w:szCs w:val="24"/>
          <w:lang w:val="en-US"/>
        </w:rPr>
        <w:t>Multilevel modelling in traffic safety analysis</w:t>
      </w:r>
    </w:p>
    <w:p w14:paraId="30CBD8B4" w14:textId="099D43B4" w:rsidR="00680432" w:rsidRDefault="006B46BF" w:rsidP="00680432">
      <w:pPr>
        <w:jc w:val="both"/>
        <w:rPr>
          <w:rFonts w:ascii="Times New Roman" w:hAnsi="Times New Roman" w:cs="Times New Roman"/>
          <w:sz w:val="24"/>
          <w:szCs w:val="24"/>
          <w:lang w:val="en-US"/>
        </w:rPr>
      </w:pPr>
      <w:r w:rsidRPr="006B46BF">
        <w:rPr>
          <w:rFonts w:ascii="Times New Roman" w:hAnsi="Times New Roman" w:cs="Times New Roman"/>
          <w:sz w:val="24"/>
          <w:szCs w:val="24"/>
          <w:lang w:val="en-US"/>
        </w:rPr>
        <w:t>The deve</w:t>
      </w:r>
      <w:r>
        <w:rPr>
          <w:rFonts w:ascii="Times New Roman" w:hAnsi="Times New Roman" w:cs="Times New Roman"/>
          <w:sz w:val="24"/>
          <w:szCs w:val="24"/>
          <w:lang w:val="en-US"/>
        </w:rPr>
        <w:t>lopment of fully specific models that capture all variables and interactions between the covariates in the design matrix (features) is still a challenge for road safety analysis and geometric design of highway roads. The traditional crash prediction model proposed by the Highway Safety Manual (HSM) has the structure shown in Equation (1)</w:t>
      </w:r>
      <w:sdt>
        <w:sdtPr>
          <w:rPr>
            <w:rFonts w:ascii="Times New Roman" w:hAnsi="Times New Roman" w:cs="Times New Roman"/>
            <w:sz w:val="24"/>
            <w:szCs w:val="24"/>
            <w:lang w:val="en-US"/>
          </w:rPr>
          <w:id w:val="-785424752"/>
          <w:citation/>
        </w:sdtPr>
        <w:sdtContent>
          <w:r w:rsidR="00345BB0">
            <w:rPr>
              <w:rFonts w:ascii="Times New Roman" w:hAnsi="Times New Roman" w:cs="Times New Roman"/>
              <w:sz w:val="24"/>
              <w:szCs w:val="24"/>
              <w:lang w:val="en-US"/>
            </w:rPr>
            <w:fldChar w:fldCharType="begin"/>
          </w:r>
          <w:r w:rsidR="00345BB0" w:rsidRPr="00345BB0">
            <w:rPr>
              <w:rFonts w:ascii="Times New Roman" w:hAnsi="Times New Roman" w:cs="Times New Roman"/>
              <w:sz w:val="24"/>
              <w:szCs w:val="24"/>
              <w:lang w:val="en-US"/>
            </w:rPr>
            <w:instrText xml:space="preserve"> CITATION Bah14 \l 13322 </w:instrText>
          </w:r>
          <w:r w:rsidR="00345BB0">
            <w:rPr>
              <w:rFonts w:ascii="Times New Roman" w:hAnsi="Times New Roman" w:cs="Times New Roman"/>
              <w:sz w:val="24"/>
              <w:szCs w:val="24"/>
              <w:lang w:val="en-US"/>
            </w:rPr>
            <w:instrText xml:space="preserve"> \m Elv13</w:instrText>
          </w:r>
          <w:r w:rsidR="00345BB0">
            <w:rPr>
              <w:rFonts w:ascii="Times New Roman" w:hAnsi="Times New Roman" w:cs="Times New Roman"/>
              <w:sz w:val="24"/>
              <w:szCs w:val="24"/>
              <w:lang w:val="en-US"/>
            </w:rPr>
            <w:fldChar w:fldCharType="separate"/>
          </w:r>
          <w:r w:rsidR="00902A32">
            <w:rPr>
              <w:rFonts w:ascii="Times New Roman" w:hAnsi="Times New Roman" w:cs="Times New Roman"/>
              <w:noProof/>
              <w:sz w:val="24"/>
              <w:szCs w:val="24"/>
              <w:lang w:val="en-US"/>
            </w:rPr>
            <w:t xml:space="preserve"> </w:t>
          </w:r>
          <w:r w:rsidR="00902A32" w:rsidRPr="00902A32">
            <w:rPr>
              <w:rFonts w:ascii="Times New Roman" w:hAnsi="Times New Roman" w:cs="Times New Roman"/>
              <w:noProof/>
              <w:sz w:val="24"/>
              <w:szCs w:val="24"/>
              <w:lang w:val="en-US"/>
            </w:rPr>
            <w:t>(Bahar, 2014; Elvik R. , International transferability of accident modification functions for horizontal curves, 2013)</w:t>
          </w:r>
          <w:r w:rsidR="00345BB0">
            <w:rPr>
              <w:rFonts w:ascii="Times New Roman" w:hAnsi="Times New Roman" w:cs="Times New Roman"/>
              <w:sz w:val="24"/>
              <w:szCs w:val="24"/>
              <w:lang w:val="en-US"/>
            </w:rPr>
            <w:fldChar w:fldCharType="end"/>
          </w:r>
        </w:sdtContent>
      </w:sdt>
      <w:r w:rsidR="00345BB0">
        <w:rPr>
          <w:rFonts w:ascii="Times New Roman" w:hAnsi="Times New Roman" w:cs="Times New Roman"/>
          <w:sz w:val="24"/>
          <w:szCs w:val="24"/>
          <w:lang w:val="en-US"/>
        </w:rPr>
        <w:t>:</w:t>
      </w:r>
    </w:p>
    <w:p w14:paraId="5EFF9676" w14:textId="3F45DD81" w:rsidR="00680432" w:rsidRPr="00680432" w:rsidRDefault="00000000" w:rsidP="00680432">
      <w:pPr>
        <w:jc w:val="both"/>
        <w:rPr>
          <w:rFonts w:ascii="Times New Roman" w:eastAsiaTheme="minorEastAsia" w:hAnsi="Times New Roman" w:cs="Times New Roman"/>
          <w:sz w:val="24"/>
          <w:szCs w:val="24"/>
          <w:lang w:val="en-US"/>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p</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spf,x</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eastAsiaTheme="minorEastAsia" w:hAnsi="Cambria Math" w:cs="Times New Roman"/>
              <w:sz w:val="24"/>
              <w:szCs w:val="24"/>
              <w:lang w:val="en-US"/>
            </w:rPr>
            <m:t>×</m:t>
          </m:r>
          <m:nary>
            <m:naryPr>
              <m:chr m:val="∏"/>
              <m:limLoc m:val="subSup"/>
              <m:ctrlPr>
                <w:rPr>
                  <w:rFonts w:ascii="Cambria Math" w:eastAsiaTheme="minorEastAsia" w:hAnsi="Cambria Math" w:cs="Times New Roman"/>
                  <w:i/>
                  <w:sz w:val="24"/>
                  <w:szCs w:val="24"/>
                  <w:lang w:val="en-US"/>
                </w:rPr>
              </m:ctrlPr>
            </m:naryPr>
            <m:sub>
              <m:r>
                <w:rPr>
                  <w:rFonts w:ascii="Cambria Math" w:eastAsiaTheme="minorEastAsia" w:hAnsi="Cambria Math" w:cs="Times New Roman"/>
                  <w:sz w:val="24"/>
                  <w:szCs w:val="24"/>
                  <w:lang w:val="en-US"/>
                </w:rPr>
                <m:t>i=1</m:t>
              </m:r>
            </m:sub>
            <m:sup>
              <m:r>
                <w:rPr>
                  <w:rFonts w:ascii="Cambria Math" w:eastAsiaTheme="minorEastAsia" w:hAnsi="Cambria Math" w:cs="Times New Roman"/>
                  <w:sz w:val="24"/>
                  <w:szCs w:val="24"/>
                  <w:lang w:val="en-US"/>
                </w:rPr>
                <m:t>k</m:t>
              </m:r>
            </m:sup>
            <m:e>
              <m:r>
                <w:rPr>
                  <w:rFonts w:ascii="Cambria Math" w:eastAsiaTheme="minorEastAsia" w:hAnsi="Cambria Math" w:cs="Times New Roman"/>
                  <w:sz w:val="24"/>
                  <w:szCs w:val="24"/>
                  <w:lang w:val="en-US"/>
                </w:rPr>
                <m:t>CM</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F</m:t>
                  </m:r>
                </m:e>
                <m:sub>
                  <m:r>
                    <w:rPr>
                      <w:rFonts w:ascii="Cambria Math" w:eastAsiaTheme="minorEastAsia" w:hAnsi="Cambria Math" w:cs="Times New Roman"/>
                      <w:sz w:val="24"/>
                      <w:szCs w:val="24"/>
                      <w:lang w:val="en-US"/>
                    </w:rPr>
                    <m:t>i,x</m:t>
                  </m:r>
                </m:sub>
              </m:sSub>
            </m:e>
          </m:nary>
          <m:r>
            <w:rPr>
              <w:rFonts w:ascii="Cambria Math" w:eastAsiaTheme="minorEastAsia" w:hAnsi="Cambria Math" w:cs="Times New Roman"/>
              <w:sz w:val="24"/>
              <w:szCs w:val="24"/>
              <w:lang w:val="en-US"/>
            </w:rPr>
            <m:t xml:space="preserve">      (1)</m:t>
          </m:r>
        </m:oMath>
      </m:oMathPara>
    </w:p>
    <w:p w14:paraId="6F392E56" w14:textId="181D5827" w:rsidR="00680432" w:rsidRDefault="006B46BF" w:rsidP="00680432">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lastRenderedPageBreak/>
        <w:t xml:space="preserve">Where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p</m:t>
            </m:r>
          </m:sub>
        </m:sSub>
      </m:oMath>
      <w:r>
        <w:rPr>
          <w:rFonts w:ascii="Times New Roman" w:eastAsiaTheme="minorEastAsia" w:hAnsi="Times New Roman" w:cs="Times New Roman"/>
          <w:sz w:val="24"/>
          <w:szCs w:val="24"/>
          <w:lang w:val="en-US"/>
        </w:rPr>
        <w:t xml:space="preserve"> is the predicted average crash frequency for a specific year for a site of type </w:t>
      </w:r>
      <m:oMath>
        <m:r>
          <w:rPr>
            <w:rFonts w:ascii="Cambria Math" w:eastAsiaTheme="minorEastAsia" w:hAnsi="Cambria Math" w:cs="Times New Roman"/>
            <w:sz w:val="24"/>
            <w:szCs w:val="24"/>
            <w:lang w:val="en-US"/>
          </w:rPr>
          <m:t>x</m:t>
        </m:r>
      </m:oMath>
      <w:r>
        <w:rPr>
          <w:rFonts w:ascii="Times New Roman" w:eastAsiaTheme="minorEastAsia" w:hAnsi="Times New Roman" w:cs="Times New Roman"/>
          <w:sz w:val="24"/>
          <w:szCs w:val="24"/>
          <w:lang w:val="en-US"/>
        </w:rPr>
        <w:t xml:space="preserve">, the term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spf,x</m:t>
            </m:r>
          </m:sub>
        </m:sSub>
      </m:oMath>
      <w:r>
        <w:rPr>
          <w:rFonts w:ascii="Times New Roman" w:eastAsiaTheme="minorEastAsia" w:hAnsi="Times New Roman" w:cs="Times New Roman"/>
          <w:sz w:val="24"/>
          <w:szCs w:val="24"/>
          <w:lang w:val="en-US"/>
        </w:rPr>
        <w:t xml:space="preserve"> is the predicted average crash frequency determined for base conditions in the site of type </w:t>
      </w:r>
      <m:oMath>
        <m:r>
          <w:rPr>
            <w:rFonts w:ascii="Cambria Math" w:eastAsiaTheme="minorEastAsia" w:hAnsi="Cambria Math" w:cs="Times New Roman"/>
            <w:sz w:val="24"/>
            <w:szCs w:val="24"/>
            <w:lang w:val="en-US"/>
          </w:rPr>
          <m:t>x</m:t>
        </m:r>
      </m:oMath>
      <w:r>
        <w:rPr>
          <w:rFonts w:ascii="Times New Roman" w:eastAsiaTheme="minorEastAsia" w:hAnsi="Times New Roman" w:cs="Times New Roman"/>
          <w:sz w:val="24"/>
          <w:szCs w:val="24"/>
          <w:lang w:val="en-US"/>
        </w:rPr>
        <w:t xml:space="preserve"> (e.g., a function of characteristics of the road), </w:t>
      </w:r>
      <m:oMath>
        <m:r>
          <w:rPr>
            <w:rFonts w:ascii="Cambria Math" w:eastAsiaTheme="minorEastAsia" w:hAnsi="Cambria Math" w:cs="Times New Roman"/>
            <w:sz w:val="24"/>
            <w:szCs w:val="24"/>
            <w:lang w:val="en-US"/>
          </w:rPr>
          <m:t>CM</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F</m:t>
            </m:r>
          </m:e>
          <m:sub>
            <m:r>
              <w:rPr>
                <w:rFonts w:ascii="Cambria Math" w:eastAsiaTheme="minorEastAsia" w:hAnsi="Cambria Math" w:cs="Times New Roman"/>
                <w:sz w:val="24"/>
                <w:szCs w:val="24"/>
                <w:lang w:val="en-US"/>
              </w:rPr>
              <m:t>i,x</m:t>
            </m:r>
          </m:sub>
        </m:sSub>
      </m:oMath>
      <w:r>
        <w:rPr>
          <w:rFonts w:ascii="Times New Roman" w:eastAsiaTheme="minorEastAsia" w:hAnsi="Times New Roman" w:cs="Times New Roman"/>
          <w:sz w:val="24"/>
          <w:szCs w:val="24"/>
          <w:lang w:val="en-US"/>
        </w:rPr>
        <w:t xml:space="preserve"> corresponds to the Crash Modification Factor (CMF) or Crash Modification Function (CMFunction) for specific factor </w:t>
      </w:r>
      <m:oMath>
        <m:r>
          <w:rPr>
            <w:rFonts w:ascii="Cambria Math" w:eastAsiaTheme="minorEastAsia" w:hAnsi="Cambria Math" w:cs="Times New Roman"/>
            <w:sz w:val="24"/>
            <w:szCs w:val="24"/>
            <w:lang w:val="en-US"/>
          </w:rPr>
          <m:t>i</m:t>
        </m:r>
      </m:oMath>
      <w:r>
        <w:rPr>
          <w:rFonts w:ascii="Times New Roman" w:eastAsiaTheme="minorEastAsia" w:hAnsi="Times New Roman" w:cs="Times New Roman"/>
          <w:sz w:val="24"/>
          <w:szCs w:val="24"/>
          <w:lang w:val="en-US"/>
        </w:rPr>
        <w:t xml:space="preserve"> for site type </w:t>
      </w:r>
      <m:oMath>
        <m:r>
          <w:rPr>
            <w:rFonts w:ascii="Cambria Math" w:eastAsiaTheme="minorEastAsia" w:hAnsi="Cambria Math" w:cs="Times New Roman"/>
            <w:sz w:val="24"/>
            <w:szCs w:val="24"/>
            <w:lang w:val="en-US"/>
          </w:rPr>
          <m:t>x</m:t>
        </m:r>
      </m:oMath>
      <w:r>
        <w:rPr>
          <w:rFonts w:ascii="Times New Roman" w:eastAsiaTheme="minorEastAsia" w:hAnsi="Times New Roman" w:cs="Times New Roman"/>
          <w:sz w:val="24"/>
          <w:szCs w:val="24"/>
          <w:lang w:val="en-US"/>
        </w:rPr>
        <w:t xml:space="preserve">, the term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C</m:t>
            </m:r>
          </m:e>
          <m:sub>
            <m:r>
              <w:rPr>
                <w:rFonts w:ascii="Cambria Math" w:eastAsiaTheme="minorEastAsia" w:hAnsi="Cambria Math" w:cs="Times New Roman"/>
                <w:sz w:val="24"/>
                <w:szCs w:val="24"/>
                <w:lang w:val="en-US"/>
              </w:rPr>
              <m:t>x</m:t>
            </m:r>
          </m:sub>
        </m:sSub>
      </m:oMath>
      <w:r>
        <w:rPr>
          <w:rFonts w:ascii="Times New Roman" w:eastAsiaTheme="minorEastAsia" w:hAnsi="Times New Roman" w:cs="Times New Roman"/>
          <w:sz w:val="24"/>
          <w:szCs w:val="24"/>
          <w:lang w:val="en-US"/>
        </w:rPr>
        <w:t xml:space="preserve"> corresponds to a calibration factor that adjust the Safety Performance Function (SPF) for local conditions for site type </w:t>
      </w:r>
      <m:oMath>
        <m:r>
          <w:rPr>
            <w:rFonts w:ascii="Cambria Math" w:eastAsiaTheme="minorEastAsia" w:hAnsi="Cambria Math" w:cs="Times New Roman"/>
            <w:sz w:val="24"/>
            <w:szCs w:val="24"/>
            <w:lang w:val="en-US"/>
          </w:rPr>
          <m:t>x</m:t>
        </m:r>
      </m:oMath>
      <w:r>
        <w:rPr>
          <w:rFonts w:ascii="Times New Roman" w:eastAsiaTheme="minorEastAsia" w:hAnsi="Times New Roman" w:cs="Times New Roman"/>
          <w:sz w:val="24"/>
          <w:szCs w:val="24"/>
          <w:lang w:val="en-US"/>
        </w:rPr>
        <w:t>.</w:t>
      </w:r>
    </w:p>
    <w:p w14:paraId="42679E5A" w14:textId="34180271" w:rsidR="000941C8" w:rsidRDefault="006B46BF" w:rsidP="006B46BF">
      <w:pPr>
        <w:jc w:val="both"/>
        <w:rPr>
          <w:ins w:id="135" w:author="Zeke Ahern" w:date="2026-04-28T10:43:00Z" w16du:dateUtc="2026-04-28T00:43:00Z"/>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In (1), a CMF or CMFunction is a multiplicative factor that reflects the expected change in safety performance associated with the corresponding change in some geometric design, control feature, or operational characteristics of the </w:t>
      </w:r>
      <w:commentRangeStart w:id="136"/>
      <w:commentRangeStart w:id="137"/>
      <w:r>
        <w:rPr>
          <w:rFonts w:ascii="Times New Roman" w:eastAsiaTheme="minorEastAsia" w:hAnsi="Times New Roman" w:cs="Times New Roman"/>
          <w:sz w:val="24"/>
          <w:szCs w:val="24"/>
          <w:lang w:val="en-US"/>
        </w:rPr>
        <w:t xml:space="preserve">roads. </w:t>
      </w:r>
      <w:commentRangeStart w:id="138"/>
      <w:ins w:id="139" w:author="Zeke Ahern" w:date="2026-04-28T10:27:00Z" w16du:dateUtc="2026-04-28T00:27:00Z">
        <w:r w:rsidR="00F85E2C">
          <w:rPr>
            <w:rFonts w:ascii="Times New Roman" w:eastAsiaTheme="minorEastAsia" w:hAnsi="Times New Roman" w:cs="Times New Roman"/>
            <w:sz w:val="24"/>
            <w:szCs w:val="24"/>
            <w:lang w:val="en-US"/>
          </w:rPr>
          <w:t>In (1) because CMFs are multiplicative, exposure in t</w:t>
        </w:r>
      </w:ins>
      <w:ins w:id="140" w:author="Zeke Ahern" w:date="2026-04-28T10:28:00Z" w16du:dateUtc="2026-04-28T00:28:00Z">
        <w:r w:rsidR="00F85E2C">
          <w:rPr>
            <w:rFonts w:ascii="Times New Roman" w:eastAsiaTheme="minorEastAsia" w:hAnsi="Times New Roman" w:cs="Times New Roman"/>
            <w:sz w:val="24"/>
            <w:szCs w:val="24"/>
            <w:lang w:val="en-US"/>
          </w:rPr>
          <w:t>he model is treated externally, and the elasticity of this exposure is fixed, as such equation (1) does not explicitly separate ba</w:t>
        </w:r>
      </w:ins>
      <w:ins w:id="141" w:author="Zeke Ahern" w:date="2026-04-28T10:45:00Z" w16du:dateUtc="2026-04-28T00:45:00Z">
        <w:r w:rsidR="000941C8">
          <w:rPr>
            <w:rFonts w:ascii="Times New Roman" w:eastAsiaTheme="minorEastAsia" w:hAnsi="Times New Roman" w:cs="Times New Roman"/>
            <w:sz w:val="24"/>
            <w:szCs w:val="24"/>
            <w:lang w:val="en-US"/>
          </w:rPr>
          <w:t>s</w:t>
        </w:r>
      </w:ins>
      <w:ins w:id="142" w:author="Zeke Ahern" w:date="2026-04-28T10:29:00Z" w16du:dateUtc="2026-04-28T00:29:00Z">
        <w:r w:rsidR="00F85E2C">
          <w:rPr>
            <w:rFonts w:ascii="Times New Roman" w:eastAsiaTheme="minorEastAsia" w:hAnsi="Times New Roman" w:cs="Times New Roman"/>
            <w:sz w:val="24"/>
            <w:szCs w:val="24"/>
            <w:lang w:val="en-US"/>
          </w:rPr>
          <w:t>eline crash propensity from traffic-response behavior.</w:t>
        </w:r>
      </w:ins>
      <w:commentRangeEnd w:id="138"/>
      <w:r w:rsidR="00F85E2C">
        <w:rPr>
          <w:rStyle w:val="Refdecomentario"/>
          <w:rFonts w:ascii="Times New Roman" w:eastAsiaTheme="minorEastAsia" w:hAnsi="Times New Roman" w:cs="Times New Roman"/>
          <w:sz w:val="24"/>
          <w:szCs w:val="24"/>
          <w:lang w:val="en-US"/>
        </w:rPr>
        <w:commentReference w:id="138"/>
      </w:r>
      <w:ins w:id="143" w:author="Zeke Ahern" w:date="2026-04-28T10:43:00Z" w16du:dateUtc="2026-04-28T00:43:00Z">
        <w:r w:rsidR="000941C8">
          <w:rPr>
            <w:rFonts w:ascii="Times New Roman" w:eastAsiaTheme="minorEastAsia" w:hAnsi="Times New Roman" w:cs="Times New Roman"/>
            <w:sz w:val="24"/>
            <w:szCs w:val="24"/>
            <w:lang w:val="en-US"/>
          </w:rPr>
          <w:t xml:space="preserve"> </w:t>
        </w:r>
      </w:ins>
      <w:ins w:id="144" w:author="Zeke Ahern" w:date="2026-04-28T10:45:00Z" w16du:dateUtc="2026-04-28T00:45:00Z">
        <w:r w:rsidR="000941C8">
          <w:rPr>
            <w:rFonts w:ascii="Times New Roman" w:eastAsiaTheme="minorEastAsia" w:hAnsi="Times New Roman" w:cs="Times New Roman"/>
            <w:sz w:val="24"/>
            <w:szCs w:val="24"/>
            <w:lang w:val="en-US"/>
          </w:rPr>
          <w:t>Where</w:t>
        </w:r>
      </w:ins>
      <w:ins w:id="145" w:author="Zeke Ahern" w:date="2026-04-28T10:43:00Z" w16du:dateUtc="2026-04-28T00:43:00Z">
        <w:r w:rsidR="000941C8">
          <w:rPr>
            <w:rFonts w:ascii="Times New Roman" w:eastAsiaTheme="minorEastAsia" w:hAnsi="Times New Roman" w:cs="Times New Roman"/>
            <w:sz w:val="24"/>
            <w:szCs w:val="24"/>
            <w:lang w:val="en-US"/>
          </w:rPr>
          <w:t>:</w:t>
        </w:r>
      </w:ins>
    </w:p>
    <w:p w14:paraId="29EC566F" w14:textId="4427FB95" w:rsidR="000941C8" w:rsidRDefault="000941C8" w:rsidP="006B46BF">
      <w:pPr>
        <w:jc w:val="both"/>
        <w:rPr>
          <w:ins w:id="146" w:author="Zeke Ahern" w:date="2026-04-28T10:26:00Z" w16du:dateUtc="2026-04-28T00:26:00Z"/>
          <w:rFonts w:ascii="Times New Roman" w:eastAsiaTheme="minorEastAsia" w:hAnsi="Times New Roman" w:cs="Times New Roman"/>
          <w:sz w:val="24"/>
          <w:szCs w:val="24"/>
          <w:lang w:val="en-US"/>
        </w:rPr>
      </w:pPr>
      <m:oMathPara>
        <m:oMath>
          <m:r>
            <w:ins w:id="147" w:author="Zeke Ahern" w:date="2026-04-28T10:43:00Z" w16du:dateUtc="2026-04-28T00:43:00Z">
              <w:rPr>
                <w:rFonts w:ascii="Cambria Math" w:eastAsiaTheme="minorEastAsia" w:hAnsi="Cambria Math" w:cs="Times New Roman"/>
                <w:sz w:val="24"/>
                <w:szCs w:val="24"/>
                <w:lang w:val="en-US"/>
              </w:rPr>
              <m:t>Crash Risk=Baseline Propensity</m:t>
            </w:ins>
          </m:r>
          <m:r>
            <w:ins w:id="148" w:author="Zeke Ahern" w:date="2026-04-28T10:44:00Z" w16du:dateUtc="2026-04-28T00:44:00Z">
              <w:rPr>
                <w:rFonts w:ascii="Cambria Math" w:eastAsiaTheme="minorEastAsia" w:hAnsi="Cambria Math" w:cs="Times New Roman"/>
                <w:sz w:val="24"/>
                <w:szCs w:val="24"/>
                <w:lang w:val="en-US"/>
              </w:rPr>
              <m:t>×Traffic Scaling</m:t>
            </w:ins>
          </m:r>
        </m:oMath>
      </m:oMathPara>
    </w:p>
    <w:p w14:paraId="0BD210D3" w14:textId="251B5FAB" w:rsidR="00680432" w:rsidRDefault="006B46BF" w:rsidP="006B46BF">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It </w:t>
      </w:r>
      <w:commentRangeEnd w:id="136"/>
      <w:r w:rsidR="00F85E2C">
        <w:rPr>
          <w:rStyle w:val="Refdecomentario"/>
          <w:rFonts w:ascii="Times New Roman" w:eastAsiaTheme="minorEastAsia" w:hAnsi="Times New Roman" w:cs="Times New Roman"/>
          <w:sz w:val="24"/>
          <w:szCs w:val="24"/>
          <w:lang w:val="en-US"/>
        </w:rPr>
        <w:commentReference w:id="136"/>
      </w:r>
      <w:commentRangeEnd w:id="137"/>
      <w:r w:rsidR="000941C8">
        <w:rPr>
          <w:rStyle w:val="Refdecomentario"/>
          <w:rFonts w:ascii="Times New Roman" w:eastAsiaTheme="minorEastAsia" w:hAnsi="Times New Roman" w:cs="Times New Roman"/>
          <w:sz w:val="24"/>
          <w:szCs w:val="24"/>
          <w:lang w:val="en-US"/>
        </w:rPr>
        <w:commentReference w:id="137"/>
      </w:r>
      <w:r>
        <w:rPr>
          <w:rFonts w:ascii="Times New Roman" w:eastAsiaTheme="minorEastAsia" w:hAnsi="Times New Roman" w:cs="Times New Roman"/>
          <w:sz w:val="24"/>
          <w:szCs w:val="24"/>
          <w:lang w:val="en-US"/>
        </w:rPr>
        <w:t>is worth noting that the development of CMFs for road safety analysis involves a set of methodological steps that validate their statistical properties</w:t>
      </w:r>
      <w:r w:rsidR="00436D01">
        <w:rPr>
          <w:rFonts w:ascii="Times New Roman" w:eastAsiaTheme="minorEastAsia" w:hAnsi="Times New Roman" w:cs="Times New Roman"/>
          <w:sz w:val="24"/>
          <w:szCs w:val="24"/>
          <w:lang w:val="en-US"/>
        </w:rPr>
        <w:t xml:space="preserve"> </w:t>
      </w:r>
      <w:sdt>
        <w:sdtPr>
          <w:rPr>
            <w:rFonts w:ascii="Times New Roman" w:eastAsiaTheme="minorEastAsia" w:hAnsi="Times New Roman" w:cs="Times New Roman"/>
            <w:sz w:val="24"/>
            <w:szCs w:val="24"/>
            <w:lang w:val="en-US"/>
          </w:rPr>
          <w:id w:val="930165981"/>
          <w:citation/>
        </w:sdtPr>
        <w:sdtContent>
          <w:r w:rsidR="00436D01">
            <w:rPr>
              <w:rFonts w:ascii="Times New Roman" w:eastAsiaTheme="minorEastAsia" w:hAnsi="Times New Roman" w:cs="Times New Roman"/>
              <w:sz w:val="24"/>
              <w:szCs w:val="24"/>
              <w:lang w:val="en-US"/>
            </w:rPr>
            <w:fldChar w:fldCharType="begin"/>
          </w:r>
          <w:r w:rsidR="00436D01" w:rsidRPr="00436D01">
            <w:rPr>
              <w:rFonts w:ascii="Times New Roman" w:eastAsiaTheme="minorEastAsia" w:hAnsi="Times New Roman" w:cs="Times New Roman"/>
              <w:sz w:val="24"/>
              <w:szCs w:val="24"/>
              <w:lang w:val="en-US"/>
            </w:rPr>
            <w:instrText xml:space="preserve"> CITATION Elv09 \l 13322 </w:instrText>
          </w:r>
          <w:r w:rsidR="00436D01">
            <w:rPr>
              <w:rFonts w:ascii="Times New Roman" w:eastAsiaTheme="minorEastAsia" w:hAnsi="Times New Roman" w:cs="Times New Roman"/>
              <w:sz w:val="24"/>
              <w:szCs w:val="24"/>
              <w:lang w:val="en-US"/>
            </w:rPr>
            <w:fldChar w:fldCharType="separate"/>
          </w:r>
          <w:r w:rsidR="00902A32" w:rsidRPr="00902A32">
            <w:rPr>
              <w:rFonts w:ascii="Times New Roman" w:eastAsiaTheme="minorEastAsia" w:hAnsi="Times New Roman" w:cs="Times New Roman"/>
              <w:noProof/>
              <w:sz w:val="24"/>
              <w:szCs w:val="24"/>
              <w:lang w:val="en-US"/>
            </w:rPr>
            <w:t>(Elvik R. H., The handbook of road safety measures, 2009)</w:t>
          </w:r>
          <w:r w:rsidR="00436D01">
            <w:rPr>
              <w:rFonts w:ascii="Times New Roman" w:eastAsiaTheme="minorEastAsia" w:hAnsi="Times New Roman" w:cs="Times New Roman"/>
              <w:sz w:val="24"/>
              <w:szCs w:val="24"/>
              <w:lang w:val="en-US"/>
            </w:rPr>
            <w:fldChar w:fldCharType="end"/>
          </w:r>
        </w:sdtContent>
      </w:sdt>
      <w:r w:rsidR="00680432">
        <w:rPr>
          <w:rFonts w:ascii="Times New Roman" w:eastAsiaTheme="minorEastAsia" w:hAnsi="Times New Roman" w:cs="Times New Roman"/>
          <w:sz w:val="24"/>
          <w:szCs w:val="24"/>
          <w:lang w:val="en-US"/>
        </w:rPr>
        <w:t>.</w:t>
      </w:r>
    </w:p>
    <w:p w14:paraId="57A0B3B6" w14:textId="5E7B73D0" w:rsidR="006B46BF" w:rsidRDefault="006B46BF" w:rsidP="006B46BF">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Within the framework of development of CMFs for road safety, regression-based approaches appear as one of the methodologies for modeling such features and their interactions. Among the methods related to regression-based, multilevel analysis is one of the approaches that present a set of characteristics that make them interesting </w:t>
      </w:r>
      <w:r w:rsidR="00D70E65">
        <w:rPr>
          <w:rFonts w:ascii="Times New Roman" w:eastAsiaTheme="minorEastAsia" w:hAnsi="Times New Roman" w:cs="Times New Roman"/>
          <w:sz w:val="24"/>
          <w:szCs w:val="24"/>
          <w:lang w:val="en-US"/>
        </w:rPr>
        <w:t>for road safety.</w:t>
      </w:r>
    </w:p>
    <w:p w14:paraId="143BA35A" w14:textId="2BDE1A07" w:rsidR="0085058F" w:rsidRDefault="00D70E65" w:rsidP="00680432">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A multilevel model is a regression model in which the parameters to estimate has a probability distribution, in contrast to traditional methods in which the estimates are fixed. Examples of the use of such models for road safety can be found in terms of CMF development, severity of injuries in road crashes, and to model crash outcome probabilities for vehicles and pedestrians </w:t>
      </w:r>
      <w:sdt>
        <w:sdtPr>
          <w:rPr>
            <w:rFonts w:ascii="Times New Roman" w:eastAsiaTheme="minorEastAsia" w:hAnsi="Times New Roman" w:cs="Times New Roman"/>
            <w:sz w:val="24"/>
            <w:szCs w:val="24"/>
            <w:lang w:val="en-US"/>
          </w:rPr>
          <w:id w:val="-1807551370"/>
          <w:citation/>
        </w:sdtPr>
        <w:sdtContent>
          <w:r w:rsidR="0085058F">
            <w:rPr>
              <w:rFonts w:ascii="Times New Roman" w:eastAsiaTheme="minorEastAsia" w:hAnsi="Times New Roman" w:cs="Times New Roman"/>
              <w:sz w:val="24"/>
              <w:szCs w:val="24"/>
              <w:lang w:val="en-US"/>
            </w:rPr>
            <w:fldChar w:fldCharType="begin"/>
          </w:r>
          <w:r w:rsidR="0085058F">
            <w:rPr>
              <w:rFonts w:ascii="Times New Roman" w:eastAsiaTheme="minorEastAsia" w:hAnsi="Times New Roman" w:cs="Times New Roman"/>
              <w:sz w:val="24"/>
              <w:szCs w:val="24"/>
              <w:lang w:val="en-US"/>
            </w:rPr>
            <w:instrText>CITATION Hua10 \m Che14 \m Hua08 \m Jon \l 13322  \m Kim07 \m Par19</w:instrText>
          </w:r>
          <w:r w:rsidR="0085058F">
            <w:rPr>
              <w:rFonts w:ascii="Times New Roman" w:eastAsiaTheme="minorEastAsia" w:hAnsi="Times New Roman" w:cs="Times New Roman"/>
              <w:sz w:val="24"/>
              <w:szCs w:val="24"/>
              <w:lang w:val="en-US"/>
            </w:rPr>
            <w:fldChar w:fldCharType="separate"/>
          </w:r>
          <w:r w:rsidR="00902A32" w:rsidRPr="00902A32">
            <w:rPr>
              <w:rFonts w:ascii="Times New Roman" w:eastAsiaTheme="minorEastAsia" w:hAnsi="Times New Roman" w:cs="Times New Roman"/>
              <w:noProof/>
              <w:sz w:val="24"/>
              <w:szCs w:val="24"/>
              <w:lang w:val="en-US"/>
            </w:rPr>
            <w:t>(Huang H. &amp;.-A., 2010; Chen, 2014; Huang H. C., 2008; Jones, 2003; Kim, 2007; Park, 2019)</w:t>
          </w:r>
          <w:r w:rsidR="0085058F">
            <w:rPr>
              <w:rFonts w:ascii="Times New Roman" w:eastAsiaTheme="minorEastAsia" w:hAnsi="Times New Roman" w:cs="Times New Roman"/>
              <w:sz w:val="24"/>
              <w:szCs w:val="24"/>
              <w:lang w:val="en-US"/>
            </w:rPr>
            <w:fldChar w:fldCharType="end"/>
          </w:r>
        </w:sdtContent>
      </w:sdt>
      <w:r>
        <w:rPr>
          <w:rFonts w:ascii="Times New Roman" w:eastAsiaTheme="minorEastAsia" w:hAnsi="Times New Roman" w:cs="Times New Roman"/>
          <w:sz w:val="24"/>
          <w:szCs w:val="24"/>
          <w:lang w:val="en-US"/>
        </w:rPr>
        <w:t>.</w:t>
      </w:r>
    </w:p>
    <w:p w14:paraId="2832D633" w14:textId="5BFE5098" w:rsidR="0085058F" w:rsidRDefault="00D70E65" w:rsidP="00680432">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Let </w:t>
      </w:r>
      <m:oMath>
        <m:r>
          <w:rPr>
            <w:rFonts w:ascii="Cambria Math" w:eastAsiaTheme="minorEastAsia" w:hAnsi="Cambria Math" w:cs="Times New Roman"/>
            <w:sz w:val="24"/>
            <w:szCs w:val="24"/>
            <w:lang w:val="en-US"/>
          </w:rPr>
          <m:t>i=1,…,n</m:t>
        </m:r>
      </m:oMath>
      <w:r>
        <w:rPr>
          <w:rFonts w:ascii="Times New Roman" w:eastAsiaTheme="minorEastAsia" w:hAnsi="Times New Roman" w:cs="Times New Roman"/>
          <w:sz w:val="24"/>
          <w:szCs w:val="24"/>
          <w:lang w:val="en-US"/>
        </w:rPr>
        <w:t xml:space="preserve"> </w:t>
      </w:r>
      <w:ins w:id="149" w:author="Zeke Ahern" w:date="2026-04-28T09:33:00Z" w16du:dateUtc="2026-04-27T23:33:00Z">
        <w:r w:rsidR="00765EEA">
          <w:rPr>
            <w:rFonts w:ascii="Times New Roman" w:eastAsiaTheme="minorEastAsia" w:hAnsi="Times New Roman" w:cs="Times New Roman"/>
            <w:sz w:val="24"/>
            <w:szCs w:val="24"/>
            <w:lang w:val="en-US"/>
          </w:rPr>
          <w:t>index</w:t>
        </w:r>
      </w:ins>
      <w:del w:id="150" w:author="Zeke Ahern" w:date="2026-04-28T09:33:00Z" w16du:dateUtc="2026-04-27T23:33:00Z">
        <w:r w:rsidDel="00765EEA">
          <w:rPr>
            <w:rFonts w:ascii="Times New Roman" w:eastAsiaTheme="minorEastAsia" w:hAnsi="Times New Roman" w:cs="Times New Roman"/>
            <w:sz w:val="24"/>
            <w:szCs w:val="24"/>
            <w:lang w:val="en-US"/>
          </w:rPr>
          <w:delText xml:space="preserve">be </w:delText>
        </w:r>
      </w:del>
      <w:ins w:id="151" w:author="Zeke Ahern" w:date="2026-04-28T09:33:00Z" w16du:dateUtc="2026-04-27T23:33:00Z">
        <w:r w:rsidR="00765EEA">
          <w:rPr>
            <w:rFonts w:ascii="Times New Roman" w:eastAsiaTheme="minorEastAsia" w:hAnsi="Times New Roman" w:cs="Times New Roman"/>
            <w:sz w:val="24"/>
            <w:szCs w:val="24"/>
            <w:lang w:val="en-US"/>
          </w:rPr>
          <w:t xml:space="preserve"> the</w:t>
        </w:r>
      </w:ins>
      <w:del w:id="152" w:author="Zeke Ahern" w:date="2026-04-28T09:33:00Z" w16du:dateUtc="2026-04-27T23:33:00Z">
        <w:r w:rsidDel="00765EEA">
          <w:rPr>
            <w:rFonts w:ascii="Times New Roman" w:eastAsiaTheme="minorEastAsia" w:hAnsi="Times New Roman" w:cs="Times New Roman"/>
            <w:sz w:val="24"/>
            <w:szCs w:val="24"/>
            <w:lang w:val="en-US"/>
          </w:rPr>
          <w:delText xml:space="preserve">a </w:delText>
        </w:r>
      </w:del>
      <w:r>
        <w:rPr>
          <w:rFonts w:ascii="Times New Roman" w:eastAsiaTheme="minorEastAsia" w:hAnsi="Times New Roman" w:cs="Times New Roman"/>
          <w:sz w:val="24"/>
          <w:szCs w:val="24"/>
          <w:lang w:val="en-US"/>
        </w:rPr>
        <w:t>set of observations in the sample</w:t>
      </w:r>
      <w:del w:id="153" w:author="Zeke Ahern" w:date="2026-04-28T09:33:00Z" w16du:dateUtc="2026-04-27T23:33:00Z">
        <w:r w:rsidDel="00765EEA">
          <w:rPr>
            <w:rFonts w:ascii="Times New Roman" w:eastAsiaTheme="minorEastAsia" w:hAnsi="Times New Roman" w:cs="Times New Roman"/>
            <w:sz w:val="24"/>
            <w:szCs w:val="24"/>
            <w:lang w:val="en-US"/>
          </w:rPr>
          <w:delText xml:space="preserve"> analysis</w:delText>
        </w:r>
      </w:del>
      <w:r>
        <w:rPr>
          <w:rFonts w:ascii="Times New Roman" w:eastAsiaTheme="minorEastAsia" w:hAnsi="Times New Roman" w:cs="Times New Roman"/>
          <w:sz w:val="24"/>
          <w:szCs w:val="24"/>
          <w:lang w:val="en-US"/>
        </w:rPr>
        <w:t xml:space="preserve">. Let the outcome </w:t>
      </w:r>
      <w:ins w:id="154" w:author="Zeke Ahern" w:date="2026-04-28T09:34:00Z" w16du:dateUtc="2026-04-27T23:34:00Z">
        <w:r w:rsidR="00765EEA">
          <w:rPr>
            <w:rFonts w:ascii="Times New Roman" w:eastAsiaTheme="minorEastAsia" w:hAnsi="Times New Roman" w:cs="Times New Roman"/>
            <w:sz w:val="24"/>
            <w:szCs w:val="24"/>
            <w:lang w:val="en-US"/>
          </w:rPr>
          <w:t xml:space="preserve">variable </w:t>
        </w:r>
      </w:ins>
      <w:r>
        <w:rPr>
          <w:rFonts w:ascii="Times New Roman" w:eastAsiaTheme="minorEastAsia" w:hAnsi="Times New Roman" w:cs="Times New Roman"/>
          <w:sz w:val="24"/>
          <w:szCs w:val="24"/>
          <w:lang w:val="en-US"/>
        </w:rPr>
        <w:t xml:space="preserve">(crash frequency) </w:t>
      </w:r>
      <w:del w:id="155" w:author="Zeke Ahern" w:date="2026-04-28T09:34:00Z" w16du:dateUtc="2026-04-27T23:34:00Z">
        <w:r w:rsidDel="00765EEA">
          <w:rPr>
            <w:rFonts w:ascii="Times New Roman" w:eastAsiaTheme="minorEastAsia" w:hAnsi="Times New Roman" w:cs="Times New Roman"/>
            <w:sz w:val="24"/>
            <w:szCs w:val="24"/>
            <w:lang w:val="en-US"/>
          </w:rPr>
          <w:delText xml:space="preserve">be </w:delText>
        </w:r>
      </w:del>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y</m:t>
            </m:r>
          </m:e>
          <m:sub>
            <m:r>
              <w:rPr>
                <w:rFonts w:ascii="Cambria Math" w:eastAsiaTheme="minorEastAsia" w:hAnsi="Cambria Math" w:cs="Times New Roman"/>
                <w:sz w:val="24"/>
                <w:szCs w:val="24"/>
                <w:lang w:val="en-US"/>
              </w:rPr>
              <m:t>i</m:t>
            </m:r>
          </m:sub>
        </m:sSub>
        <m:r>
          <w:rPr>
            <w:rFonts w:ascii="Cambria Math" w:eastAsiaTheme="minorEastAsia" w:hAnsi="Cambria Math" w:cs="Times New Roman"/>
            <w:sz w:val="24"/>
            <w:szCs w:val="24"/>
            <w:lang w:val="en-US"/>
          </w:rPr>
          <m:t>∼Expontential Family(⋅)</m:t>
        </m:r>
      </m:oMath>
      <w:ins w:id="156" w:author="Zeke Ahern" w:date="2026-04-28T10:14:00Z" w16du:dateUtc="2026-04-28T00:14:00Z">
        <w:r w:rsidR="00EC7806">
          <w:rPr>
            <w:rFonts w:ascii="Times New Roman" w:eastAsiaTheme="minorEastAsia" w:hAnsi="Times New Roman" w:cs="Times New Roman"/>
            <w:sz w:val="24"/>
            <w:szCs w:val="24"/>
            <w:lang w:val="en-US"/>
          </w:rPr>
          <w:t xml:space="preserve">. The conditional mean is defined as </w:t>
        </w:r>
      </w:ins>
      <w:del w:id="157" w:author="Zeke Ahern" w:date="2026-04-28T10:14:00Z" w16du:dateUtc="2026-04-28T00:14:00Z">
        <w:r w:rsidDel="00EC7806">
          <w:rPr>
            <w:rFonts w:ascii="Times New Roman" w:eastAsiaTheme="minorEastAsia" w:hAnsi="Times New Roman" w:cs="Times New Roman"/>
            <w:sz w:val="24"/>
            <w:szCs w:val="24"/>
            <w:lang w:val="en-US"/>
          </w:rPr>
          <w:delText xml:space="preserve">, </w:delText>
        </w:r>
      </w:del>
      <w:del w:id="158" w:author="Zeke Ahern" w:date="2026-04-28T10:15:00Z" w16du:dateUtc="2026-04-28T00:15:00Z">
        <w:r w:rsidDel="00EC7806">
          <w:rPr>
            <w:rFonts w:ascii="Times New Roman" w:eastAsiaTheme="minorEastAsia" w:hAnsi="Times New Roman" w:cs="Times New Roman"/>
            <w:sz w:val="24"/>
            <w:szCs w:val="24"/>
            <w:lang w:val="en-US"/>
          </w:rPr>
          <w:delText xml:space="preserve">such that </w:delText>
        </w:r>
      </w:del>
      <m:oMath>
        <m:r>
          <w:del w:id="159" w:author="Zeke Ahern" w:date="2026-04-28T10:15:00Z" w16du:dateUtc="2026-04-28T00:15:00Z">
            <w:rPr>
              <w:rFonts w:ascii="Cambria Math" w:eastAsiaTheme="minorEastAsia" w:hAnsi="Cambria Math" w:cs="Times New Roman"/>
              <w:sz w:val="24"/>
              <w:szCs w:val="24"/>
              <w:lang w:val="en-US"/>
            </w:rPr>
            <m:t>g</m:t>
          </w:del>
        </m:r>
        <m:d>
          <m:dPr>
            <m:ctrlPr>
              <w:del w:id="160" w:author="Zeke Ahern" w:date="2026-04-28T10:15:00Z" w16du:dateUtc="2026-04-28T00:15:00Z">
                <w:rPr>
                  <w:rFonts w:ascii="Cambria Math" w:eastAsiaTheme="minorEastAsia" w:hAnsi="Cambria Math" w:cs="Times New Roman"/>
                  <w:i/>
                  <w:sz w:val="24"/>
                  <w:szCs w:val="24"/>
                  <w:lang w:val="en-US"/>
                </w:rPr>
              </w:del>
            </m:ctrlPr>
          </m:dPr>
          <m:e>
            <m:sSub>
              <m:sSubPr>
                <m:ctrlPr>
                  <w:del w:id="161" w:author="Zeke Ahern" w:date="2026-04-28T10:15:00Z" w16du:dateUtc="2026-04-28T00:15:00Z">
                    <w:rPr>
                      <w:rFonts w:ascii="Cambria Math" w:eastAsiaTheme="minorEastAsia" w:hAnsi="Cambria Math" w:cs="Times New Roman"/>
                      <w:i/>
                      <w:sz w:val="24"/>
                      <w:szCs w:val="24"/>
                      <w:lang w:val="en-US"/>
                    </w:rPr>
                  </w:del>
                </m:ctrlPr>
              </m:sSubPr>
              <m:e>
                <m:r>
                  <w:del w:id="162" w:author="Zeke Ahern" w:date="2026-04-28T10:15:00Z" w16du:dateUtc="2026-04-28T00:15:00Z">
                    <w:rPr>
                      <w:rFonts w:ascii="Cambria Math" w:eastAsiaTheme="minorEastAsia" w:hAnsi="Cambria Math" w:cs="Times New Roman"/>
                      <w:sz w:val="24"/>
                      <w:szCs w:val="24"/>
                      <w:lang w:val="en-US"/>
                    </w:rPr>
                    <m:t>μ</m:t>
                  </w:del>
                </m:r>
              </m:e>
              <m:sub>
                <m:r>
                  <w:del w:id="163" w:author="Zeke Ahern" w:date="2026-04-28T10:15:00Z" w16du:dateUtc="2026-04-28T00:15:00Z">
                    <w:rPr>
                      <w:rFonts w:ascii="Cambria Math" w:eastAsiaTheme="minorEastAsia" w:hAnsi="Cambria Math" w:cs="Times New Roman"/>
                      <w:sz w:val="24"/>
                      <w:szCs w:val="24"/>
                      <w:lang w:val="en-US"/>
                    </w:rPr>
                    <m:t>i</m:t>
                  </w:del>
                </m:r>
              </m:sub>
            </m:sSub>
          </m:e>
        </m:d>
        <m:r>
          <w:del w:id="164" w:author="Zeke Ahern" w:date="2026-04-28T10:15:00Z" w16du:dateUtc="2026-04-28T00:15:00Z">
            <w:rPr>
              <w:rFonts w:ascii="Cambria Math" w:eastAsiaTheme="minorEastAsia" w:hAnsi="Cambria Math" w:cs="Times New Roman"/>
              <w:sz w:val="24"/>
              <w:szCs w:val="24"/>
              <w:lang w:val="en-US"/>
            </w:rPr>
            <m:t>=</m:t>
          </w:del>
        </m:r>
        <m:sSup>
          <m:sSupPr>
            <m:ctrlPr>
              <w:del w:id="165" w:author="Zeke Ahern" w:date="2026-04-28T10:15:00Z" w16du:dateUtc="2026-04-28T00:15:00Z">
                <w:rPr>
                  <w:rFonts w:ascii="Cambria Math" w:eastAsiaTheme="minorEastAsia" w:hAnsi="Cambria Math" w:cs="Times New Roman"/>
                  <w:i/>
                  <w:sz w:val="24"/>
                  <w:szCs w:val="24"/>
                  <w:lang w:val="en-US"/>
                </w:rPr>
              </w:del>
            </m:ctrlPr>
          </m:sSupPr>
          <m:e>
            <m:sSub>
              <m:sSubPr>
                <m:ctrlPr>
                  <w:del w:id="166" w:author="Zeke Ahern" w:date="2026-04-28T10:15:00Z" w16du:dateUtc="2026-04-28T00:15:00Z">
                    <w:rPr>
                      <w:rFonts w:ascii="Cambria Math" w:eastAsiaTheme="minorEastAsia" w:hAnsi="Cambria Math" w:cs="Times New Roman"/>
                      <w:i/>
                      <w:sz w:val="24"/>
                      <w:szCs w:val="24"/>
                      <w:lang w:val="en-US"/>
                    </w:rPr>
                  </w:del>
                </m:ctrlPr>
              </m:sSubPr>
              <m:e>
                <m:r>
                  <w:del w:id="167" w:author="Zeke Ahern" w:date="2026-04-28T10:15:00Z" w16du:dateUtc="2026-04-28T00:15:00Z">
                    <m:rPr>
                      <m:sty m:val="b"/>
                    </m:rPr>
                    <w:rPr>
                      <w:rFonts w:ascii="Cambria Math" w:eastAsiaTheme="minorEastAsia" w:hAnsi="Cambria Math" w:cs="Times New Roman"/>
                      <w:sz w:val="24"/>
                      <w:szCs w:val="24"/>
                      <w:lang w:val="en-US"/>
                    </w:rPr>
                    <m:t>x</m:t>
                  </w:del>
                </m:r>
              </m:e>
              <m:sub>
                <m:r>
                  <w:del w:id="168" w:author="Zeke Ahern" w:date="2026-04-28T10:15:00Z" w16du:dateUtc="2026-04-28T00:15:00Z">
                    <w:rPr>
                      <w:rFonts w:ascii="Cambria Math" w:eastAsiaTheme="minorEastAsia" w:hAnsi="Cambria Math" w:cs="Times New Roman"/>
                      <w:sz w:val="24"/>
                      <w:szCs w:val="24"/>
                      <w:lang w:val="en-US"/>
                    </w:rPr>
                    <m:t>i</m:t>
                  </w:del>
                </m:r>
              </m:sub>
            </m:sSub>
          </m:e>
          <m:sup>
            <m:r>
              <w:del w:id="169" w:author="Zeke Ahern" w:date="2026-04-28T10:15:00Z" w16du:dateUtc="2026-04-28T00:15:00Z">
                <w:rPr>
                  <w:rFonts w:ascii="Cambria Math" w:eastAsiaTheme="minorEastAsia" w:hAnsi="Cambria Math" w:cs="Times New Roman"/>
                  <w:sz w:val="24"/>
                  <w:szCs w:val="24"/>
                  <w:lang w:val="en-US"/>
                </w:rPr>
                <m:t>T</m:t>
              </w:del>
            </m:r>
          </m:sup>
        </m:sSup>
        <m:r>
          <w:del w:id="170" w:author="Zeke Ahern" w:date="2026-04-28T10:15:00Z" w16du:dateUtc="2026-04-28T00:15:00Z">
            <m:rPr>
              <m:sty m:val="bi"/>
            </m:rPr>
            <w:rPr>
              <w:rFonts w:ascii="Cambria Math" w:eastAsiaTheme="minorEastAsia" w:hAnsi="Cambria Math" w:cs="Times New Roman"/>
              <w:sz w:val="24"/>
              <w:szCs w:val="24"/>
              <w:lang w:val="en-US"/>
            </w:rPr>
            <m:t>β</m:t>
          </w:del>
        </m:r>
      </m:oMath>
      <w:del w:id="171" w:author="Zeke Ahern" w:date="2026-04-28T10:15:00Z" w16du:dateUtc="2026-04-28T00:15:00Z">
        <w:r w:rsidDel="00EC7806">
          <w:rPr>
            <w:rFonts w:ascii="Times New Roman" w:eastAsiaTheme="minorEastAsia" w:hAnsi="Times New Roman" w:cs="Times New Roman"/>
            <w:sz w:val="24"/>
            <w:szCs w:val="24"/>
            <w:lang w:val="en-US"/>
          </w:rPr>
          <w:delText>, where</w:delText>
        </w:r>
      </w:del>
      <w:r>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μ</m:t>
            </m:r>
          </m:e>
          <m:sub>
            <m:r>
              <w:rPr>
                <w:rFonts w:ascii="Cambria Math" w:eastAsiaTheme="minorEastAsia" w:hAnsi="Cambria Math" w:cs="Times New Roman"/>
                <w:sz w:val="24"/>
                <w:szCs w:val="24"/>
                <w:lang w:val="en-US"/>
              </w:rPr>
              <m:t>i</m:t>
            </m:r>
          </m:sub>
        </m:sSub>
        <m:r>
          <m:rPr>
            <m:scr m:val="double-struck"/>
          </m:rPr>
          <w:rPr>
            <w:rFonts w:ascii="Cambria Math" w:eastAsiaTheme="minorEastAsia" w:hAnsi="Cambria Math" w:cs="Times New Roman"/>
            <w:sz w:val="24"/>
            <w:szCs w:val="24"/>
            <w:lang w:val="en-US"/>
          </w:rPr>
          <m:t>= E[</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y</m:t>
            </m:r>
          </m:e>
          <m:sub>
            <m:r>
              <w:rPr>
                <w:rFonts w:ascii="Cambria Math" w:eastAsiaTheme="minorEastAsia" w:hAnsi="Cambria Math" w:cs="Times New Roman"/>
                <w:sz w:val="24"/>
                <w:szCs w:val="24"/>
                <w:lang w:val="en-US"/>
              </w:rPr>
              <m:t>i</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m:rPr>
                <m:sty m:val="b"/>
              </m:rP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lang w:val="en-US"/>
              </w:rPr>
              <m:t>i</m:t>
            </m:r>
          </m:sub>
        </m:sSub>
        <m:r>
          <w:rPr>
            <w:rFonts w:ascii="Cambria Math" w:eastAsiaTheme="minorEastAsia" w:hAnsi="Cambria Math" w:cs="Times New Roman"/>
            <w:sz w:val="24"/>
            <w:szCs w:val="24"/>
            <w:lang w:val="en-US"/>
          </w:rPr>
          <m:t>]</m:t>
        </m:r>
      </m:oMath>
      <w:r>
        <w:rPr>
          <w:rFonts w:ascii="Times New Roman" w:eastAsiaTheme="minorEastAsia" w:hAnsi="Times New Roman" w:cs="Times New Roman"/>
          <w:sz w:val="24"/>
          <w:szCs w:val="24"/>
          <w:lang w:val="en-US"/>
        </w:rPr>
        <w:t xml:space="preserve">, </w:t>
      </w:r>
      <m:oMath>
        <m:r>
          <w:ins w:id="172" w:author="Zeke Ahern" w:date="2026-04-28T10:15:00Z" w16du:dateUtc="2026-04-28T00:15:00Z">
            <w:rPr>
              <w:rFonts w:ascii="Cambria Math" w:eastAsiaTheme="minorEastAsia" w:hAnsi="Cambria Math" w:cs="Times New Roman"/>
              <w:sz w:val="24"/>
              <w:szCs w:val="24"/>
              <w:lang w:val="en-US"/>
            </w:rPr>
            <m:t xml:space="preserve">and is realted to the covariates through a line function </m:t>
          </w:ins>
        </m:r>
        <m:r>
          <w:rPr>
            <w:rFonts w:ascii="Cambria Math" w:eastAsiaTheme="minorEastAsia" w:hAnsi="Cambria Math" w:cs="Times New Roman"/>
            <w:sz w:val="24"/>
            <w:szCs w:val="24"/>
            <w:lang w:val="en-US"/>
          </w:rPr>
          <m:t>g</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m:t>
            </m:r>
          </m:e>
        </m:d>
      </m:oMath>
      <w:r>
        <w:rPr>
          <w:rFonts w:ascii="Times New Roman" w:eastAsiaTheme="minorEastAsia" w:hAnsi="Times New Roman" w:cs="Times New Roman"/>
          <w:sz w:val="24"/>
          <w:szCs w:val="24"/>
          <w:lang w:val="en-US"/>
        </w:rPr>
        <w:t xml:space="preserve"> </w:t>
      </w:r>
      <w:ins w:id="173" w:author="Zeke Ahern" w:date="2026-04-28T10:15:00Z" w16du:dateUtc="2026-04-28T00:15:00Z">
        <w:r w:rsidR="00EC7806">
          <w:rPr>
            <w:rFonts w:ascii="Times New Roman" w:eastAsiaTheme="minorEastAsia" w:hAnsi="Times New Roman" w:cs="Times New Roman"/>
            <w:sz w:val="24"/>
            <w:szCs w:val="24"/>
            <w:lang w:val="en-US"/>
          </w:rPr>
          <w:t xml:space="preserve">such that such that </w:t>
        </w:r>
      </w:ins>
      <m:oMath>
        <m:r>
          <w:ins w:id="174" w:author="Zeke Ahern" w:date="2026-04-28T10:15:00Z" w16du:dateUtc="2026-04-28T00:15:00Z">
            <w:rPr>
              <w:rFonts w:ascii="Cambria Math" w:eastAsiaTheme="minorEastAsia" w:hAnsi="Cambria Math" w:cs="Times New Roman"/>
              <w:sz w:val="24"/>
              <w:szCs w:val="24"/>
              <w:lang w:val="en-US"/>
            </w:rPr>
            <m:t>g</m:t>
          </w:ins>
        </m:r>
        <m:d>
          <m:dPr>
            <m:ctrlPr>
              <w:ins w:id="175" w:author="Zeke Ahern" w:date="2026-04-28T10:15:00Z" w16du:dateUtc="2026-04-28T00:15:00Z">
                <w:rPr>
                  <w:rFonts w:ascii="Cambria Math" w:eastAsiaTheme="minorEastAsia" w:hAnsi="Cambria Math" w:cs="Times New Roman"/>
                  <w:i/>
                  <w:sz w:val="24"/>
                  <w:szCs w:val="24"/>
                  <w:lang w:val="en-US"/>
                </w:rPr>
              </w:ins>
            </m:ctrlPr>
          </m:dPr>
          <m:e>
            <m:sSub>
              <m:sSubPr>
                <m:ctrlPr>
                  <w:ins w:id="176" w:author="Zeke Ahern" w:date="2026-04-28T10:15:00Z" w16du:dateUtc="2026-04-28T00:15:00Z">
                    <w:rPr>
                      <w:rFonts w:ascii="Cambria Math" w:eastAsiaTheme="minorEastAsia" w:hAnsi="Cambria Math" w:cs="Times New Roman"/>
                      <w:i/>
                      <w:sz w:val="24"/>
                      <w:szCs w:val="24"/>
                      <w:lang w:val="en-US"/>
                    </w:rPr>
                  </w:ins>
                </m:ctrlPr>
              </m:sSubPr>
              <m:e>
                <m:r>
                  <w:ins w:id="177" w:author="Zeke Ahern" w:date="2026-04-28T10:15:00Z" w16du:dateUtc="2026-04-28T00:15:00Z">
                    <w:rPr>
                      <w:rFonts w:ascii="Cambria Math" w:eastAsiaTheme="minorEastAsia" w:hAnsi="Cambria Math" w:cs="Times New Roman"/>
                      <w:sz w:val="24"/>
                      <w:szCs w:val="24"/>
                      <w:lang w:val="en-US"/>
                    </w:rPr>
                    <m:t>μ</m:t>
                  </w:ins>
                </m:r>
              </m:e>
              <m:sub>
                <m:r>
                  <w:ins w:id="178" w:author="Zeke Ahern" w:date="2026-04-28T10:15:00Z" w16du:dateUtc="2026-04-28T00:15:00Z">
                    <w:rPr>
                      <w:rFonts w:ascii="Cambria Math" w:eastAsiaTheme="minorEastAsia" w:hAnsi="Cambria Math" w:cs="Times New Roman"/>
                      <w:sz w:val="24"/>
                      <w:szCs w:val="24"/>
                      <w:lang w:val="en-US"/>
                    </w:rPr>
                    <m:t>i</m:t>
                  </w:ins>
                </m:r>
              </m:sub>
            </m:sSub>
          </m:e>
        </m:d>
        <m:r>
          <w:ins w:id="179" w:author="Zeke Ahern" w:date="2026-04-28T10:15:00Z" w16du:dateUtc="2026-04-28T00:15:00Z">
            <w:rPr>
              <w:rFonts w:ascii="Cambria Math" w:eastAsiaTheme="minorEastAsia" w:hAnsi="Cambria Math" w:cs="Times New Roman"/>
              <w:sz w:val="24"/>
              <w:szCs w:val="24"/>
              <w:lang w:val="en-US"/>
            </w:rPr>
            <m:t>=</m:t>
          </w:ins>
        </m:r>
        <m:sSup>
          <m:sSupPr>
            <m:ctrlPr>
              <w:ins w:id="180" w:author="Zeke Ahern" w:date="2026-04-28T10:15:00Z" w16du:dateUtc="2026-04-28T00:15:00Z">
                <w:rPr>
                  <w:rFonts w:ascii="Cambria Math" w:eastAsiaTheme="minorEastAsia" w:hAnsi="Cambria Math" w:cs="Times New Roman"/>
                  <w:i/>
                  <w:sz w:val="24"/>
                  <w:szCs w:val="24"/>
                  <w:lang w:val="en-US"/>
                </w:rPr>
              </w:ins>
            </m:ctrlPr>
          </m:sSupPr>
          <m:e>
            <m:sSub>
              <m:sSubPr>
                <m:ctrlPr>
                  <w:ins w:id="181" w:author="Zeke Ahern" w:date="2026-04-28T10:15:00Z" w16du:dateUtc="2026-04-28T00:15:00Z">
                    <w:rPr>
                      <w:rFonts w:ascii="Cambria Math" w:eastAsiaTheme="minorEastAsia" w:hAnsi="Cambria Math" w:cs="Times New Roman"/>
                      <w:i/>
                      <w:sz w:val="24"/>
                      <w:szCs w:val="24"/>
                      <w:lang w:val="en-US"/>
                    </w:rPr>
                  </w:ins>
                </m:ctrlPr>
              </m:sSubPr>
              <m:e>
                <m:r>
                  <w:ins w:id="182" w:author="Zeke Ahern" w:date="2026-04-28T10:15:00Z" w16du:dateUtc="2026-04-28T00:15:00Z">
                    <m:rPr>
                      <m:sty m:val="b"/>
                    </m:rPr>
                    <w:rPr>
                      <w:rFonts w:ascii="Cambria Math" w:eastAsiaTheme="minorEastAsia" w:hAnsi="Cambria Math" w:cs="Times New Roman"/>
                      <w:sz w:val="24"/>
                      <w:szCs w:val="24"/>
                      <w:lang w:val="en-US"/>
                    </w:rPr>
                    <m:t>x</m:t>
                  </w:ins>
                </m:r>
              </m:e>
              <m:sub>
                <m:r>
                  <w:ins w:id="183" w:author="Zeke Ahern" w:date="2026-04-28T10:15:00Z" w16du:dateUtc="2026-04-28T00:15:00Z">
                    <w:rPr>
                      <w:rFonts w:ascii="Cambria Math" w:eastAsiaTheme="minorEastAsia" w:hAnsi="Cambria Math" w:cs="Times New Roman"/>
                      <w:sz w:val="24"/>
                      <w:szCs w:val="24"/>
                      <w:lang w:val="en-US"/>
                    </w:rPr>
                    <m:t>i</m:t>
                  </w:ins>
                </m:r>
              </m:sub>
            </m:sSub>
          </m:e>
          <m:sup>
            <m:r>
              <w:ins w:id="184" w:author="Zeke Ahern" w:date="2026-04-28T10:15:00Z" w16du:dateUtc="2026-04-28T00:15:00Z">
                <w:rPr>
                  <w:rFonts w:ascii="Cambria Math" w:eastAsiaTheme="minorEastAsia" w:hAnsi="Cambria Math" w:cs="Times New Roman"/>
                  <w:sz w:val="24"/>
                  <w:szCs w:val="24"/>
                  <w:lang w:val="en-US"/>
                </w:rPr>
                <m:t>T</m:t>
              </w:ins>
            </m:r>
          </m:sup>
        </m:sSup>
        <m:r>
          <w:ins w:id="185" w:author="Zeke Ahern" w:date="2026-04-28T10:15:00Z" w16du:dateUtc="2026-04-28T00:15:00Z">
            <m:rPr>
              <m:sty m:val="bi"/>
            </m:rPr>
            <w:rPr>
              <w:rFonts w:ascii="Cambria Math" w:eastAsiaTheme="minorEastAsia" w:hAnsi="Cambria Math" w:cs="Times New Roman"/>
              <w:sz w:val="24"/>
              <w:szCs w:val="24"/>
              <w:lang w:val="en-US"/>
            </w:rPr>
            <m:t>β</m:t>
          </w:ins>
        </m:r>
      </m:oMath>
      <w:ins w:id="186" w:author="Zeke Ahern" w:date="2026-04-28T10:15:00Z" w16du:dateUtc="2026-04-28T00:15:00Z">
        <w:r w:rsidR="00EC7806">
          <w:rPr>
            <w:rFonts w:ascii="Times New Roman" w:eastAsiaTheme="minorEastAsia" w:hAnsi="Times New Roman" w:cs="Times New Roman"/>
            <w:sz w:val="24"/>
            <w:szCs w:val="24"/>
            <w:lang w:val="en-US"/>
          </w:rPr>
          <w:t xml:space="preserve">, </w:t>
        </w:r>
      </w:ins>
      <w:del w:id="187" w:author="Zeke Ahern" w:date="2026-04-28T10:15:00Z" w16du:dateUtc="2026-04-28T00:15:00Z">
        <w:r w:rsidDel="00EC7806">
          <w:rPr>
            <w:rFonts w:ascii="Times New Roman" w:eastAsiaTheme="minorEastAsia" w:hAnsi="Times New Roman" w:cs="Times New Roman"/>
            <w:sz w:val="24"/>
            <w:szCs w:val="24"/>
            <w:lang w:val="en-US"/>
          </w:rPr>
          <w:delText xml:space="preserve">is a link function </w:delText>
        </w:r>
      </w:del>
      <w:r>
        <w:rPr>
          <w:rFonts w:ascii="Times New Roman" w:eastAsiaTheme="minorEastAsia" w:hAnsi="Times New Roman" w:cs="Times New Roman"/>
          <w:sz w:val="24"/>
          <w:szCs w:val="24"/>
          <w:lang w:val="en-US"/>
        </w:rPr>
        <w:t>(</w:t>
      </w:r>
      <w:del w:id="188" w:author="Zeke Ahern" w:date="2026-04-28T10:16:00Z" w16du:dateUtc="2026-04-28T00:16:00Z">
        <w:r w:rsidDel="00EC7806">
          <w:rPr>
            <w:rFonts w:ascii="Times New Roman" w:eastAsiaTheme="minorEastAsia" w:hAnsi="Times New Roman" w:cs="Times New Roman"/>
            <w:sz w:val="24"/>
            <w:szCs w:val="24"/>
            <w:lang w:val="en-US"/>
          </w:rPr>
          <w:delText xml:space="preserve">commonly logit), </w:delText>
        </w:r>
      </w:del>
      <w:ins w:id="189" w:author="Zeke Ahern" w:date="2026-04-28T10:16:00Z" w16du:dateUtc="2026-04-28T00:16:00Z">
        <w:r w:rsidR="00EC7806">
          <w:rPr>
            <w:rFonts w:ascii="Times New Roman" w:eastAsiaTheme="minorEastAsia" w:hAnsi="Times New Roman" w:cs="Times New Roman"/>
            <w:sz w:val="24"/>
            <w:szCs w:val="24"/>
            <w:lang w:val="en-US"/>
          </w:rPr>
          <w:t xml:space="preserve">where </w:t>
        </w:r>
      </w:ins>
      <m:oMath>
        <m:sSub>
          <m:sSubPr>
            <m:ctrlPr>
              <w:rPr>
                <w:rFonts w:ascii="Cambria Math" w:eastAsiaTheme="minorEastAsia" w:hAnsi="Cambria Math" w:cs="Times New Roman"/>
                <w:i/>
                <w:sz w:val="24"/>
                <w:szCs w:val="24"/>
                <w:lang w:val="en-US"/>
              </w:rPr>
            </m:ctrlPr>
          </m:sSubPr>
          <m:e>
            <m:r>
              <m:rPr>
                <m:sty m:val="b"/>
              </m:rP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lang w:val="en-US"/>
              </w:rPr>
              <m:t>i</m:t>
            </m:r>
          </m:sub>
        </m:sSub>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m:rPr>
                <m:scr m:val="double-struck"/>
              </m:rPr>
              <w:rPr>
                <w:rFonts w:ascii="Cambria Math" w:eastAsiaTheme="minorEastAsia" w:hAnsi="Cambria Math" w:cs="Times New Roman"/>
                <w:sz w:val="24"/>
                <w:szCs w:val="24"/>
                <w:lang w:val="en-US"/>
              </w:rPr>
              <m:t>R</m:t>
            </m:r>
          </m:e>
          <m:sup>
            <m:r>
              <w:rPr>
                <w:rFonts w:ascii="Cambria Math" w:eastAsiaTheme="minorEastAsia" w:hAnsi="Cambria Math" w:cs="Times New Roman"/>
                <w:sz w:val="24"/>
                <w:szCs w:val="24"/>
                <w:lang w:val="en-US"/>
              </w:rPr>
              <m:t>p</m:t>
            </m:r>
          </m:sup>
        </m:sSup>
      </m:oMath>
      <w:r>
        <w:rPr>
          <w:rFonts w:ascii="Times New Roman" w:eastAsiaTheme="minorEastAsia" w:hAnsi="Times New Roman" w:cs="Times New Roman"/>
          <w:sz w:val="24"/>
          <w:szCs w:val="24"/>
          <w:lang w:val="en-US"/>
        </w:rPr>
        <w:t xml:space="preserve"> a set of covariates for observation </w:t>
      </w:r>
      <m:oMath>
        <m:r>
          <w:rPr>
            <w:rFonts w:ascii="Cambria Math" w:eastAsiaTheme="minorEastAsia" w:hAnsi="Cambria Math" w:cs="Times New Roman"/>
            <w:sz w:val="24"/>
            <w:szCs w:val="24"/>
            <w:lang w:val="en-US"/>
          </w:rPr>
          <m:t>i</m:t>
        </m:r>
      </m:oMath>
      <w:r>
        <w:rPr>
          <w:rFonts w:ascii="Times New Roman" w:eastAsiaTheme="minorEastAsia" w:hAnsi="Times New Roman" w:cs="Times New Roman"/>
          <w:sz w:val="24"/>
          <w:szCs w:val="24"/>
          <w:lang w:val="en-US"/>
        </w:rPr>
        <w:t xml:space="preserve">, and </w:t>
      </w:r>
      <m:oMath>
        <m:r>
          <w:rPr>
            <w:rFonts w:ascii="Cambria Math" w:eastAsiaTheme="minorEastAsia" w:hAnsi="Cambria Math" w:cs="Times New Roman"/>
            <w:sz w:val="24"/>
            <w:szCs w:val="24"/>
            <w:lang w:val="en-US"/>
          </w:rPr>
          <m:t>β</m:t>
        </m:r>
      </m:oMath>
      <w:r>
        <w:rPr>
          <w:rFonts w:ascii="Times New Roman" w:eastAsiaTheme="minorEastAsia" w:hAnsi="Times New Roman" w:cs="Times New Roman"/>
          <w:sz w:val="24"/>
          <w:szCs w:val="24"/>
          <w:lang w:val="en-US"/>
        </w:rPr>
        <w:t xml:space="preserve"> a set of coefficients to be estimated for the model </w:t>
      </w:r>
      <w:sdt>
        <w:sdtPr>
          <w:rPr>
            <w:rFonts w:ascii="Times New Roman" w:eastAsiaTheme="minorEastAsia" w:hAnsi="Times New Roman" w:cs="Times New Roman"/>
            <w:sz w:val="24"/>
            <w:szCs w:val="24"/>
            <w:lang w:val="en-US"/>
          </w:rPr>
          <w:id w:val="2099438425"/>
          <w:citation/>
        </w:sdtPr>
        <w:sdtContent>
          <w:r w:rsidR="00436D01">
            <w:rPr>
              <w:rFonts w:ascii="Times New Roman" w:eastAsiaTheme="minorEastAsia" w:hAnsi="Times New Roman" w:cs="Times New Roman"/>
              <w:sz w:val="24"/>
              <w:szCs w:val="24"/>
              <w:lang w:val="en-US"/>
            </w:rPr>
            <w:fldChar w:fldCharType="begin"/>
          </w:r>
          <w:r w:rsidR="00436D01" w:rsidRPr="00436D01">
            <w:rPr>
              <w:rFonts w:ascii="Times New Roman" w:eastAsiaTheme="minorEastAsia" w:hAnsi="Times New Roman" w:cs="Times New Roman"/>
              <w:sz w:val="24"/>
              <w:szCs w:val="24"/>
              <w:lang w:val="en-US"/>
            </w:rPr>
            <w:instrText xml:space="preserve"> CITATION Gel07 \l 13322 </w:instrText>
          </w:r>
          <w:r w:rsidR="00436D01">
            <w:rPr>
              <w:rFonts w:ascii="Times New Roman" w:eastAsiaTheme="minorEastAsia" w:hAnsi="Times New Roman" w:cs="Times New Roman"/>
              <w:sz w:val="24"/>
              <w:szCs w:val="24"/>
              <w:lang w:val="en-US"/>
            </w:rPr>
            <w:fldChar w:fldCharType="separate"/>
          </w:r>
          <w:r w:rsidR="00902A32" w:rsidRPr="00902A32">
            <w:rPr>
              <w:rFonts w:ascii="Times New Roman" w:eastAsiaTheme="minorEastAsia" w:hAnsi="Times New Roman" w:cs="Times New Roman"/>
              <w:noProof/>
              <w:sz w:val="24"/>
              <w:szCs w:val="24"/>
              <w:lang w:val="en-US"/>
            </w:rPr>
            <w:t>(Gelman, 2007)</w:t>
          </w:r>
          <w:r w:rsidR="00436D01">
            <w:rPr>
              <w:rFonts w:ascii="Times New Roman" w:eastAsiaTheme="minorEastAsia" w:hAnsi="Times New Roman" w:cs="Times New Roman"/>
              <w:sz w:val="24"/>
              <w:szCs w:val="24"/>
              <w:lang w:val="en-US"/>
            </w:rPr>
            <w:fldChar w:fldCharType="end"/>
          </w:r>
        </w:sdtContent>
      </w:sdt>
      <w:r w:rsidR="00626EA4">
        <w:rPr>
          <w:rFonts w:ascii="Times New Roman" w:eastAsiaTheme="minorEastAsia" w:hAnsi="Times New Roman" w:cs="Times New Roman"/>
          <w:sz w:val="24"/>
          <w:szCs w:val="24"/>
          <w:lang w:val="en-US"/>
        </w:rPr>
        <w:t>.</w:t>
      </w:r>
    </w:p>
    <w:p w14:paraId="67B7676A" w14:textId="56F4715D" w:rsidR="00D70E65" w:rsidRDefault="00D70E65" w:rsidP="00680432">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As stated above, a hierarchical model assumes the </w:t>
      </w:r>
      <m:oMath>
        <m:r>
          <m:rPr>
            <m:sty m:val="bi"/>
          </m:rPr>
          <w:rPr>
            <w:rFonts w:ascii="Cambria Math" w:eastAsiaTheme="minorEastAsia" w:hAnsi="Cambria Math" w:cs="Times New Roman"/>
            <w:sz w:val="24"/>
            <w:szCs w:val="24"/>
            <w:lang w:val="en-US"/>
          </w:rPr>
          <m:t>β</m:t>
        </m:r>
      </m:oMath>
      <w:r>
        <w:rPr>
          <w:rFonts w:ascii="Times New Roman" w:eastAsiaTheme="minorEastAsia" w:hAnsi="Times New Roman" w:cs="Times New Roman"/>
          <w:b/>
          <w:bCs/>
          <w:sz w:val="24"/>
          <w:szCs w:val="24"/>
          <w:lang w:val="en-US"/>
        </w:rPr>
        <w:t xml:space="preserve"> </w:t>
      </w:r>
      <w:r w:rsidRPr="00D70E65">
        <w:rPr>
          <w:rFonts w:ascii="Times New Roman" w:eastAsiaTheme="minorEastAsia" w:hAnsi="Times New Roman" w:cs="Times New Roman"/>
          <w:sz w:val="24"/>
          <w:szCs w:val="24"/>
          <w:lang w:val="en-US"/>
        </w:rPr>
        <w:t>coefficient</w:t>
      </w:r>
      <w:r>
        <w:rPr>
          <w:rFonts w:ascii="Times New Roman" w:eastAsiaTheme="minorEastAsia" w:hAnsi="Times New Roman" w:cs="Times New Roman"/>
          <w:sz w:val="24"/>
          <w:szCs w:val="24"/>
          <w:lang w:val="en-US"/>
        </w:rPr>
        <w:t xml:space="preserve">s as non-fixed for explaining the outcome. Let </w:t>
      </w:r>
      <m:oMath>
        <m:r>
          <w:rPr>
            <w:rFonts w:ascii="Cambria Math" w:eastAsiaTheme="minorEastAsia" w:hAnsi="Cambria Math" w:cs="Times New Roman"/>
            <w:sz w:val="24"/>
            <w:szCs w:val="24"/>
            <w:lang w:val="en-US"/>
          </w:rPr>
          <m:t>j=1,…,J</m:t>
        </m:r>
      </m:oMath>
      <w:r>
        <w:rPr>
          <w:rFonts w:ascii="Times New Roman" w:eastAsiaTheme="minorEastAsia" w:hAnsi="Times New Roman" w:cs="Times New Roman"/>
          <w:sz w:val="24"/>
          <w:szCs w:val="24"/>
          <w:lang w:val="en-US"/>
        </w:rPr>
        <w:t xml:space="preserve"> be the group to which observation </w:t>
      </w:r>
      <m:oMath>
        <m:r>
          <w:rPr>
            <w:rFonts w:ascii="Cambria Math" w:eastAsiaTheme="minorEastAsia" w:hAnsi="Cambria Math" w:cs="Times New Roman"/>
            <w:sz w:val="24"/>
            <w:szCs w:val="24"/>
            <w:lang w:val="en-US"/>
          </w:rPr>
          <m:t>i</m:t>
        </m:r>
      </m:oMath>
      <w:r>
        <w:rPr>
          <w:rFonts w:ascii="Times New Roman" w:eastAsiaTheme="minorEastAsia" w:hAnsi="Times New Roman" w:cs="Times New Roman"/>
          <w:sz w:val="24"/>
          <w:szCs w:val="24"/>
          <w:lang w:val="en-US"/>
        </w:rPr>
        <w:t xml:space="preserve"> pertains. Furthermore, the link function can be written as </w:t>
      </w:r>
      <m:oMath>
        <m:r>
          <w:rPr>
            <w:rFonts w:ascii="Cambria Math" w:eastAsiaTheme="minorEastAsia" w:hAnsi="Cambria Math" w:cs="Times New Roman"/>
            <w:sz w:val="24"/>
            <w:szCs w:val="24"/>
            <w:lang w:val="en-US"/>
          </w:rPr>
          <m:t>g</m:t>
        </m:r>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μ</m:t>
                </m:r>
              </m:e>
              <m:sub>
                <m:r>
                  <w:rPr>
                    <w:rFonts w:ascii="Cambria Math" w:eastAsiaTheme="minorEastAsia" w:hAnsi="Cambria Math" w:cs="Times New Roman"/>
                    <w:sz w:val="24"/>
                    <w:szCs w:val="24"/>
                    <w:lang w:val="en-US"/>
                  </w:rPr>
                  <m:t>ij</m:t>
                </m:r>
              </m:sub>
            </m:sSub>
          </m:e>
        </m:d>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m:rPr>
                    <m:sty m:val="b"/>
                  </m:rP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lang w:val="en-US"/>
                  </w:rPr>
                  <m:t>ij</m:t>
                </m:r>
              </m:sub>
            </m:sSub>
          </m:e>
          <m:sup>
            <m:r>
              <w:rPr>
                <w:rFonts w:ascii="Cambria Math" w:eastAsiaTheme="minorEastAsia" w:hAnsi="Cambria Math" w:cs="Times New Roman"/>
                <w:sz w:val="24"/>
                <w:szCs w:val="24"/>
                <w:lang w:val="en-US"/>
              </w:rPr>
              <m:t>T</m:t>
            </m:r>
          </m:sup>
        </m:sSup>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j</m:t>
            </m:r>
          </m:sub>
        </m:sSub>
      </m:oMath>
      <w:r>
        <w:rPr>
          <w:rFonts w:ascii="Times New Roman" w:eastAsiaTheme="minorEastAsia" w:hAnsi="Times New Roman" w:cs="Times New Roman"/>
          <w:sz w:val="24"/>
          <w:szCs w:val="24"/>
          <w:lang w:val="en-US"/>
        </w:rPr>
        <w:t xml:space="preserve">. Note that the coefficients have the suffix </w:t>
      </w:r>
      <m:oMath>
        <m:r>
          <w:rPr>
            <w:rFonts w:ascii="Cambria Math" w:eastAsiaTheme="minorEastAsia" w:hAnsi="Cambria Math" w:cs="Times New Roman"/>
            <w:sz w:val="24"/>
            <w:szCs w:val="24"/>
            <w:lang w:val="en-US"/>
          </w:rPr>
          <m:t>j</m:t>
        </m:r>
      </m:oMath>
      <w:r>
        <w:rPr>
          <w:rFonts w:ascii="Times New Roman" w:eastAsiaTheme="minorEastAsia" w:hAnsi="Times New Roman" w:cs="Times New Roman"/>
          <w:sz w:val="24"/>
          <w:szCs w:val="24"/>
          <w:lang w:val="en-US"/>
        </w:rPr>
        <w:t xml:space="preserve">, denoting they are not fixed and can vary across groups </w:t>
      </w:r>
      <m:oMath>
        <m:r>
          <w:rPr>
            <w:rFonts w:ascii="Cambria Math" w:eastAsiaTheme="minorEastAsia" w:hAnsi="Cambria Math" w:cs="Times New Roman"/>
            <w:sz w:val="24"/>
            <w:szCs w:val="24"/>
            <w:lang w:val="en-US"/>
          </w:rPr>
          <m:t>j∈J</m:t>
        </m:r>
      </m:oMath>
      <w:r>
        <w:rPr>
          <w:rFonts w:ascii="Times New Roman" w:eastAsiaTheme="minorEastAsia" w:hAnsi="Times New Roman" w:cs="Times New Roman"/>
          <w:sz w:val="24"/>
          <w:szCs w:val="24"/>
          <w:lang w:val="en-US"/>
        </w:rPr>
        <w:t xml:space="preserve">. For instance, if we let the intercept to vary, the model can be written as </w:t>
      </w:r>
      <m:oMath>
        <m:r>
          <w:rPr>
            <w:rFonts w:ascii="Cambria Math" w:eastAsiaTheme="minorEastAsia" w:hAnsi="Cambria Math" w:cs="Times New Roman"/>
            <w:sz w:val="24"/>
            <w:szCs w:val="24"/>
            <w:lang w:val="en-US"/>
          </w:rPr>
          <m:t>g</m:t>
        </m:r>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μ</m:t>
                </m:r>
              </m:e>
              <m:sub>
                <m:r>
                  <w:rPr>
                    <w:rFonts w:ascii="Cambria Math" w:eastAsiaTheme="minorEastAsia" w:hAnsi="Cambria Math" w:cs="Times New Roman"/>
                    <w:sz w:val="24"/>
                    <w:szCs w:val="24"/>
                    <w:lang w:val="en-US"/>
                  </w:rPr>
                  <m:t>ij</m:t>
                </m:r>
              </m:sub>
            </m:sSub>
          </m:e>
        </m:d>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0j</m:t>
            </m:r>
          </m:sub>
        </m:sSub>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m:rPr>
                    <m:sty m:val="b"/>
                  </m:rP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lang w:val="en-US"/>
                  </w:rPr>
                  <m:t>ij</m:t>
                </m:r>
              </m:sub>
            </m:sSub>
          </m:e>
          <m:sup>
            <m:r>
              <w:rPr>
                <w:rFonts w:ascii="Cambria Math" w:eastAsiaTheme="minorEastAsia" w:hAnsi="Cambria Math" w:cs="Times New Roman"/>
                <w:sz w:val="24"/>
                <w:szCs w:val="24"/>
                <w:lang w:val="en-US"/>
              </w:rPr>
              <m:t>T</m:t>
            </m:r>
          </m:sup>
        </m:sSup>
        <m:sSub>
          <m:sSubPr>
            <m:ctrlPr>
              <w:rPr>
                <w:rFonts w:ascii="Cambria Math" w:eastAsiaTheme="minorEastAsia" w:hAnsi="Cambria Math" w:cs="Times New Roman"/>
                <w:i/>
                <w:sz w:val="24"/>
                <w:szCs w:val="24"/>
                <w:lang w:val="en-US"/>
              </w:rPr>
            </m:ctrlPr>
          </m:sSubPr>
          <m:e>
            <m:r>
              <m:rPr>
                <m:sty m:val="bi"/>
              </m:rP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fixed</m:t>
            </m:r>
          </m:sub>
        </m:sSub>
      </m:oMath>
      <w:r>
        <w:rPr>
          <w:rFonts w:ascii="Times New Roman" w:eastAsiaTheme="minorEastAsia" w:hAnsi="Times New Roman" w:cs="Times New Roman"/>
          <w:sz w:val="24"/>
          <w:szCs w:val="24"/>
          <w:lang w:val="en-US"/>
        </w:rPr>
        <w:t xml:space="preserve">. Where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0j</m:t>
            </m:r>
          </m:sub>
        </m:sSub>
        <m:r>
          <m:rPr>
            <m:scr m:val="script"/>
          </m:rPr>
          <w:rPr>
            <w:rFonts w:ascii="Cambria Math" w:eastAsiaTheme="minorEastAsia" w:hAnsi="Cambria Math" w:cs="Times New Roman"/>
            <w:sz w:val="24"/>
            <w:szCs w:val="24"/>
            <w:lang w:val="en-US"/>
          </w:rPr>
          <m:t>∼N(</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ζ</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τ</m:t>
            </m:r>
          </m:e>
          <m:sup>
            <m:r>
              <w:rPr>
                <w:rFonts w:ascii="Cambria Math" w:eastAsiaTheme="minorEastAsia" w:hAnsi="Cambria Math" w:cs="Times New Roman"/>
                <w:sz w:val="24"/>
                <w:szCs w:val="24"/>
                <w:lang w:val="en-US"/>
              </w:rPr>
              <m:t>2</m:t>
            </m:r>
          </m:sup>
        </m:sSup>
        <m:r>
          <w:rPr>
            <w:rFonts w:ascii="Cambria Math" w:eastAsiaTheme="minorEastAsia" w:hAnsi="Cambria Math" w:cs="Times New Roman"/>
            <w:sz w:val="24"/>
            <w:szCs w:val="24"/>
            <w:lang w:val="en-US"/>
          </w:rPr>
          <m:t>)</m:t>
        </m:r>
      </m:oMath>
      <w:r>
        <w:rPr>
          <w:rFonts w:ascii="Times New Roman" w:eastAsiaTheme="minorEastAsia" w:hAnsi="Times New Roman" w:cs="Times New Roman"/>
          <w:sz w:val="24"/>
          <w:szCs w:val="24"/>
          <w:lang w:val="en-US"/>
        </w:rPr>
        <w:t xml:space="preserve">, where the terms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ζ</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τ</m:t>
            </m:r>
          </m:e>
          <m:sup>
            <m:r>
              <w:rPr>
                <w:rFonts w:ascii="Cambria Math" w:eastAsiaTheme="minorEastAsia" w:hAnsi="Cambria Math" w:cs="Times New Roman"/>
                <w:sz w:val="24"/>
                <w:szCs w:val="24"/>
                <w:lang w:val="en-US"/>
              </w:rPr>
              <m:t>2</m:t>
            </m:r>
          </m:sup>
        </m:sSup>
      </m:oMath>
      <w:r>
        <w:rPr>
          <w:rFonts w:ascii="Times New Roman" w:eastAsiaTheme="minorEastAsia" w:hAnsi="Times New Roman" w:cs="Times New Roman"/>
          <w:sz w:val="24"/>
          <w:szCs w:val="24"/>
          <w:lang w:val="en-US"/>
        </w:rPr>
        <w:t xml:space="preserve"> are estimated directly from the data.</w:t>
      </w:r>
    </w:p>
    <w:p w14:paraId="31B207C5" w14:textId="3744D3CD" w:rsidR="00626EA4" w:rsidRDefault="00D70E65" w:rsidP="00680432">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lastRenderedPageBreak/>
        <w:t xml:space="preserve">On the other hand, if we let to vary the slopes, we can write the model as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0j</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γ</m:t>
            </m:r>
          </m:e>
          <m:sub>
            <m:r>
              <w:rPr>
                <w:rFonts w:ascii="Cambria Math" w:eastAsiaTheme="minorEastAsia" w:hAnsi="Cambria Math" w:cs="Times New Roman"/>
                <w:sz w:val="24"/>
                <w:szCs w:val="24"/>
                <w:lang w:val="en-US"/>
              </w:rPr>
              <m:t>00</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μ</m:t>
            </m:r>
          </m:e>
          <m:sub>
            <m:r>
              <w:rPr>
                <w:rFonts w:ascii="Cambria Math" w:eastAsiaTheme="minorEastAsia" w:hAnsi="Cambria Math" w:cs="Times New Roman"/>
                <w:sz w:val="24"/>
                <w:szCs w:val="24"/>
                <w:lang w:val="en-US"/>
              </w:rPr>
              <m:t>0j</m:t>
            </m:r>
          </m:sub>
        </m:sSub>
      </m:oMath>
      <w:r>
        <w:rPr>
          <w:rFonts w:ascii="Times New Roman" w:eastAsiaTheme="minorEastAsia" w:hAnsi="Times New Roman" w:cs="Times New Roman"/>
          <w:sz w:val="24"/>
          <w:szCs w:val="24"/>
          <w:lang w:val="en-US"/>
        </w:rPr>
        <w:t xml:space="preserve"> and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1j</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γ</m:t>
            </m:r>
          </m:e>
          <m:sub>
            <m:r>
              <w:rPr>
                <w:rFonts w:ascii="Cambria Math" w:eastAsiaTheme="minorEastAsia" w:hAnsi="Cambria Math" w:cs="Times New Roman"/>
                <w:sz w:val="24"/>
                <w:szCs w:val="24"/>
                <w:lang w:val="en-US"/>
              </w:rPr>
              <m:t>10</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μ</m:t>
            </m:r>
          </m:e>
          <m:sub>
            <m:r>
              <w:rPr>
                <w:rFonts w:ascii="Cambria Math" w:eastAsiaTheme="minorEastAsia" w:hAnsi="Cambria Math" w:cs="Times New Roman"/>
                <w:sz w:val="24"/>
                <w:szCs w:val="24"/>
                <w:lang w:val="en-US"/>
              </w:rPr>
              <m:t>1j</m:t>
            </m:r>
          </m:sub>
        </m:sSub>
        <m:r>
          <w:rPr>
            <w:rFonts w:ascii="Cambria Math" w:eastAsiaTheme="minorEastAsia" w:hAnsi="Cambria Math" w:cs="Times New Roman"/>
            <w:sz w:val="24"/>
            <w:szCs w:val="24"/>
            <w:lang w:val="en-US"/>
          </w:rPr>
          <m:t xml:space="preserve">, </m:t>
        </m:r>
      </m:oMath>
      <w:r>
        <w:rPr>
          <w:rFonts w:ascii="Times New Roman" w:eastAsiaTheme="minorEastAsia" w:hAnsi="Times New Roman" w:cs="Times New Roman"/>
          <w:sz w:val="24"/>
          <w:szCs w:val="24"/>
          <w:lang w:val="en-US"/>
        </w:rPr>
        <w:t>s</w:t>
      </w:r>
      <w:r w:rsidR="00626EA4">
        <w:rPr>
          <w:rFonts w:ascii="Times New Roman" w:eastAsiaTheme="minorEastAsia" w:hAnsi="Times New Roman" w:cs="Times New Roman"/>
          <w:sz w:val="24"/>
          <w:szCs w:val="24"/>
          <w:lang w:val="en-US"/>
        </w:rPr>
        <w:t>uch that</w:t>
      </w:r>
      <w:r>
        <w:rPr>
          <w:rFonts w:ascii="Times New Roman" w:eastAsiaTheme="minorEastAsia" w:hAnsi="Times New Roman" w:cs="Times New Roman"/>
          <w:sz w:val="24"/>
          <w:szCs w:val="24"/>
          <w:lang w:val="en-US"/>
        </w:rPr>
        <w:t>:</w:t>
      </w:r>
    </w:p>
    <w:p w14:paraId="230D52B5" w14:textId="21582A1A" w:rsidR="00626EA4" w:rsidRPr="00626EA4" w:rsidRDefault="00000000" w:rsidP="00680432">
      <w:pPr>
        <w:jc w:val="both"/>
        <w:rPr>
          <w:rFonts w:ascii="Times New Roman" w:eastAsiaTheme="minorEastAsia" w:hAnsi="Times New Roman" w:cs="Times New Roman"/>
          <w:sz w:val="24"/>
          <w:szCs w:val="24"/>
          <w:lang w:val="en-US"/>
        </w:rPr>
      </w:pPr>
      <m:oMathPara>
        <m:oMath>
          <m:d>
            <m:dPr>
              <m:ctrlPr>
                <w:rPr>
                  <w:rFonts w:ascii="Cambria Math" w:eastAsiaTheme="minorEastAsia" w:hAnsi="Cambria Math" w:cs="Times New Roman"/>
                  <w:i/>
                  <w:sz w:val="24"/>
                  <w:szCs w:val="24"/>
                  <w:lang w:val="en-US"/>
                </w:rPr>
              </m:ctrlPr>
            </m:dPr>
            <m:e>
              <m:f>
                <m:fPr>
                  <m:type m:val="noBar"/>
                  <m:ctrlPr>
                    <w:rPr>
                      <w:rFonts w:ascii="Cambria Math" w:eastAsiaTheme="minorEastAsia" w:hAnsi="Cambria Math" w:cs="Times New Roman"/>
                      <w:i/>
                      <w:sz w:val="24"/>
                      <w:szCs w:val="24"/>
                      <w:lang w:val="en-US"/>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μ</m:t>
                      </m:r>
                    </m:e>
                    <m:sub>
                      <m:r>
                        <w:rPr>
                          <w:rFonts w:ascii="Cambria Math" w:eastAsiaTheme="minorEastAsia" w:hAnsi="Cambria Math" w:cs="Times New Roman"/>
                          <w:sz w:val="24"/>
                          <w:szCs w:val="24"/>
                          <w:lang w:val="en-US"/>
                        </w:rPr>
                        <m:t>0j</m:t>
                      </m:r>
                    </m:sub>
                  </m:sSub>
                </m:num>
                <m:den>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μ</m:t>
                      </m:r>
                    </m:e>
                    <m:sub>
                      <m:r>
                        <w:rPr>
                          <w:rFonts w:ascii="Cambria Math" w:eastAsiaTheme="minorEastAsia" w:hAnsi="Cambria Math" w:cs="Times New Roman"/>
                          <w:sz w:val="24"/>
                          <w:szCs w:val="24"/>
                          <w:lang w:val="en-US"/>
                        </w:rPr>
                        <m:t>1j</m:t>
                      </m:r>
                    </m:sub>
                  </m:sSub>
                </m:den>
              </m:f>
            </m:e>
          </m:d>
          <m:r>
            <m:rPr>
              <m:scr m:val="script"/>
            </m:rPr>
            <w:rPr>
              <w:rFonts w:ascii="Cambria Math" w:eastAsiaTheme="minorEastAsia" w:hAnsi="Cambria Math" w:cs="Times New Roman"/>
              <w:sz w:val="24"/>
              <w:szCs w:val="24"/>
              <w:lang w:val="en-US"/>
            </w:rPr>
            <m:t>∼N</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 xml:space="preserve">0, </m:t>
              </m:r>
              <m:d>
                <m:dPr>
                  <m:ctrlPr>
                    <w:rPr>
                      <w:rFonts w:ascii="Cambria Math" w:eastAsiaTheme="minorEastAsia" w:hAnsi="Cambria Math" w:cs="Times New Roman"/>
                      <w:i/>
                      <w:sz w:val="24"/>
                      <w:szCs w:val="24"/>
                      <w:lang w:val="en-US"/>
                    </w:rPr>
                  </m:ctrlPr>
                </m:dPr>
                <m:e>
                  <m:f>
                    <m:fPr>
                      <m:type m:val="noBar"/>
                      <m:ctrlPr>
                        <w:rPr>
                          <w:rFonts w:ascii="Cambria Math" w:eastAsiaTheme="minorEastAsia" w:hAnsi="Cambria Math" w:cs="Times New Roman"/>
                          <w:i/>
                          <w:sz w:val="24"/>
                          <w:szCs w:val="24"/>
                          <w:lang w:val="en-US"/>
                        </w:rPr>
                      </m:ctrlPr>
                    </m:fPr>
                    <m:num>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τ</m:t>
                              </m:r>
                            </m:e>
                            <m:sub>
                              <m:r>
                                <w:rPr>
                                  <w:rFonts w:ascii="Cambria Math" w:eastAsiaTheme="minorEastAsia" w:hAnsi="Cambria Math" w:cs="Times New Roman"/>
                                  <w:sz w:val="24"/>
                                  <w:szCs w:val="24"/>
                                  <w:lang w:val="en-US"/>
                                </w:rPr>
                                <m:t>0</m:t>
                              </m:r>
                            </m:sub>
                          </m:sSub>
                        </m:e>
                        <m:sup>
                          <m:r>
                            <w:rPr>
                              <w:rFonts w:ascii="Cambria Math" w:eastAsiaTheme="minorEastAsia" w:hAnsi="Cambria Math" w:cs="Times New Roman"/>
                              <w:sz w:val="24"/>
                              <w:szCs w:val="24"/>
                              <w:lang w:val="en-US"/>
                            </w:rPr>
                            <m:t>2</m:t>
                          </m:r>
                        </m:sup>
                      </m:sSup>
                      <m:r>
                        <w:rPr>
                          <w:rFonts w:ascii="Cambria Math" w:eastAsiaTheme="minorEastAsia" w:hAnsi="Cambria Math" w:cs="Times New Roman"/>
                          <w:sz w:val="24"/>
                          <w:szCs w:val="24"/>
                          <w:lang w:val="en-US"/>
                        </w:rPr>
                        <m:t xml:space="preserve">    ρ</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τ</m:t>
                          </m:r>
                        </m:e>
                        <m:sub>
                          <m:r>
                            <w:rPr>
                              <w:rFonts w:ascii="Cambria Math" w:eastAsiaTheme="minorEastAsia" w:hAnsi="Cambria Math" w:cs="Times New Roman"/>
                              <w:sz w:val="24"/>
                              <w:szCs w:val="24"/>
                              <w:lang w:val="en-US"/>
                            </w:rPr>
                            <m:t>0</m:t>
                          </m:r>
                        </m:sub>
                      </m:sSub>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τ</m:t>
                          </m:r>
                        </m:e>
                        <m:sub>
                          <m:r>
                            <w:rPr>
                              <w:rFonts w:ascii="Cambria Math" w:eastAsiaTheme="minorEastAsia" w:hAnsi="Cambria Math" w:cs="Times New Roman"/>
                              <w:sz w:val="24"/>
                              <w:szCs w:val="24"/>
                              <w:lang w:val="en-US"/>
                            </w:rPr>
                            <m:t>1</m:t>
                          </m:r>
                        </m:sub>
                      </m:sSub>
                    </m:num>
                    <m:den>
                      <m:r>
                        <w:rPr>
                          <w:rFonts w:ascii="Cambria Math" w:eastAsiaTheme="minorEastAsia" w:hAnsi="Cambria Math" w:cs="Times New Roman"/>
                          <w:sz w:val="24"/>
                          <w:szCs w:val="24"/>
                          <w:lang w:val="en-US"/>
                        </w:rPr>
                        <m:t>ρ</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τ</m:t>
                          </m:r>
                        </m:e>
                        <m:sub>
                          <m:r>
                            <w:rPr>
                              <w:rFonts w:ascii="Cambria Math" w:eastAsiaTheme="minorEastAsia" w:hAnsi="Cambria Math" w:cs="Times New Roman"/>
                              <w:sz w:val="24"/>
                              <w:szCs w:val="24"/>
                              <w:lang w:val="en-US"/>
                            </w:rPr>
                            <m:t>0</m:t>
                          </m:r>
                        </m:sub>
                      </m:sSub>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τ</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 xml:space="preserve">  </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τ</m:t>
                              </m:r>
                            </m:e>
                            <m:sub>
                              <m:r>
                                <w:rPr>
                                  <w:rFonts w:ascii="Cambria Math" w:eastAsiaTheme="minorEastAsia" w:hAnsi="Cambria Math" w:cs="Times New Roman"/>
                                  <w:sz w:val="24"/>
                                  <w:szCs w:val="24"/>
                                  <w:lang w:val="en-US"/>
                                </w:rPr>
                                <m:t>1</m:t>
                              </m:r>
                            </m:sub>
                          </m:sSub>
                        </m:e>
                        <m:sup>
                          <m:r>
                            <w:rPr>
                              <w:rFonts w:ascii="Cambria Math" w:eastAsiaTheme="minorEastAsia" w:hAnsi="Cambria Math" w:cs="Times New Roman"/>
                              <w:sz w:val="24"/>
                              <w:szCs w:val="24"/>
                              <w:lang w:val="en-US"/>
                            </w:rPr>
                            <m:t>2</m:t>
                          </m:r>
                        </m:sup>
                      </m:sSup>
                    </m:den>
                  </m:f>
                </m:e>
              </m:d>
            </m:e>
          </m:d>
          <m:r>
            <w:rPr>
              <w:rFonts w:ascii="Cambria Math" w:eastAsiaTheme="minorEastAsia" w:hAnsi="Cambria Math" w:cs="Times New Roman"/>
              <w:sz w:val="24"/>
              <w:szCs w:val="24"/>
              <w:lang w:val="en-US"/>
            </w:rPr>
            <m:t xml:space="preserve">    (2)</m:t>
          </m:r>
        </m:oMath>
      </m:oMathPara>
    </w:p>
    <w:p w14:paraId="1570A8CF" w14:textId="7CEDF95E" w:rsidR="00626EA4" w:rsidRDefault="00D70E65" w:rsidP="00680432">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As a result</w:t>
      </w:r>
      <w:r w:rsidR="00626EA4">
        <w:rPr>
          <w:rFonts w:ascii="Times New Roman" w:eastAsiaTheme="minorEastAsia" w:hAnsi="Times New Roman" w:cs="Times New Roman"/>
          <w:sz w:val="24"/>
          <w:szCs w:val="24"/>
          <w:lang w:val="en-US"/>
        </w:rPr>
        <w:t>, for a two levels model, we have that:</w:t>
      </w:r>
    </w:p>
    <w:p w14:paraId="523E2244" w14:textId="3A85E5BC" w:rsidR="00626EA4" w:rsidRPr="00626EA4" w:rsidRDefault="00626EA4" w:rsidP="00680432">
      <w:pPr>
        <w:jc w:val="both"/>
        <w:rPr>
          <w:rFonts w:ascii="Times New Roman" w:eastAsiaTheme="minorEastAsia" w:hAnsi="Times New Roman" w:cs="Times New Roman"/>
          <w:sz w:val="24"/>
          <w:szCs w:val="24"/>
          <w:lang w:val="en-US"/>
        </w:rPr>
      </w:pPr>
      <m:oMathPara>
        <m:oMath>
          <m:r>
            <w:rPr>
              <w:rFonts w:ascii="Cambria Math" w:eastAsiaTheme="minorEastAsia" w:hAnsi="Cambria Math" w:cs="Times New Roman"/>
              <w:sz w:val="24"/>
              <w:szCs w:val="24"/>
              <w:lang w:val="en-US"/>
            </w:rPr>
            <m:t>g</m:t>
          </m:r>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μ</m:t>
                  </m:r>
                </m:e>
                <m:sub>
                  <m:r>
                    <w:rPr>
                      <w:rFonts w:ascii="Cambria Math" w:eastAsiaTheme="minorEastAsia" w:hAnsi="Cambria Math" w:cs="Times New Roman"/>
                      <w:sz w:val="24"/>
                      <w:szCs w:val="24"/>
                      <w:lang w:val="en-US"/>
                    </w:rPr>
                    <m:t>ij</m:t>
                  </m:r>
                </m:sub>
              </m:sSub>
            </m:e>
          </m:d>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m:rPr>
                      <m:sty m:val="b"/>
                    </m:rP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lang w:val="en-US"/>
                    </w:rPr>
                    <m:t>ij</m:t>
                  </m:r>
                </m:sub>
              </m:sSub>
            </m:e>
            <m:sup>
              <m:r>
                <w:rPr>
                  <w:rFonts w:ascii="Cambria Math" w:eastAsiaTheme="minorEastAsia" w:hAnsi="Cambria Math" w:cs="Times New Roman"/>
                  <w:sz w:val="24"/>
                  <w:szCs w:val="24"/>
                  <w:lang w:val="en-US"/>
                </w:rPr>
                <m:t>T</m:t>
              </m:r>
            </m:sup>
          </m:sSup>
          <m:r>
            <m:rPr>
              <m:sty m:val="bi"/>
            </m:rPr>
            <w:rPr>
              <w:rFonts w:ascii="Cambria Math" w:eastAsiaTheme="minorEastAsia" w:hAnsi="Cambria Math" w:cs="Times New Roman"/>
              <w:sz w:val="24"/>
              <w:szCs w:val="24"/>
              <w:lang w:val="en-US"/>
            </w:rPr>
            <m:t>β</m:t>
          </m:r>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m:rPr>
                      <m:sty m:val="b"/>
                    </m:rPr>
                    <w:rPr>
                      <w:rFonts w:ascii="Cambria Math" w:eastAsiaTheme="minorEastAsia" w:hAnsi="Cambria Math" w:cs="Times New Roman"/>
                      <w:sz w:val="24"/>
                      <w:szCs w:val="24"/>
                      <w:lang w:val="en-US"/>
                    </w:rPr>
                    <m:t>z</m:t>
                  </m:r>
                </m:e>
                <m:sub>
                  <m:r>
                    <w:rPr>
                      <w:rFonts w:ascii="Cambria Math" w:eastAsiaTheme="minorEastAsia" w:hAnsi="Cambria Math" w:cs="Times New Roman"/>
                      <w:sz w:val="24"/>
                      <w:szCs w:val="24"/>
                      <w:lang w:val="en-US"/>
                    </w:rPr>
                    <m:t>ij</m:t>
                  </m:r>
                </m:sub>
              </m:sSub>
            </m:e>
            <m:sup>
              <m:r>
                <w:rPr>
                  <w:rFonts w:ascii="Cambria Math" w:eastAsiaTheme="minorEastAsia" w:hAnsi="Cambria Math" w:cs="Times New Roman"/>
                  <w:sz w:val="24"/>
                  <w:szCs w:val="24"/>
                  <w:lang w:val="en-US"/>
                </w:rPr>
                <m:t>T</m:t>
              </m:r>
            </m:sup>
          </m:sSup>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μ</m:t>
              </m:r>
            </m:e>
            <m:sub>
              <m:r>
                <w:rPr>
                  <w:rFonts w:ascii="Cambria Math" w:eastAsiaTheme="minorEastAsia" w:hAnsi="Cambria Math" w:cs="Times New Roman"/>
                  <w:sz w:val="24"/>
                  <w:szCs w:val="24"/>
                  <w:lang w:val="en-US"/>
                </w:rPr>
                <m:t>j</m:t>
              </m:r>
            </m:sub>
          </m:sSub>
          <m:r>
            <w:rPr>
              <w:rFonts w:ascii="Cambria Math" w:eastAsiaTheme="minorEastAsia" w:hAnsi="Cambria Math" w:cs="Times New Roman"/>
              <w:sz w:val="24"/>
              <w:szCs w:val="24"/>
              <w:lang w:val="en-US"/>
            </w:rPr>
            <m:t xml:space="preserve">     (3)</m:t>
          </m:r>
        </m:oMath>
      </m:oMathPara>
    </w:p>
    <w:p w14:paraId="46FCEE6B" w14:textId="243063E4" w:rsidR="00626EA4" w:rsidRDefault="00626EA4" w:rsidP="00680432">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Where the left term represents the fixed part, and the right term represents the random part</w:t>
      </w:r>
      <w:r w:rsidR="00D70E65">
        <w:rPr>
          <w:rFonts w:ascii="Times New Roman" w:eastAsiaTheme="minorEastAsia" w:hAnsi="Times New Roman" w:cs="Times New Roman"/>
          <w:sz w:val="24"/>
          <w:szCs w:val="24"/>
          <w:lang w:val="en-US"/>
        </w:rPr>
        <w:t xml:space="preserve"> of the model</w:t>
      </w:r>
      <w:r>
        <w:rPr>
          <w:rFonts w:ascii="Times New Roman" w:eastAsiaTheme="minorEastAsia" w:hAnsi="Times New Roman" w:cs="Times New Roman"/>
          <w:sz w:val="24"/>
          <w:szCs w:val="24"/>
          <w:lang w:val="en-US"/>
        </w:rPr>
        <w:t xml:space="preserve">. Furthermore,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μ</m:t>
            </m:r>
          </m:e>
          <m:sub>
            <m:r>
              <w:rPr>
                <w:rFonts w:ascii="Cambria Math" w:eastAsiaTheme="minorEastAsia" w:hAnsi="Cambria Math" w:cs="Times New Roman"/>
                <w:sz w:val="24"/>
                <w:szCs w:val="24"/>
                <w:lang w:val="en-US"/>
              </w:rPr>
              <m:t>j</m:t>
            </m:r>
          </m:sub>
        </m:sSub>
        <m:r>
          <w:rPr>
            <w:rFonts w:ascii="Cambria Math" w:eastAsiaTheme="minorEastAsia" w:hAnsi="Cambria Math" w:cs="Times New Roman"/>
            <w:sz w:val="24"/>
            <w:szCs w:val="24"/>
            <w:lang w:val="en-US"/>
          </w:rPr>
          <m:t xml:space="preserve">∼(0, </m:t>
        </m:r>
        <m:r>
          <m:rPr>
            <m:sty m:val="p"/>
          </m:rPr>
          <w:rPr>
            <w:rFonts w:ascii="Cambria Math" w:eastAsiaTheme="minorEastAsia" w:hAnsi="Cambria Math" w:cs="Times New Roman"/>
            <w:sz w:val="24"/>
            <w:szCs w:val="24"/>
            <w:lang w:val="en-US"/>
          </w:rPr>
          <m:t>Σ</m:t>
        </m:r>
        <m:r>
          <w:rPr>
            <w:rFonts w:ascii="Cambria Math" w:eastAsiaTheme="minorEastAsia" w:hAnsi="Cambria Math" w:cs="Times New Roman"/>
            <w:sz w:val="24"/>
            <w:szCs w:val="24"/>
            <w:lang w:val="en-US"/>
          </w:rPr>
          <m:t>)</m:t>
        </m:r>
      </m:oMath>
      <w:r>
        <w:rPr>
          <w:rFonts w:ascii="Times New Roman" w:eastAsiaTheme="minorEastAsia" w:hAnsi="Times New Roman" w:cs="Times New Roman"/>
          <w:sz w:val="24"/>
          <w:szCs w:val="24"/>
          <w:lang w:val="en-US"/>
        </w:rPr>
        <w:t xml:space="preserve"> are the random effects for group </w:t>
      </w:r>
      <m:oMath>
        <m:r>
          <w:rPr>
            <w:rFonts w:ascii="Cambria Math" w:eastAsiaTheme="minorEastAsia" w:hAnsi="Cambria Math" w:cs="Times New Roman"/>
            <w:sz w:val="24"/>
            <w:szCs w:val="24"/>
            <w:lang w:val="en-US"/>
          </w:rPr>
          <m:t>j</m:t>
        </m:r>
      </m:oMath>
      <w:r>
        <w:rPr>
          <w:rFonts w:ascii="Times New Roman" w:eastAsiaTheme="minorEastAsia" w:hAnsi="Times New Roman" w:cs="Times New Roman"/>
          <w:sz w:val="24"/>
          <w:szCs w:val="24"/>
          <w:lang w:val="en-US"/>
        </w:rPr>
        <w:t xml:space="preserve">, and </w:t>
      </w:r>
      <m:oMath>
        <m:sSub>
          <m:sSubPr>
            <m:ctrlPr>
              <w:rPr>
                <w:rFonts w:ascii="Cambria Math" w:eastAsiaTheme="minorEastAsia" w:hAnsi="Cambria Math" w:cs="Times New Roman"/>
                <w:i/>
                <w:sz w:val="24"/>
                <w:szCs w:val="24"/>
                <w:lang w:val="en-US"/>
              </w:rPr>
            </m:ctrlPr>
          </m:sSubPr>
          <m:e>
            <m:r>
              <m:rPr>
                <m:sty m:val="b"/>
              </m:rPr>
              <w:rPr>
                <w:rFonts w:ascii="Cambria Math" w:eastAsiaTheme="minorEastAsia" w:hAnsi="Cambria Math" w:cs="Times New Roman"/>
                <w:sz w:val="24"/>
                <w:szCs w:val="24"/>
                <w:lang w:val="en-US"/>
              </w:rPr>
              <m:t>z</m:t>
            </m:r>
          </m:e>
          <m:sub>
            <m:r>
              <w:rPr>
                <w:rFonts w:ascii="Cambria Math" w:eastAsiaTheme="minorEastAsia" w:hAnsi="Cambria Math" w:cs="Times New Roman"/>
                <w:sz w:val="24"/>
                <w:szCs w:val="24"/>
                <w:lang w:val="en-US"/>
              </w:rPr>
              <m:t>ij</m:t>
            </m:r>
          </m:sub>
        </m:sSub>
      </m:oMath>
      <w:r>
        <w:rPr>
          <w:rFonts w:ascii="Times New Roman" w:eastAsiaTheme="minorEastAsia" w:hAnsi="Times New Roman" w:cs="Times New Roman"/>
          <w:sz w:val="24"/>
          <w:szCs w:val="24"/>
          <w:lang w:val="en-US"/>
        </w:rPr>
        <w:t xml:space="preserve"> are the </w:t>
      </w:r>
      <w:r w:rsidR="00FB0C2B">
        <w:rPr>
          <w:rFonts w:ascii="Times New Roman" w:eastAsiaTheme="minorEastAsia" w:hAnsi="Times New Roman" w:cs="Times New Roman"/>
          <w:sz w:val="24"/>
          <w:szCs w:val="24"/>
          <w:lang w:val="en-US"/>
        </w:rPr>
        <w:t xml:space="preserve">subset of covariates </w:t>
      </w:r>
      <w:del w:id="190" w:author="Zeke Ahern" w:date="2026-04-28T10:48:00Z" w16du:dateUtc="2026-04-28T00:48:00Z">
        <w:r w:rsidR="00FB0C2B" w:rsidDel="005F0CB2">
          <w:rPr>
            <w:rFonts w:ascii="Times New Roman" w:eastAsiaTheme="minorEastAsia" w:hAnsi="Times New Roman" w:cs="Times New Roman"/>
            <w:sz w:val="24"/>
            <w:szCs w:val="24"/>
            <w:lang w:val="en-US"/>
          </w:rPr>
          <w:delText>for which the coefficient is</w:delText>
        </w:r>
      </w:del>
      <w:ins w:id="191" w:author="Zeke Ahern" w:date="2026-04-28T10:48:00Z" w16du:dateUtc="2026-04-28T00:48:00Z">
        <w:r w:rsidR="005F0CB2">
          <w:rPr>
            <w:rFonts w:ascii="Times New Roman" w:eastAsiaTheme="minorEastAsia" w:hAnsi="Times New Roman" w:cs="Times New Roman"/>
            <w:sz w:val="24"/>
            <w:szCs w:val="24"/>
            <w:lang w:val="en-US"/>
          </w:rPr>
          <w:t>where the coefficients are</w:t>
        </w:r>
      </w:ins>
      <w:r w:rsidR="00FB0C2B">
        <w:rPr>
          <w:rFonts w:ascii="Times New Roman" w:eastAsiaTheme="minorEastAsia" w:hAnsi="Times New Roman" w:cs="Times New Roman"/>
          <w:sz w:val="24"/>
          <w:szCs w:val="24"/>
          <w:lang w:val="en-US"/>
        </w:rPr>
        <w:t xml:space="preserve"> random.</w:t>
      </w:r>
    </w:p>
    <w:p w14:paraId="10CA2916" w14:textId="08A19AB8" w:rsidR="00FB0C2B" w:rsidRDefault="00517100" w:rsidP="00680432">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An analysis conducted by </w:t>
      </w:r>
      <w:sdt>
        <w:sdtPr>
          <w:rPr>
            <w:rFonts w:ascii="Times New Roman" w:eastAsiaTheme="minorEastAsia" w:hAnsi="Times New Roman" w:cs="Times New Roman"/>
            <w:sz w:val="24"/>
            <w:szCs w:val="24"/>
            <w:lang w:val="en-US"/>
          </w:rPr>
          <w:id w:val="2070617914"/>
          <w:citation/>
        </w:sdtPr>
        <w:sdtContent>
          <w:r>
            <w:rPr>
              <w:rFonts w:ascii="Times New Roman" w:eastAsiaTheme="minorEastAsia" w:hAnsi="Times New Roman" w:cs="Times New Roman"/>
              <w:sz w:val="24"/>
              <w:szCs w:val="24"/>
              <w:lang w:val="en-US"/>
            </w:rPr>
            <w:fldChar w:fldCharType="begin"/>
          </w:r>
          <w:r w:rsidRPr="00517100">
            <w:rPr>
              <w:rFonts w:ascii="Times New Roman" w:eastAsiaTheme="minorEastAsia" w:hAnsi="Times New Roman" w:cs="Times New Roman"/>
              <w:sz w:val="24"/>
              <w:szCs w:val="24"/>
              <w:lang w:val="en-US"/>
            </w:rPr>
            <w:instrText xml:space="preserve"> CITATION Hua10 \l 13322 </w:instrText>
          </w:r>
          <w:r>
            <w:rPr>
              <w:rFonts w:ascii="Times New Roman" w:eastAsiaTheme="minorEastAsia" w:hAnsi="Times New Roman" w:cs="Times New Roman"/>
              <w:sz w:val="24"/>
              <w:szCs w:val="24"/>
              <w:lang w:val="en-US"/>
            </w:rPr>
            <w:fldChar w:fldCharType="separate"/>
          </w:r>
          <w:r w:rsidR="00902A32" w:rsidRPr="00902A32">
            <w:rPr>
              <w:rFonts w:ascii="Times New Roman" w:eastAsiaTheme="minorEastAsia" w:hAnsi="Times New Roman" w:cs="Times New Roman"/>
              <w:noProof/>
              <w:sz w:val="24"/>
              <w:szCs w:val="24"/>
              <w:lang w:val="en-US"/>
            </w:rPr>
            <w:t>(Huang H. &amp;.-A., 2010)</w:t>
          </w:r>
          <w:r>
            <w:rPr>
              <w:rFonts w:ascii="Times New Roman" w:eastAsiaTheme="minorEastAsia" w:hAnsi="Times New Roman" w:cs="Times New Roman"/>
              <w:sz w:val="24"/>
              <w:szCs w:val="24"/>
              <w:lang w:val="en-US"/>
            </w:rPr>
            <w:fldChar w:fldCharType="end"/>
          </w:r>
        </w:sdtContent>
      </w:sdt>
      <w:r>
        <w:rPr>
          <w:rFonts w:ascii="Times New Roman" w:eastAsiaTheme="minorEastAsia" w:hAnsi="Times New Roman" w:cs="Times New Roman"/>
          <w:sz w:val="24"/>
          <w:szCs w:val="24"/>
          <w:lang w:val="en-US"/>
        </w:rPr>
        <w:t xml:space="preserve"> considers a two-level model as a random parameters model in the following form</w:t>
      </w:r>
      <w:ins w:id="192" w:author="Gonzalo Ríos" w:date="2026-05-06T10:49:00Z" w16du:dateUtc="2026-05-06T00:49:00Z">
        <w:r w:rsidR="000A713C">
          <w:rPr>
            <w:rFonts w:ascii="Times New Roman" w:eastAsiaTheme="minorEastAsia" w:hAnsi="Times New Roman" w:cs="Times New Roman"/>
            <w:sz w:val="24"/>
            <w:szCs w:val="24"/>
            <w:lang w:val="en-US"/>
          </w:rPr>
          <w:t xml:space="preserve"> shown in Equations </w:t>
        </w:r>
      </w:ins>
      <w:ins w:id="193" w:author="Gonzalo Ríos" w:date="2026-05-06T10:51:00Z" w16du:dateUtc="2026-05-06T00:51:00Z">
        <w:r w:rsidR="000A713C">
          <w:rPr>
            <w:rFonts w:ascii="Times New Roman" w:eastAsiaTheme="minorEastAsia" w:hAnsi="Times New Roman" w:cs="Times New Roman"/>
            <w:sz w:val="24"/>
            <w:szCs w:val="24"/>
            <w:lang w:val="en-US"/>
          </w:rPr>
          <w:t>(4)-(5). In terms of road safety, this hierarchical approach tackles the clustered structure of crashe</w:t>
        </w:r>
      </w:ins>
      <w:ins w:id="194" w:author="Gonzalo Ríos" w:date="2026-05-06T10:52:00Z" w16du:dateUtc="2026-05-06T00:52:00Z">
        <w:r w:rsidR="000A713C">
          <w:rPr>
            <w:rFonts w:ascii="Times New Roman" w:eastAsiaTheme="minorEastAsia" w:hAnsi="Times New Roman" w:cs="Times New Roman"/>
            <w:sz w:val="24"/>
            <w:szCs w:val="24"/>
            <w:lang w:val="en-US"/>
          </w:rPr>
          <w:t xml:space="preserve">s. Traditional models assume that units are independent. However, traffic safety data often violates this assumption because observations are generated within structure contexts, such as site type, functional class, or another grouping variable </w:t>
        </w:r>
      </w:ins>
      <w:customXmlInsRangeStart w:id="195" w:author="Gonzalo Ríos" w:date="2026-05-06T10:55:00Z"/>
      <w:sdt>
        <w:sdtPr>
          <w:rPr>
            <w:rFonts w:ascii="Times New Roman" w:eastAsiaTheme="minorEastAsia" w:hAnsi="Times New Roman" w:cs="Times New Roman"/>
            <w:sz w:val="24"/>
            <w:szCs w:val="24"/>
            <w:lang w:val="en-US"/>
          </w:rPr>
          <w:id w:val="1398777472"/>
          <w:citation/>
        </w:sdtPr>
        <w:sdtContent>
          <w:customXmlInsRangeEnd w:id="195"/>
          <w:ins w:id="196" w:author="Gonzalo Ríos" w:date="2026-05-06T10:55:00Z" w16du:dateUtc="2026-05-06T00:55:00Z">
            <w:r w:rsidR="000A713C">
              <w:rPr>
                <w:rFonts w:ascii="Times New Roman" w:eastAsiaTheme="minorEastAsia" w:hAnsi="Times New Roman" w:cs="Times New Roman"/>
                <w:sz w:val="24"/>
                <w:szCs w:val="24"/>
                <w:lang w:val="en-US"/>
              </w:rPr>
              <w:fldChar w:fldCharType="begin"/>
            </w:r>
            <w:r w:rsidR="000A713C" w:rsidRPr="000A713C">
              <w:rPr>
                <w:rFonts w:ascii="Times New Roman" w:eastAsiaTheme="minorEastAsia" w:hAnsi="Times New Roman" w:cs="Times New Roman"/>
                <w:sz w:val="24"/>
                <w:szCs w:val="24"/>
                <w:lang w:val="en-US"/>
                <w:rPrChange w:id="197" w:author="Gonzalo Ríos" w:date="2026-05-06T10:55:00Z" w16du:dateUtc="2026-05-06T00:55:00Z">
                  <w:rPr>
                    <w:rFonts w:ascii="Times New Roman" w:eastAsiaTheme="minorEastAsia" w:hAnsi="Times New Roman" w:cs="Times New Roman"/>
                    <w:sz w:val="24"/>
                    <w:szCs w:val="24"/>
                  </w:rPr>
                </w:rPrChange>
              </w:rPr>
              <w:instrText xml:space="preserve"> CITATION Per221 \l 13322 </w:instrText>
            </w:r>
          </w:ins>
          <w:r w:rsidR="000A713C">
            <w:rPr>
              <w:rFonts w:ascii="Times New Roman" w:eastAsiaTheme="minorEastAsia" w:hAnsi="Times New Roman" w:cs="Times New Roman"/>
              <w:sz w:val="24"/>
              <w:szCs w:val="24"/>
              <w:lang w:val="en-US"/>
            </w:rPr>
            <w:fldChar w:fldCharType="separate"/>
          </w:r>
          <w:r w:rsidR="00902A32" w:rsidRPr="00902A32">
            <w:rPr>
              <w:rFonts w:ascii="Times New Roman" w:eastAsiaTheme="minorEastAsia" w:hAnsi="Times New Roman" w:cs="Times New Roman"/>
              <w:noProof/>
              <w:sz w:val="24"/>
              <w:szCs w:val="24"/>
              <w:lang w:val="en-US"/>
            </w:rPr>
            <w:t>(Pervaz, 2022)</w:t>
          </w:r>
          <w:ins w:id="198" w:author="Gonzalo Ríos" w:date="2026-05-06T10:55:00Z" w16du:dateUtc="2026-05-06T00:55:00Z">
            <w:r w:rsidR="000A713C">
              <w:rPr>
                <w:rFonts w:ascii="Times New Roman" w:eastAsiaTheme="minorEastAsia" w:hAnsi="Times New Roman" w:cs="Times New Roman"/>
                <w:sz w:val="24"/>
                <w:szCs w:val="24"/>
                <w:lang w:val="en-US"/>
              </w:rPr>
              <w:fldChar w:fldCharType="end"/>
            </w:r>
          </w:ins>
          <w:customXmlInsRangeStart w:id="199" w:author="Gonzalo Ríos" w:date="2026-05-06T10:55:00Z"/>
        </w:sdtContent>
      </w:sdt>
      <w:customXmlInsRangeEnd w:id="199"/>
      <w:del w:id="200" w:author="Gonzalo Ríos" w:date="2026-05-06T10:51:00Z" w16du:dateUtc="2026-05-06T00:51:00Z">
        <w:r w:rsidDel="000A713C">
          <w:rPr>
            <w:rFonts w:ascii="Times New Roman" w:eastAsiaTheme="minorEastAsia" w:hAnsi="Times New Roman" w:cs="Times New Roman"/>
            <w:sz w:val="24"/>
            <w:szCs w:val="24"/>
            <w:lang w:val="en-US"/>
          </w:rPr>
          <w:delText>:</w:delText>
        </w:r>
      </w:del>
    </w:p>
    <w:p w14:paraId="0B35BE62" w14:textId="7D1C933F" w:rsidR="00FB0C2B" w:rsidRPr="00FB0C2B" w:rsidRDefault="00FB0C2B" w:rsidP="00680432">
      <w:pPr>
        <w:jc w:val="both"/>
        <w:rPr>
          <w:rFonts w:ascii="Times New Roman" w:eastAsiaTheme="minorEastAsia" w:hAnsi="Times New Roman" w:cs="Times New Roman"/>
          <w:iCs/>
          <w:sz w:val="24"/>
          <w:szCs w:val="24"/>
          <w:lang w:val="en-US"/>
        </w:rPr>
      </w:pPr>
      <w:commentRangeStart w:id="201"/>
      <m:oMathPara>
        <m:oMath>
          <m:r>
            <w:rPr>
              <w:rFonts w:ascii="Cambria Math" w:eastAsiaTheme="minorEastAsia" w:hAnsi="Cambria Math" w:cs="Times New Roman"/>
              <w:sz w:val="24"/>
              <w:szCs w:val="24"/>
              <w:lang w:val="en-US"/>
            </w:rPr>
            <m:t>Level 1:</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f</m:t>
              </m:r>
            </m:e>
            <m:sup>
              <m:r>
                <w:rPr>
                  <w:rFonts w:ascii="Cambria Math" w:eastAsiaTheme="minorEastAsia" w:hAnsi="Cambria Math" w:cs="Times New Roman"/>
                  <w:sz w:val="24"/>
                  <w:szCs w:val="24"/>
                  <w:lang w:val="en-US"/>
                </w:rPr>
                <m:t>-1</m:t>
              </m:r>
            </m:sup>
          </m:sSup>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θ</m:t>
              </m:r>
            </m:e>
          </m:d>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e>
            <m:sup>
              <m:r>
                <w:rPr>
                  <w:rFonts w:ascii="Cambria Math" w:eastAsiaTheme="minorEastAsia" w:hAnsi="Cambria Math" w:cs="Times New Roman"/>
                  <w:sz w:val="24"/>
                  <w:szCs w:val="24"/>
                  <w:lang w:val="en-US"/>
                </w:rPr>
                <m:t>L1</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b/>
                  <w:bCs/>
                  <w:iCs/>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L1</m:t>
              </m:r>
            </m:sup>
          </m:sSup>
          <m:sSup>
            <m:sSupPr>
              <m:ctrlPr>
                <w:rPr>
                  <w:rFonts w:ascii="Cambria Math" w:eastAsiaTheme="minorEastAsia" w:hAnsi="Cambria Math" w:cs="Times New Roman"/>
                  <w:i/>
                  <w:iCs/>
                  <w:sz w:val="24"/>
                  <w:szCs w:val="24"/>
                  <w:lang w:val="en-US"/>
                </w:rPr>
              </m:ctrlPr>
            </m:sSupPr>
            <m:e>
              <m:r>
                <m:rPr>
                  <m:sty m:val="bi"/>
                </m:rPr>
                <w:rPr>
                  <w:rFonts w:ascii="Cambria Math" w:eastAsiaTheme="minorEastAsia" w:hAnsi="Cambria Math" w:cs="Times New Roman"/>
                  <w:sz w:val="24"/>
                  <w:szCs w:val="24"/>
                  <w:lang w:val="en-US"/>
                </w:rPr>
                <m:t>β</m:t>
              </m:r>
            </m:e>
            <m:sup>
              <m:r>
                <w:rPr>
                  <w:rFonts w:ascii="Cambria Math" w:eastAsiaTheme="minorEastAsia" w:hAnsi="Cambria Math" w:cs="Times New Roman"/>
                  <w:sz w:val="24"/>
                  <w:szCs w:val="24"/>
                  <w:lang w:val="en-US"/>
                </w:rPr>
                <m:t>L1</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iCs/>
                  <w:sz w:val="24"/>
                  <w:szCs w:val="24"/>
                  <w:lang w:val="en-US"/>
                </w:rPr>
              </m:ctrlPr>
            </m:sSupPr>
            <m:e>
              <m:r>
                <w:rPr>
                  <w:rFonts w:ascii="Cambria Math" w:eastAsiaTheme="minorEastAsia" w:hAnsi="Cambria Math" w:cs="Times New Roman"/>
                  <w:sz w:val="24"/>
                  <w:szCs w:val="24"/>
                  <w:lang w:val="en-US"/>
                </w:rPr>
                <m:t>ε</m:t>
              </m:r>
            </m:e>
            <m:sup>
              <m:r>
                <w:rPr>
                  <w:rFonts w:ascii="Cambria Math" w:eastAsiaTheme="minorEastAsia" w:hAnsi="Cambria Math" w:cs="Times New Roman"/>
                  <w:sz w:val="24"/>
                  <w:szCs w:val="24"/>
                  <w:lang w:val="en-US"/>
                </w:rPr>
                <m:t>L1</m:t>
              </m:r>
            </m:sup>
          </m:sSup>
          <m:r>
            <w:rPr>
              <w:rFonts w:ascii="Cambria Math" w:eastAsiaTheme="minorEastAsia" w:hAnsi="Cambria Math" w:cs="Times New Roman"/>
              <w:sz w:val="24"/>
              <w:szCs w:val="24"/>
              <w:lang w:val="en-US"/>
            </w:rPr>
            <m:t xml:space="preserve">    (4)</m:t>
          </m:r>
        </m:oMath>
      </m:oMathPara>
    </w:p>
    <w:p w14:paraId="510405EE" w14:textId="70460F24" w:rsidR="00FB0C2B" w:rsidRPr="00517100" w:rsidRDefault="00FB0C2B" w:rsidP="00680432">
      <w:pPr>
        <w:jc w:val="both"/>
        <w:rPr>
          <w:rFonts w:ascii="Times New Roman" w:eastAsiaTheme="minorEastAsia" w:hAnsi="Times New Roman" w:cs="Times New Roman"/>
          <w:sz w:val="24"/>
          <w:szCs w:val="24"/>
          <w:lang w:val="en-US"/>
        </w:rPr>
      </w:pPr>
      <m:oMath>
        <m:r>
          <w:rPr>
            <w:rFonts w:ascii="Cambria Math" w:eastAsiaTheme="minorEastAsia" w:hAnsi="Cambria Math" w:cs="Times New Roman"/>
            <w:sz w:val="24"/>
            <w:szCs w:val="24"/>
            <w:lang w:val="en-US"/>
          </w:rPr>
          <m:t xml:space="preserve">Level 2: </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up>
            <m:r>
              <w:rPr>
                <w:rFonts w:ascii="Cambria Math" w:eastAsiaTheme="minorEastAsia" w:hAnsi="Cambria Math" w:cs="Times New Roman"/>
                <w:sz w:val="24"/>
                <w:szCs w:val="24"/>
                <w:lang w:val="en-US"/>
              </w:rPr>
              <m:t>L1</m:t>
            </m:r>
          </m:sup>
        </m:sSub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00</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L2</m:t>
            </m:r>
          </m:sup>
        </m:sSup>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ε</m:t>
                </m:r>
              </m:e>
              <m:sub>
                <m:r>
                  <w:rPr>
                    <w:rFonts w:ascii="Cambria Math" w:eastAsiaTheme="minorEastAsia" w:hAnsi="Cambria Math" w:cs="Times New Roman"/>
                    <w:sz w:val="24"/>
                    <w:szCs w:val="24"/>
                    <w:lang w:val="en-US"/>
                  </w:rPr>
                  <m:t>0</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 xml:space="preserve">     (5)</m:t>
        </m:r>
      </m:oMath>
      <w:commentRangeEnd w:id="201"/>
      <w:r w:rsidR="005F0CB2" w:rsidRPr="00517100">
        <w:rPr>
          <w:rStyle w:val="Refdecomentario"/>
          <w:rFonts w:ascii="Times New Roman" w:eastAsiaTheme="minorEastAsia" w:hAnsi="Times New Roman" w:cs="Times New Roman"/>
          <w:sz w:val="24"/>
          <w:szCs w:val="24"/>
          <w:lang w:val="en-US"/>
        </w:rPr>
        <w:commentReference w:id="201"/>
      </w:r>
    </w:p>
    <w:p w14:paraId="33B536E3" w14:textId="23386F56" w:rsidR="00517100" w:rsidRPr="00FB0C2B" w:rsidRDefault="00517100" w:rsidP="00680432">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Such that: </w:t>
      </w:r>
    </w:p>
    <w:p w14:paraId="3020A328" w14:textId="0001AE44" w:rsidR="00FB0C2B" w:rsidRPr="00517100" w:rsidRDefault="00000000" w:rsidP="00680432">
      <w:pPr>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β</m:t>
              </m:r>
            </m:e>
            <m:sup>
              <m:r>
                <w:rPr>
                  <w:rFonts w:ascii="Cambria Math" w:eastAsiaTheme="minorEastAsia" w:hAnsi="Cambria Math" w:cs="Times New Roman"/>
                  <w:sz w:val="24"/>
                  <w:szCs w:val="24"/>
                  <w:lang w:val="en-US"/>
                </w:rPr>
                <m:t>L</m:t>
              </m:r>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rPr>
                    <m:t>01</m:t>
                  </m:r>
                </m:sub>
              </m:sSub>
            </m:e>
            <m:sup>
              <m:r>
                <w:rPr>
                  <w:rFonts w:ascii="Cambria Math" w:eastAsiaTheme="minorEastAsia" w:hAnsi="Cambria Math" w:cs="Times New Roman"/>
                  <w:sz w:val="24"/>
                  <w:szCs w:val="24"/>
                  <w:lang w:val="en-US"/>
                </w:rPr>
                <m:t>L</m:t>
              </m:r>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m:t>
              </m:r>
              <m:r>
                <w:rPr>
                  <w:rFonts w:ascii="Cambria Math" w:eastAsiaTheme="minorEastAsia" w:hAnsi="Cambria Math" w:cs="Times New Roman"/>
                  <w:sz w:val="24"/>
                  <w:szCs w:val="24"/>
                </w:rPr>
                <m:t>2</m:t>
              </m:r>
            </m:sup>
          </m:sSup>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rPr>
                    <m:t>1</m:t>
                  </m:r>
                </m:sub>
              </m:sSub>
            </m:e>
            <m:sup>
              <m:r>
                <w:rPr>
                  <w:rFonts w:ascii="Cambria Math" w:eastAsiaTheme="minorEastAsia" w:hAnsi="Cambria Math" w:cs="Times New Roman"/>
                  <w:sz w:val="24"/>
                  <w:szCs w:val="24"/>
                  <w:lang w:val="en-US"/>
                </w:rPr>
                <m:t>L</m:t>
              </m:r>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ε</m:t>
                  </m:r>
                </m:e>
                <m:sub>
                  <m:r>
                    <w:rPr>
                      <w:rFonts w:ascii="Cambria Math" w:eastAsiaTheme="minorEastAsia" w:hAnsi="Cambria Math" w:cs="Times New Roman"/>
                      <w:sz w:val="24"/>
                      <w:szCs w:val="24"/>
                    </w:rPr>
                    <m:t>1</m:t>
                  </m:r>
                </m:sub>
              </m:sSub>
            </m:e>
            <m:sup>
              <m:r>
                <w:rPr>
                  <w:rFonts w:ascii="Cambria Math" w:eastAsiaTheme="minorEastAsia" w:hAnsi="Cambria Math" w:cs="Times New Roman"/>
                  <w:sz w:val="24"/>
                  <w:szCs w:val="24"/>
                  <w:lang w:val="en-US"/>
                </w:rPr>
                <m:t>L</m:t>
              </m:r>
              <m:r>
                <w:rPr>
                  <w:rFonts w:ascii="Cambria Math" w:eastAsiaTheme="minorEastAsia" w:hAnsi="Cambria Math" w:cs="Times New Roman"/>
                  <w:sz w:val="24"/>
                  <w:szCs w:val="24"/>
                </w:rPr>
                <m:t>2</m:t>
              </m:r>
            </m:sup>
          </m:sSup>
          <m:r>
            <w:rPr>
              <w:rFonts w:ascii="Cambria Math" w:eastAsiaTheme="minorEastAsia" w:hAnsi="Cambria Math" w:cs="Times New Roman"/>
              <w:sz w:val="24"/>
              <w:szCs w:val="24"/>
              <w:lang w:val="en-US"/>
            </w:rPr>
            <m:t xml:space="preserve">     (6)</m:t>
          </m:r>
        </m:oMath>
      </m:oMathPara>
    </w:p>
    <w:p w14:paraId="12A6FA44" w14:textId="69A9245C" w:rsidR="00FB0C2B" w:rsidRDefault="00FB0C2B" w:rsidP="00680432">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From level 1</w:t>
      </w:r>
      <w:r w:rsidR="00517100">
        <w:rPr>
          <w:rFonts w:ascii="Times New Roman" w:eastAsiaTheme="minorEastAsia" w:hAnsi="Times New Roman" w:cs="Times New Roman"/>
          <w:sz w:val="24"/>
          <w:szCs w:val="24"/>
          <w:lang w:val="en-US"/>
        </w:rPr>
        <w:t xml:space="preserve"> in Equation (4) and the sublevel in Equation (6)</w:t>
      </w:r>
      <w:r>
        <w:rPr>
          <w:rFonts w:ascii="Times New Roman" w:eastAsiaTheme="minorEastAsia" w:hAnsi="Times New Roman" w:cs="Times New Roman"/>
          <w:sz w:val="24"/>
          <w:szCs w:val="24"/>
          <w:lang w:val="en-US"/>
        </w:rPr>
        <w:t xml:space="preserve"> </w:t>
      </w:r>
      <w:r w:rsidR="00517100">
        <w:rPr>
          <w:rFonts w:ascii="Times New Roman" w:eastAsiaTheme="minorEastAsia" w:hAnsi="Times New Roman" w:cs="Times New Roman"/>
          <w:sz w:val="24"/>
          <w:szCs w:val="24"/>
          <w:lang w:val="en-US"/>
        </w:rPr>
        <w:t>we have that:</w:t>
      </w:r>
    </w:p>
    <w:p w14:paraId="6FCF5F4E" w14:textId="273D666D" w:rsidR="00FB0C2B" w:rsidRPr="00FB0C2B" w:rsidRDefault="00000000" w:rsidP="00680432">
      <w:pPr>
        <w:jc w:val="both"/>
        <w:rPr>
          <w:rFonts w:ascii="Times New Roman" w:eastAsiaTheme="minorEastAsia" w:hAnsi="Times New Roman" w:cs="Times New Roman"/>
          <w:iCs/>
          <w:sz w:val="24"/>
          <w:szCs w:val="24"/>
          <w:lang w:val="en-US"/>
        </w:rPr>
      </w:pPr>
      <m:oMathPara>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f</m:t>
              </m:r>
            </m:e>
            <m:sup>
              <m:r>
                <w:rPr>
                  <w:rFonts w:ascii="Cambria Math" w:eastAsiaTheme="minorEastAsia" w:hAnsi="Cambria Math" w:cs="Times New Roman"/>
                  <w:sz w:val="24"/>
                  <w:szCs w:val="24"/>
                  <w:lang w:val="en-US"/>
                </w:rPr>
                <m:t>-1</m:t>
              </m:r>
            </m:sup>
          </m:sSup>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θ</m:t>
              </m:r>
            </m:e>
          </m:d>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e>
            <m:sup>
              <m:r>
                <w:rPr>
                  <w:rFonts w:ascii="Cambria Math" w:eastAsiaTheme="minorEastAsia" w:hAnsi="Cambria Math" w:cs="Times New Roman"/>
                  <w:sz w:val="24"/>
                  <w:szCs w:val="24"/>
                  <w:lang w:val="en-US"/>
                </w:rPr>
                <m:t>L1</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b/>
                  <w:bCs/>
                  <w:iCs/>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L1</m:t>
              </m:r>
            </m:sup>
          </m:sSup>
          <m:sSup>
            <m:sSupPr>
              <m:ctrlPr>
                <w:rPr>
                  <w:rFonts w:ascii="Cambria Math" w:eastAsiaTheme="minorEastAsia" w:hAnsi="Cambria Math" w:cs="Times New Roman"/>
                  <w:i/>
                  <w:iCs/>
                  <w:sz w:val="24"/>
                  <w:szCs w:val="24"/>
                  <w:lang w:val="en-US"/>
                </w:rPr>
              </m:ctrlPr>
            </m:sSupPr>
            <m:e>
              <m:r>
                <w:rPr>
                  <w:rFonts w:ascii="Cambria Math" w:eastAsiaTheme="minorEastAsia" w:hAnsi="Cambria Math" w:cs="Times New Roman"/>
                  <w:sz w:val="24"/>
                  <w:szCs w:val="24"/>
                  <w:lang w:val="en-US"/>
                </w:rPr>
                <m:t>β</m:t>
              </m:r>
            </m:e>
            <m:sup>
              <m:r>
                <w:rPr>
                  <w:rFonts w:ascii="Cambria Math" w:eastAsiaTheme="minorEastAsia" w:hAnsi="Cambria Math" w:cs="Times New Roman"/>
                  <w:sz w:val="24"/>
                  <w:szCs w:val="24"/>
                  <w:lang w:val="en-US"/>
                </w:rPr>
                <m:t>L1</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iCs/>
                  <w:sz w:val="24"/>
                  <w:szCs w:val="24"/>
                  <w:lang w:val="en-US"/>
                </w:rPr>
              </m:ctrlPr>
            </m:sSupPr>
            <m:e>
              <m:r>
                <w:rPr>
                  <w:rFonts w:ascii="Cambria Math" w:eastAsiaTheme="minorEastAsia" w:hAnsi="Cambria Math" w:cs="Times New Roman"/>
                  <w:sz w:val="24"/>
                  <w:szCs w:val="24"/>
                  <w:lang w:val="en-US"/>
                </w:rPr>
                <m:t>ε</m:t>
              </m:r>
            </m:e>
            <m:sup>
              <m:r>
                <w:rPr>
                  <w:rFonts w:ascii="Cambria Math" w:eastAsiaTheme="minorEastAsia" w:hAnsi="Cambria Math" w:cs="Times New Roman"/>
                  <w:sz w:val="24"/>
                  <w:szCs w:val="24"/>
                  <w:lang w:val="en-US"/>
                </w:rPr>
                <m:t>L1</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e>
            <m:sup>
              <m:r>
                <w:rPr>
                  <w:rFonts w:ascii="Cambria Math" w:eastAsiaTheme="minorEastAsia" w:hAnsi="Cambria Math" w:cs="Times New Roman"/>
                  <w:sz w:val="24"/>
                  <w:szCs w:val="24"/>
                  <w:lang w:val="en-US"/>
                </w:rPr>
                <m:t>L1</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b/>
                  <w:bCs/>
                  <w:iCs/>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L1</m:t>
              </m:r>
            </m:sup>
          </m:sSup>
          <m:d>
            <m:dPr>
              <m:ctrlPr>
                <w:rPr>
                  <w:rFonts w:ascii="Cambria Math" w:eastAsiaTheme="minorEastAsia" w:hAnsi="Cambria Math" w:cs="Times New Roman"/>
                  <w:i/>
                  <w:sz w:val="24"/>
                  <w:szCs w:val="24"/>
                  <w:lang w:val="en-US"/>
                </w:rPr>
              </m:ctrlPr>
            </m:dPr>
            <m:e>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01</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L2</m:t>
                  </m:r>
                </m:sup>
              </m:sSup>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b/>
                          <w:bCs/>
                          <w:i/>
                          <w:sz w:val="24"/>
                          <w:szCs w:val="24"/>
                          <w:lang w:val="en-US"/>
                        </w:rPr>
                      </m:ctrlPr>
                    </m:sSubPr>
                    <m:e>
                      <m:r>
                        <m:rPr>
                          <m:sty m:val="bi"/>
                        </m:rPr>
                        <w:rPr>
                          <w:rFonts w:ascii="Cambria Math" w:eastAsiaTheme="minorEastAsia" w:hAnsi="Cambria Math" w:cs="Times New Roman"/>
                          <w:sz w:val="24"/>
                          <w:szCs w:val="24"/>
                          <w:lang w:val="en-US"/>
                        </w:rPr>
                        <m:t>β</m:t>
                      </m:r>
                    </m:e>
                    <m:sub>
                      <m:r>
                        <m:rPr>
                          <m:sty m:val="bi"/>
                        </m:rPr>
                        <w:rPr>
                          <w:rFonts w:ascii="Cambria Math" w:eastAsiaTheme="minorEastAsia" w:hAnsi="Cambria Math" w:cs="Times New Roman"/>
                          <w:sz w:val="24"/>
                          <w:szCs w:val="24"/>
                          <w:lang w:val="en-US"/>
                        </w:rPr>
                        <m:t>1</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ε</m:t>
                      </m:r>
                    </m:e>
                    <m:sub>
                      <m:r>
                        <w:rPr>
                          <w:rFonts w:ascii="Cambria Math" w:eastAsiaTheme="minorEastAsia" w:hAnsi="Cambria Math" w:cs="Times New Roman"/>
                          <w:sz w:val="24"/>
                          <w:szCs w:val="24"/>
                          <w:lang w:val="en-US"/>
                        </w:rPr>
                        <m:t>1</m:t>
                      </m:r>
                    </m:sub>
                  </m:sSub>
                </m:e>
                <m:sup>
                  <m:r>
                    <w:rPr>
                      <w:rFonts w:ascii="Cambria Math" w:eastAsiaTheme="minorEastAsia" w:hAnsi="Cambria Math" w:cs="Times New Roman"/>
                      <w:sz w:val="24"/>
                      <w:szCs w:val="24"/>
                      <w:lang w:val="en-US"/>
                    </w:rPr>
                    <m:t>L2</m:t>
                  </m:r>
                </m:sup>
              </m:sSup>
            </m:e>
          </m:d>
          <m:r>
            <w:rPr>
              <w:rFonts w:ascii="Cambria Math" w:eastAsiaTheme="minorEastAsia" w:hAnsi="Cambria Math" w:cs="Times New Roman"/>
              <w:sz w:val="24"/>
              <w:szCs w:val="24"/>
              <w:lang w:val="en-US"/>
            </w:rPr>
            <m:t>+</m:t>
          </m:r>
          <m:sSup>
            <m:sSupPr>
              <m:ctrlPr>
                <w:rPr>
                  <w:rFonts w:ascii="Cambria Math" w:eastAsiaTheme="minorEastAsia" w:hAnsi="Cambria Math" w:cs="Times New Roman"/>
                  <w:i/>
                  <w:iCs/>
                  <w:sz w:val="24"/>
                  <w:szCs w:val="24"/>
                  <w:lang w:val="en-US"/>
                </w:rPr>
              </m:ctrlPr>
            </m:sSupPr>
            <m:e>
              <m:r>
                <w:rPr>
                  <w:rFonts w:ascii="Cambria Math" w:eastAsiaTheme="minorEastAsia" w:hAnsi="Cambria Math" w:cs="Times New Roman"/>
                  <w:sz w:val="24"/>
                  <w:szCs w:val="24"/>
                  <w:lang w:val="en-US"/>
                </w:rPr>
                <m:t>ε</m:t>
              </m:r>
            </m:e>
            <m:sup>
              <m:r>
                <w:rPr>
                  <w:rFonts w:ascii="Cambria Math" w:eastAsiaTheme="minorEastAsia" w:hAnsi="Cambria Math" w:cs="Times New Roman"/>
                  <w:sz w:val="24"/>
                  <w:szCs w:val="24"/>
                  <w:lang w:val="en-US"/>
                </w:rPr>
                <m:t>L1</m:t>
              </m:r>
            </m:sup>
          </m:sSup>
          <m:r>
            <w:rPr>
              <w:rFonts w:ascii="Cambria Math" w:eastAsiaTheme="minorEastAsia" w:hAnsi="Cambria Math" w:cs="Times New Roman"/>
              <w:sz w:val="24"/>
              <w:szCs w:val="24"/>
              <w:lang w:val="en-US"/>
            </w:rPr>
            <m:t xml:space="preserve">  (7)</m:t>
          </m:r>
        </m:oMath>
      </m:oMathPara>
    </w:p>
    <w:p w14:paraId="1480544A" w14:textId="16354C6B" w:rsidR="00FB0C2B" w:rsidRDefault="00FB0C2B" w:rsidP="00680432">
      <w:pPr>
        <w:jc w:val="both"/>
        <w:rPr>
          <w:rFonts w:ascii="Times New Roman" w:eastAsiaTheme="minorEastAsia" w:hAnsi="Times New Roman" w:cs="Times New Roman"/>
          <w:iCs/>
          <w:sz w:val="24"/>
          <w:szCs w:val="24"/>
          <w:lang w:val="en-US"/>
        </w:rPr>
      </w:pPr>
      <w:r>
        <w:rPr>
          <w:rFonts w:ascii="Times New Roman" w:eastAsiaTheme="minorEastAsia" w:hAnsi="Times New Roman" w:cs="Times New Roman"/>
          <w:iCs/>
          <w:sz w:val="24"/>
          <w:szCs w:val="24"/>
          <w:lang w:val="en-US"/>
        </w:rPr>
        <w:t xml:space="preserve">Later, taking </w:t>
      </w:r>
      <m:oMath>
        <m:sSup>
          <m:sSupPr>
            <m:ctrlPr>
              <w:rPr>
                <w:rFonts w:ascii="Cambria Math" w:eastAsiaTheme="minorEastAsia" w:hAnsi="Cambria Math" w:cs="Times New Roman"/>
                <w:i/>
                <w:iCs/>
                <w:sz w:val="24"/>
                <w:szCs w:val="24"/>
                <w:lang w:val="en-US"/>
              </w:rPr>
            </m:ctrlPr>
          </m:sSupPr>
          <m:e>
            <m:r>
              <w:rPr>
                <w:rFonts w:ascii="Cambria Math" w:eastAsiaTheme="minorEastAsia" w:hAnsi="Cambria Math" w:cs="Times New Roman"/>
                <w:sz w:val="24"/>
                <w:szCs w:val="24"/>
                <w:lang w:val="en-US"/>
              </w:rPr>
              <m:t>β</m:t>
            </m:r>
          </m:e>
          <m:sup>
            <m:r>
              <w:rPr>
                <w:rFonts w:ascii="Cambria Math" w:eastAsiaTheme="minorEastAsia" w:hAnsi="Cambria Math" w:cs="Times New Roman"/>
                <w:sz w:val="24"/>
                <w:szCs w:val="24"/>
                <w:lang w:val="en-US"/>
              </w:rPr>
              <m:t>L1</m:t>
            </m:r>
          </m:sup>
        </m:sSup>
      </m:oMath>
      <w:r>
        <w:rPr>
          <w:rFonts w:ascii="Times New Roman" w:eastAsiaTheme="minorEastAsia" w:hAnsi="Times New Roman" w:cs="Times New Roman"/>
          <w:iCs/>
          <w:sz w:val="24"/>
          <w:szCs w:val="24"/>
          <w:lang w:val="en-US"/>
        </w:rPr>
        <w:t>, we have that:</w:t>
      </w:r>
    </w:p>
    <w:p w14:paraId="39C54DB2" w14:textId="1410B50F" w:rsidR="00FB0C2B" w:rsidRPr="00FB0C2B" w:rsidRDefault="00000000" w:rsidP="00680432">
      <w:pPr>
        <w:jc w:val="both"/>
        <w:rPr>
          <w:rFonts w:ascii="Times New Roman" w:eastAsiaTheme="minorEastAsia" w:hAnsi="Times New Roman" w:cs="Times New Roman"/>
          <w:sz w:val="24"/>
          <w:szCs w:val="24"/>
          <w:lang w:val="en-US"/>
        </w:rPr>
      </w:pPr>
      <m:oMathPara>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f</m:t>
              </m:r>
            </m:e>
            <m:sup>
              <m:r>
                <w:rPr>
                  <w:rFonts w:ascii="Cambria Math" w:eastAsiaTheme="minorEastAsia" w:hAnsi="Cambria Math" w:cs="Times New Roman"/>
                  <w:sz w:val="24"/>
                  <w:szCs w:val="24"/>
                  <w:lang w:val="en-US"/>
                </w:rPr>
                <m:t>-1</m:t>
              </m:r>
            </m:sup>
          </m:sSup>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θ</m:t>
              </m:r>
            </m:e>
          </m:d>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00</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L1</m:t>
              </m:r>
            </m:sup>
          </m:sSup>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01</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L2</m:t>
              </m:r>
            </m:sup>
          </m:sSup>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L1</m:t>
              </m:r>
            </m:sup>
          </m:sSup>
          <m:sSup>
            <m:sSupPr>
              <m:ctrlPr>
                <w:rPr>
                  <w:rFonts w:ascii="Cambria Math" w:eastAsiaTheme="minorEastAsia" w:hAnsi="Cambria Math" w:cs="Times New Roman"/>
                  <w:i/>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L2</m:t>
              </m:r>
            </m:sup>
          </m:sSup>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b/>
                      <w:bCs/>
                      <w:i/>
                      <w:sz w:val="24"/>
                      <w:szCs w:val="24"/>
                      <w:lang w:val="en-US"/>
                    </w:rPr>
                  </m:ctrlPr>
                </m:sSubPr>
                <m:e>
                  <m:r>
                    <m:rPr>
                      <m:sty m:val="bi"/>
                    </m:rPr>
                    <w:rPr>
                      <w:rFonts w:ascii="Cambria Math" w:eastAsiaTheme="minorEastAsia" w:hAnsi="Cambria Math" w:cs="Times New Roman"/>
                      <w:sz w:val="24"/>
                      <w:szCs w:val="24"/>
                      <w:lang w:val="en-US"/>
                    </w:rPr>
                    <m:t>β</m:t>
                  </m:r>
                </m:e>
                <m:sub>
                  <m:r>
                    <m:rPr>
                      <m:sty m:val="bi"/>
                    </m:rPr>
                    <w:rPr>
                      <w:rFonts w:ascii="Cambria Math" w:eastAsiaTheme="minorEastAsia" w:hAnsi="Cambria Math" w:cs="Times New Roman"/>
                      <w:sz w:val="24"/>
                      <w:szCs w:val="24"/>
                      <w:lang w:val="en-US"/>
                    </w:rPr>
                    <m:t>1</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ε</m:t>
              </m:r>
            </m:e>
            <m:sup>
              <m:r>
                <w:rPr>
                  <w:rFonts w:ascii="Cambria Math" w:eastAsiaTheme="minorEastAsia" w:hAnsi="Cambria Math" w:cs="Times New Roman"/>
                  <w:sz w:val="24"/>
                  <w:szCs w:val="24"/>
                  <w:lang w:val="en-US"/>
                </w:rPr>
                <m:t>L1</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ε</m:t>
                  </m:r>
                </m:e>
                <m:sub>
                  <m:r>
                    <w:rPr>
                      <w:rFonts w:ascii="Cambria Math" w:eastAsiaTheme="minorEastAsia" w:hAnsi="Cambria Math" w:cs="Times New Roman"/>
                      <w:sz w:val="24"/>
                      <w:szCs w:val="24"/>
                      <w:lang w:val="en-US"/>
                    </w:rPr>
                    <m:t>0</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L1</m:t>
              </m:r>
            </m:sup>
          </m:sSup>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ε</m:t>
                  </m:r>
                </m:e>
                <m:sub>
                  <m:r>
                    <w:rPr>
                      <w:rFonts w:ascii="Cambria Math" w:eastAsiaTheme="minorEastAsia" w:hAnsi="Cambria Math" w:cs="Times New Roman"/>
                      <w:sz w:val="24"/>
                      <w:szCs w:val="24"/>
                      <w:lang w:val="en-US"/>
                    </w:rPr>
                    <m:t>1</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 xml:space="preserve">   (8)</m:t>
          </m:r>
        </m:oMath>
      </m:oMathPara>
    </w:p>
    <w:p w14:paraId="03C54E97" w14:textId="50B01B76" w:rsidR="00FB0C2B" w:rsidRDefault="00517100" w:rsidP="00680432">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In this structure, each component denotes a characteristic from the structure of the entire model, specifically:</w:t>
      </w:r>
    </w:p>
    <w:p w14:paraId="4FDC0D13" w14:textId="6FEF96E8" w:rsidR="00FB0C2B" w:rsidRDefault="00000000" w:rsidP="00FB0C2B">
      <w:pPr>
        <w:pStyle w:val="Prrafodelista"/>
        <w:numPr>
          <w:ilvl w:val="0"/>
          <w:numId w:val="1"/>
        </w:numPr>
        <w:jc w:val="both"/>
        <w:rPr>
          <w:rFonts w:ascii="Times New Roman" w:eastAsiaTheme="minorEastAsia" w:hAnsi="Times New Roman" w:cs="Times New Roman"/>
          <w:sz w:val="24"/>
          <w:szCs w:val="24"/>
          <w:lang w:val="en-US"/>
        </w:rPr>
      </w:pPr>
      <m:oMath>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00</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m:t>
        </m:r>
      </m:oMath>
      <w:r w:rsidR="00FB0C2B">
        <w:rPr>
          <w:rFonts w:ascii="Times New Roman" w:eastAsiaTheme="minorEastAsia" w:hAnsi="Times New Roman" w:cs="Times New Roman"/>
          <w:sz w:val="24"/>
          <w:szCs w:val="24"/>
          <w:lang w:val="en-US"/>
        </w:rPr>
        <w:t xml:space="preserve"> Corresponds to the intercept when the rest of variables are zero. This is the mean value of all covariates.</w:t>
      </w:r>
    </w:p>
    <w:p w14:paraId="3E198713" w14:textId="547AD692" w:rsidR="00FB0C2B" w:rsidRDefault="00000000" w:rsidP="00FB0C2B">
      <w:pPr>
        <w:pStyle w:val="Prrafodelista"/>
        <w:numPr>
          <w:ilvl w:val="0"/>
          <w:numId w:val="1"/>
        </w:numPr>
        <w:jc w:val="both"/>
        <w:rPr>
          <w:rFonts w:ascii="Times New Roman" w:eastAsiaTheme="minorEastAsia" w:hAnsi="Times New Roman" w:cs="Times New Roman"/>
          <w:sz w:val="24"/>
          <w:szCs w:val="24"/>
          <w:lang w:val="en-US"/>
        </w:rPr>
      </w:pPr>
      <m:oMath>
        <m:sSup>
          <m:sSupPr>
            <m:ctrlPr>
              <w:rPr>
                <w:rFonts w:ascii="Cambria Math" w:eastAsiaTheme="minorEastAsia" w:hAnsi="Cambria Math" w:cs="Times New Roman"/>
                <w:i/>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L1</m:t>
            </m:r>
          </m:sup>
        </m:sSup>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01</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m:t>
        </m:r>
      </m:oMath>
      <w:r w:rsidR="00FB0C2B">
        <w:rPr>
          <w:rFonts w:ascii="Times New Roman" w:eastAsiaTheme="minorEastAsia" w:hAnsi="Times New Roman" w:cs="Times New Roman"/>
          <w:sz w:val="24"/>
          <w:szCs w:val="24"/>
          <w:lang w:val="en-US"/>
        </w:rPr>
        <w:t xml:space="preserve"> Effect of the covariates on level 1.</w:t>
      </w:r>
    </w:p>
    <w:p w14:paraId="1548866E" w14:textId="2E6BA74C" w:rsidR="00FB0C2B" w:rsidRDefault="00000000" w:rsidP="00FB0C2B">
      <w:pPr>
        <w:pStyle w:val="Prrafodelista"/>
        <w:numPr>
          <w:ilvl w:val="0"/>
          <w:numId w:val="1"/>
        </w:numPr>
        <w:jc w:val="both"/>
        <w:rPr>
          <w:rFonts w:ascii="Times New Roman" w:eastAsiaTheme="minorEastAsia" w:hAnsi="Times New Roman" w:cs="Times New Roman"/>
          <w:sz w:val="24"/>
          <w:szCs w:val="24"/>
          <w:lang w:val="en-US"/>
        </w:rPr>
      </w:pPr>
      <m:oMath>
        <m:sSup>
          <m:sSupPr>
            <m:ctrlPr>
              <w:rPr>
                <w:rFonts w:ascii="Cambria Math" w:eastAsiaTheme="minorEastAsia" w:hAnsi="Cambria Math" w:cs="Times New Roman"/>
                <w:i/>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L2</m:t>
            </m:r>
          </m:sup>
        </m:sSup>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01</m:t>
                </m:r>
              </m:sub>
            </m:sSub>
          </m:e>
          <m:sup>
            <m:r>
              <w:rPr>
                <w:rFonts w:ascii="Cambria Math" w:eastAsiaTheme="minorEastAsia" w:hAnsi="Cambria Math" w:cs="Times New Roman"/>
                <w:sz w:val="24"/>
                <w:szCs w:val="24"/>
                <w:lang w:val="en-US"/>
              </w:rPr>
              <m:t>L2</m:t>
            </m:r>
          </m:sup>
        </m:sSup>
      </m:oMath>
      <w:r w:rsidR="00FB0C2B">
        <w:rPr>
          <w:rFonts w:ascii="Times New Roman" w:eastAsiaTheme="minorEastAsia" w:hAnsi="Times New Roman" w:cs="Times New Roman"/>
          <w:sz w:val="24"/>
          <w:szCs w:val="24"/>
          <w:lang w:val="en-US"/>
        </w:rPr>
        <w:t>: Effect of the covariates on level 2.</w:t>
      </w:r>
    </w:p>
    <w:p w14:paraId="77374F60" w14:textId="2D706EC7" w:rsidR="00FB0C2B" w:rsidRDefault="00000000" w:rsidP="00FB0C2B">
      <w:pPr>
        <w:pStyle w:val="Prrafodelista"/>
        <w:numPr>
          <w:ilvl w:val="0"/>
          <w:numId w:val="1"/>
        </w:numPr>
        <w:jc w:val="both"/>
        <w:rPr>
          <w:rFonts w:ascii="Times New Roman" w:eastAsiaTheme="minorEastAsia" w:hAnsi="Times New Roman" w:cs="Times New Roman"/>
          <w:sz w:val="24"/>
          <w:szCs w:val="24"/>
          <w:lang w:val="en-US"/>
        </w:rPr>
      </w:pPr>
      <m:oMath>
        <m:sSup>
          <m:sSupPr>
            <m:ctrlPr>
              <w:rPr>
                <w:rFonts w:ascii="Cambria Math" w:eastAsiaTheme="minorEastAsia" w:hAnsi="Cambria Math" w:cs="Times New Roman"/>
                <w:i/>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L1</m:t>
            </m:r>
          </m:sup>
        </m:sSup>
        <m:sSup>
          <m:sSupPr>
            <m:ctrlPr>
              <w:rPr>
                <w:rFonts w:ascii="Cambria Math" w:eastAsiaTheme="minorEastAsia" w:hAnsi="Cambria Math" w:cs="Times New Roman"/>
                <w:i/>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L2</m:t>
            </m:r>
          </m:sup>
        </m:sSup>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b/>
                    <w:bCs/>
                    <w:i/>
                    <w:sz w:val="24"/>
                    <w:szCs w:val="24"/>
                    <w:lang w:val="en-US"/>
                  </w:rPr>
                </m:ctrlPr>
              </m:sSubPr>
              <m:e>
                <m:r>
                  <m:rPr>
                    <m:sty m:val="bi"/>
                  </m:rPr>
                  <w:rPr>
                    <w:rFonts w:ascii="Cambria Math" w:eastAsiaTheme="minorEastAsia" w:hAnsi="Cambria Math" w:cs="Times New Roman"/>
                    <w:sz w:val="24"/>
                    <w:szCs w:val="24"/>
                    <w:lang w:val="en-US"/>
                  </w:rPr>
                  <m:t>β</m:t>
                </m:r>
              </m:e>
              <m:sub>
                <m:r>
                  <m:rPr>
                    <m:sty m:val="bi"/>
                  </m:rPr>
                  <w:rPr>
                    <w:rFonts w:ascii="Cambria Math" w:eastAsiaTheme="minorEastAsia" w:hAnsi="Cambria Math" w:cs="Times New Roman"/>
                    <w:sz w:val="24"/>
                    <w:szCs w:val="24"/>
                    <w:lang w:val="en-US"/>
                  </w:rPr>
                  <m:t>1</m:t>
                </m:r>
              </m:sub>
            </m:sSub>
          </m:e>
          <m:sup>
            <m:r>
              <w:rPr>
                <w:rFonts w:ascii="Cambria Math" w:eastAsiaTheme="minorEastAsia" w:hAnsi="Cambria Math" w:cs="Times New Roman"/>
                <w:sz w:val="24"/>
                <w:szCs w:val="24"/>
                <w:lang w:val="en-US"/>
              </w:rPr>
              <m:t>L2</m:t>
            </m:r>
          </m:sup>
        </m:sSup>
      </m:oMath>
      <w:r w:rsidR="00FB0C2B">
        <w:rPr>
          <w:rFonts w:ascii="Times New Roman" w:eastAsiaTheme="minorEastAsia" w:hAnsi="Times New Roman" w:cs="Times New Roman"/>
          <w:sz w:val="24"/>
          <w:szCs w:val="24"/>
          <w:lang w:val="en-US"/>
        </w:rPr>
        <w:t xml:space="preserve">: Effect of the interaction between levels. This term allows the effect of </w:t>
      </w:r>
      <w:r w:rsidR="00583025">
        <w:rPr>
          <w:rFonts w:ascii="Times New Roman" w:eastAsiaTheme="minorEastAsia" w:hAnsi="Times New Roman" w:cs="Times New Roman"/>
          <w:sz w:val="24"/>
          <w:szCs w:val="24"/>
          <w:lang w:val="en-US"/>
        </w:rPr>
        <w:t>lower-level</w:t>
      </w:r>
      <w:r w:rsidR="00FB0C2B">
        <w:rPr>
          <w:rFonts w:ascii="Times New Roman" w:eastAsiaTheme="minorEastAsia" w:hAnsi="Times New Roman" w:cs="Times New Roman"/>
          <w:sz w:val="24"/>
          <w:szCs w:val="24"/>
          <w:lang w:val="en-US"/>
        </w:rPr>
        <w:t xml:space="preserve"> terms </w:t>
      </w:r>
      <w:r w:rsidR="00583025">
        <w:rPr>
          <w:rFonts w:ascii="Times New Roman" w:eastAsiaTheme="minorEastAsia" w:hAnsi="Times New Roman" w:cs="Times New Roman"/>
          <w:sz w:val="24"/>
          <w:szCs w:val="24"/>
          <w:lang w:val="en-US"/>
        </w:rPr>
        <w:t>to depend on upper-level terms</w:t>
      </w:r>
      <w:r w:rsidR="00517100">
        <w:rPr>
          <w:rFonts w:ascii="Times New Roman" w:eastAsiaTheme="minorEastAsia" w:hAnsi="Times New Roman" w:cs="Times New Roman"/>
          <w:sz w:val="24"/>
          <w:szCs w:val="24"/>
          <w:lang w:val="en-US"/>
        </w:rPr>
        <w:t xml:space="preserve"> in a cross-level interaction form</w:t>
      </w:r>
      <w:r w:rsidR="00583025">
        <w:rPr>
          <w:rFonts w:ascii="Times New Roman" w:eastAsiaTheme="minorEastAsia" w:hAnsi="Times New Roman" w:cs="Times New Roman"/>
          <w:sz w:val="24"/>
          <w:szCs w:val="24"/>
          <w:lang w:val="en-US"/>
        </w:rPr>
        <w:t>.</w:t>
      </w:r>
    </w:p>
    <w:p w14:paraId="5C61930C" w14:textId="0243A040" w:rsidR="00583025" w:rsidRDefault="00517100"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Furthermore, r</w:t>
      </w:r>
      <w:r w:rsidR="00583025">
        <w:rPr>
          <w:rFonts w:ascii="Times New Roman" w:eastAsiaTheme="minorEastAsia" w:hAnsi="Times New Roman" w:cs="Times New Roman"/>
          <w:sz w:val="24"/>
          <w:szCs w:val="24"/>
          <w:lang w:val="en-US"/>
        </w:rPr>
        <w:t>egarding the random effects, we have:</w:t>
      </w:r>
    </w:p>
    <w:p w14:paraId="160231F1" w14:textId="24811F0E" w:rsidR="00583025" w:rsidRDefault="00000000" w:rsidP="00583025">
      <w:pPr>
        <w:pStyle w:val="Prrafodelista"/>
        <w:numPr>
          <w:ilvl w:val="0"/>
          <w:numId w:val="2"/>
        </w:numPr>
        <w:jc w:val="both"/>
        <w:rPr>
          <w:rFonts w:ascii="Times New Roman" w:eastAsiaTheme="minorEastAsia" w:hAnsi="Times New Roman" w:cs="Times New Roman"/>
          <w:sz w:val="24"/>
          <w:szCs w:val="24"/>
          <w:lang w:val="en-US"/>
        </w:rPr>
      </w:pPr>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ε</m:t>
            </m:r>
          </m:e>
          <m:sup>
            <m:r>
              <w:rPr>
                <w:rFonts w:ascii="Cambria Math" w:eastAsiaTheme="minorEastAsia" w:hAnsi="Cambria Math" w:cs="Times New Roman"/>
                <w:sz w:val="24"/>
                <w:szCs w:val="24"/>
                <w:lang w:val="en-US"/>
              </w:rPr>
              <m:t>L1</m:t>
            </m:r>
          </m:sup>
        </m:sSup>
        <m:r>
          <w:rPr>
            <w:rFonts w:ascii="Cambria Math" w:eastAsiaTheme="minorEastAsia" w:hAnsi="Cambria Math" w:cs="Times New Roman"/>
            <w:sz w:val="24"/>
            <w:szCs w:val="24"/>
            <w:lang w:val="en-US"/>
          </w:rPr>
          <m:t>:</m:t>
        </m:r>
      </m:oMath>
      <w:r w:rsidR="00583025">
        <w:rPr>
          <w:rFonts w:ascii="Times New Roman" w:eastAsiaTheme="minorEastAsia" w:hAnsi="Times New Roman" w:cs="Times New Roman"/>
          <w:sz w:val="24"/>
          <w:szCs w:val="24"/>
          <w:lang w:val="en-US"/>
        </w:rPr>
        <w:t xml:space="preserve"> Error </w:t>
      </w:r>
      <w:r w:rsidR="00436D01">
        <w:rPr>
          <w:rFonts w:ascii="Times New Roman" w:eastAsiaTheme="minorEastAsia" w:hAnsi="Times New Roman" w:cs="Times New Roman"/>
          <w:sz w:val="24"/>
          <w:szCs w:val="24"/>
          <w:lang w:val="en-US"/>
        </w:rPr>
        <w:t>terms are</w:t>
      </w:r>
      <w:r w:rsidR="00583025">
        <w:rPr>
          <w:rFonts w:ascii="Times New Roman" w:eastAsiaTheme="minorEastAsia" w:hAnsi="Times New Roman" w:cs="Times New Roman"/>
          <w:sz w:val="24"/>
          <w:szCs w:val="24"/>
          <w:lang w:val="en-US"/>
        </w:rPr>
        <w:t xml:space="preserve"> associated with the level 1 structure.</w:t>
      </w:r>
    </w:p>
    <w:p w14:paraId="320D746C" w14:textId="0E56D737" w:rsidR="00583025" w:rsidRPr="00583025" w:rsidRDefault="00000000" w:rsidP="00583025">
      <w:pPr>
        <w:pStyle w:val="Prrafodelista"/>
        <w:numPr>
          <w:ilvl w:val="0"/>
          <w:numId w:val="2"/>
        </w:numPr>
        <w:jc w:val="both"/>
        <w:rPr>
          <w:rFonts w:ascii="Times New Roman" w:eastAsiaTheme="minorEastAsia" w:hAnsi="Times New Roman" w:cs="Times New Roman"/>
          <w:sz w:val="24"/>
          <w:szCs w:val="24"/>
          <w:lang w:val="en-US"/>
        </w:rPr>
      </w:pPr>
      <m:oMath>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ε</m:t>
            </m:r>
          </m:e>
          <m:sub>
            <m:r>
              <w:rPr>
                <w:rFonts w:ascii="Cambria Math" w:eastAsiaTheme="minorEastAsia" w:hAnsi="Cambria Math" w:cs="Times New Roman"/>
                <w:sz w:val="24"/>
                <w:szCs w:val="24"/>
                <w:lang w:val="en-US"/>
              </w:rPr>
              <m:t>0</m:t>
            </m:r>
          </m:sub>
          <m:sup>
            <m:r>
              <w:rPr>
                <w:rFonts w:ascii="Cambria Math" w:eastAsiaTheme="minorEastAsia" w:hAnsi="Cambria Math" w:cs="Times New Roman"/>
                <w:sz w:val="24"/>
                <w:szCs w:val="24"/>
                <w:lang w:val="en-US"/>
              </w:rPr>
              <m:t>L2</m:t>
            </m:r>
          </m:sup>
        </m:sSubSup>
        <m:r>
          <w:rPr>
            <w:rFonts w:ascii="Cambria Math" w:eastAsiaTheme="minorEastAsia" w:hAnsi="Cambria Math" w:cs="Times New Roman"/>
            <w:sz w:val="24"/>
            <w:szCs w:val="24"/>
            <w:lang w:val="en-US"/>
          </w:rPr>
          <m:t>:</m:t>
        </m:r>
      </m:oMath>
      <w:r w:rsidR="00583025">
        <w:rPr>
          <w:rFonts w:ascii="Times New Roman" w:eastAsiaTheme="minorEastAsia" w:hAnsi="Times New Roman" w:cs="Times New Roman"/>
          <w:sz w:val="24"/>
          <w:szCs w:val="24"/>
          <w:lang w:val="en-US"/>
        </w:rPr>
        <w:t xml:space="preserve"> Error </w:t>
      </w:r>
      <w:r w:rsidR="00436D01">
        <w:rPr>
          <w:rFonts w:ascii="Times New Roman" w:eastAsiaTheme="minorEastAsia" w:hAnsi="Times New Roman" w:cs="Times New Roman"/>
          <w:sz w:val="24"/>
          <w:szCs w:val="24"/>
          <w:lang w:val="en-US"/>
        </w:rPr>
        <w:t>terms are</w:t>
      </w:r>
      <w:r w:rsidR="00583025">
        <w:rPr>
          <w:rFonts w:ascii="Times New Roman" w:eastAsiaTheme="minorEastAsia" w:hAnsi="Times New Roman" w:cs="Times New Roman"/>
          <w:sz w:val="24"/>
          <w:szCs w:val="24"/>
          <w:lang w:val="en-US"/>
        </w:rPr>
        <w:t xml:space="preserve"> associated with the level 2 structure. Individuals from level 1 that pertain to the same group in level 2 share the variance. This results in a within-group covariance. </w:t>
      </w:r>
      <w:r w:rsidR="00583025" w:rsidRPr="00583025">
        <w:rPr>
          <w:rFonts w:ascii="Times New Roman" w:eastAsiaTheme="minorEastAsia" w:hAnsi="Times New Roman" w:cs="Times New Roman"/>
          <w:sz w:val="24"/>
          <w:szCs w:val="24"/>
          <w:lang w:val="en-US"/>
        </w:rPr>
        <w:t>All of it allows to write the intercept to vary across groups and observations, and takes the following form:</w:t>
      </w:r>
    </w:p>
    <w:p w14:paraId="2E5C0298" w14:textId="6914A9DD" w:rsidR="00583025" w:rsidRPr="00583025" w:rsidRDefault="00000000" w:rsidP="00583025">
      <w:pPr>
        <w:jc w:val="both"/>
        <w:rPr>
          <w:rFonts w:ascii="Times New Roman" w:eastAsiaTheme="minorEastAsia" w:hAnsi="Times New Roman" w:cs="Times New Roman"/>
          <w:sz w:val="24"/>
          <w:szCs w:val="24"/>
          <w:lang w:val="en-US"/>
        </w:rPr>
      </w:pPr>
      <m:oMathPara>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Intercept=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00</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ε</m:t>
              </m:r>
            </m:e>
            <m:sup>
              <m:r>
                <w:rPr>
                  <w:rFonts w:ascii="Cambria Math" w:eastAsiaTheme="minorEastAsia" w:hAnsi="Cambria Math" w:cs="Times New Roman"/>
                  <w:sz w:val="24"/>
                  <w:szCs w:val="24"/>
                  <w:lang w:val="en-US"/>
                </w:rPr>
                <m:t>L1</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ε</m:t>
                  </m:r>
                </m:e>
                <m:sub>
                  <m:r>
                    <w:rPr>
                      <w:rFonts w:ascii="Cambria Math" w:eastAsiaTheme="minorEastAsia" w:hAnsi="Cambria Math" w:cs="Times New Roman"/>
                      <w:sz w:val="24"/>
                      <w:szCs w:val="24"/>
                      <w:lang w:val="en-US"/>
                    </w:rPr>
                    <m:t>0</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 xml:space="preserve">    (9)</m:t>
          </m:r>
        </m:oMath>
      </m:oMathPara>
    </w:p>
    <w:p w14:paraId="07F59349" w14:textId="0723CCB8" w:rsidR="00583025" w:rsidRDefault="00000000" w:rsidP="00583025">
      <w:pPr>
        <w:pStyle w:val="Prrafodelista"/>
        <w:numPr>
          <w:ilvl w:val="0"/>
          <w:numId w:val="3"/>
        </w:numPr>
        <w:jc w:val="both"/>
        <w:rPr>
          <w:rFonts w:ascii="Times New Roman" w:eastAsiaTheme="minorEastAsia" w:hAnsi="Times New Roman" w:cs="Times New Roman"/>
          <w:sz w:val="24"/>
          <w:szCs w:val="24"/>
          <w:lang w:val="en-US"/>
        </w:rPr>
      </w:pPr>
      <m:oMath>
        <m:sSup>
          <m:sSupPr>
            <m:ctrlPr>
              <w:rPr>
                <w:rFonts w:ascii="Cambria Math" w:eastAsiaTheme="minorEastAsia" w:hAnsi="Cambria Math" w:cs="Times New Roman"/>
                <w:i/>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L1</m:t>
            </m:r>
          </m:sup>
        </m:sSup>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ε</m:t>
            </m:r>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m:t>
        </m:r>
      </m:oMath>
      <w:r w:rsidR="00583025">
        <w:rPr>
          <w:rFonts w:ascii="Times New Roman" w:eastAsiaTheme="minorEastAsia" w:hAnsi="Times New Roman" w:cs="Times New Roman"/>
          <w:sz w:val="24"/>
          <w:szCs w:val="24"/>
          <w:lang w:val="en-US"/>
        </w:rPr>
        <w:t xml:space="preserve"> Vector of the intercept of the variables in level 1 associated with level 2. This makes the slope of </w:t>
      </w:r>
      <m:oMath>
        <m:sSup>
          <m:sSupPr>
            <m:ctrlPr>
              <w:rPr>
                <w:rFonts w:ascii="Cambria Math" w:eastAsiaTheme="minorEastAsia" w:hAnsi="Cambria Math" w:cs="Times New Roman"/>
                <w:i/>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L1</m:t>
            </m:r>
          </m:sup>
        </m:sSup>
      </m:oMath>
      <w:r w:rsidR="00583025">
        <w:rPr>
          <w:rFonts w:ascii="Times New Roman" w:eastAsiaTheme="minorEastAsia" w:hAnsi="Times New Roman" w:cs="Times New Roman"/>
          <w:sz w:val="24"/>
          <w:szCs w:val="24"/>
          <w:lang w:val="en-US"/>
        </w:rPr>
        <w:t xml:space="preserve"> to vary across groups. Now, the slope can be written as</w:t>
      </w:r>
      <w:r w:rsidR="00517100">
        <w:rPr>
          <w:rFonts w:ascii="Times New Roman" w:eastAsiaTheme="minorEastAsia" w:hAnsi="Times New Roman" w:cs="Times New Roman"/>
          <w:sz w:val="24"/>
          <w:szCs w:val="24"/>
          <w:lang w:val="en-US"/>
        </w:rPr>
        <w:t xml:space="preserve"> Equation (10)</w:t>
      </w:r>
      <w:r w:rsidR="00583025">
        <w:rPr>
          <w:rFonts w:ascii="Times New Roman" w:eastAsiaTheme="minorEastAsia" w:hAnsi="Times New Roman" w:cs="Times New Roman"/>
          <w:sz w:val="24"/>
          <w:szCs w:val="24"/>
          <w:lang w:val="en-US"/>
        </w:rPr>
        <w:t>:</w:t>
      </w:r>
    </w:p>
    <w:p w14:paraId="25AB8648" w14:textId="2B389834" w:rsidR="00583025" w:rsidRDefault="00583025" w:rsidP="00583025">
      <w:pPr>
        <w:pStyle w:val="Prrafodelista"/>
        <w:jc w:val="both"/>
        <w:rPr>
          <w:rFonts w:ascii="Times New Roman" w:eastAsiaTheme="minorEastAsia" w:hAnsi="Times New Roman" w:cs="Times New Roman"/>
          <w:sz w:val="24"/>
          <w:szCs w:val="24"/>
          <w:lang w:val="en-US"/>
        </w:rPr>
      </w:pPr>
      <m:oMathPara>
        <m:oMath>
          <m:r>
            <w:rPr>
              <w:rFonts w:ascii="Cambria Math" w:eastAsiaTheme="minorEastAsia" w:hAnsi="Cambria Math" w:cs="Times New Roman"/>
              <w:sz w:val="24"/>
              <w:szCs w:val="24"/>
              <w:lang w:val="en-US"/>
            </w:rPr>
            <m:t>Slope=</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01</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ε</m:t>
                  </m:r>
                </m:e>
                <m:sub>
                  <m:r>
                    <w:rPr>
                      <w:rFonts w:ascii="Cambria Math" w:eastAsiaTheme="minorEastAsia" w:hAnsi="Cambria Math" w:cs="Times New Roman"/>
                      <w:sz w:val="24"/>
                      <w:szCs w:val="24"/>
                      <w:lang w:val="en-US"/>
                    </w:rPr>
                    <m:t>1</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 xml:space="preserve">    (10)</m:t>
          </m:r>
        </m:oMath>
      </m:oMathPara>
    </w:p>
    <w:p w14:paraId="2B37BF26" w14:textId="39766985" w:rsidR="00583025" w:rsidRDefault="00583025" w:rsidP="00583025">
      <w:pPr>
        <w:pStyle w:val="Prrafodelista"/>
        <w:numPr>
          <w:ilvl w:val="0"/>
          <w:numId w:val="3"/>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This structure allows</w:t>
      </w:r>
      <w:r w:rsidR="004A11A6">
        <w:rPr>
          <w:rFonts w:ascii="Times New Roman" w:eastAsiaTheme="minorEastAsia" w:hAnsi="Times New Roman" w:cs="Times New Roman"/>
          <w:sz w:val="24"/>
          <w:szCs w:val="24"/>
          <w:lang w:val="en-US"/>
        </w:rPr>
        <w:t xml:space="preserve"> us</w:t>
      </w:r>
      <w:r>
        <w:rPr>
          <w:rFonts w:ascii="Times New Roman" w:eastAsiaTheme="minorEastAsia" w:hAnsi="Times New Roman" w:cs="Times New Roman"/>
          <w:sz w:val="24"/>
          <w:szCs w:val="24"/>
          <w:lang w:val="en-US"/>
        </w:rPr>
        <w:t xml:space="preserve"> to write the model depending on varying intercept, varying slopes, or both</w:t>
      </w:r>
      <w:r w:rsidR="00517100">
        <w:rPr>
          <w:rFonts w:ascii="Times New Roman" w:eastAsiaTheme="minorEastAsia" w:hAnsi="Times New Roman" w:cs="Times New Roman"/>
          <w:sz w:val="24"/>
          <w:szCs w:val="24"/>
          <w:lang w:val="en-US"/>
        </w:rPr>
        <w:t>, which depends on the scope of the analysis and data heterogeneity that allows for integrating random parameters</w:t>
      </w:r>
      <w:r>
        <w:rPr>
          <w:rFonts w:ascii="Times New Roman" w:eastAsiaTheme="minorEastAsia" w:hAnsi="Times New Roman" w:cs="Times New Roman"/>
          <w:sz w:val="24"/>
          <w:szCs w:val="24"/>
          <w:lang w:val="en-US"/>
        </w:rPr>
        <w:t>.</w:t>
      </w:r>
    </w:p>
    <w:p w14:paraId="64384362" w14:textId="349B00EB" w:rsidR="00583025" w:rsidRDefault="00583025" w:rsidP="00583025">
      <w:pPr>
        <w:jc w:val="both"/>
        <w:rPr>
          <w:rFonts w:ascii="Times New Roman" w:eastAsiaTheme="minorEastAsia" w:hAnsi="Times New Roman" w:cs="Times New Roman"/>
          <w:b/>
          <w:bCs/>
          <w:sz w:val="24"/>
          <w:szCs w:val="24"/>
          <w:lang w:val="en-US"/>
        </w:rPr>
      </w:pPr>
      <w:r w:rsidRPr="00583025">
        <w:rPr>
          <w:rFonts w:ascii="Times New Roman" w:eastAsiaTheme="minorEastAsia" w:hAnsi="Times New Roman" w:cs="Times New Roman"/>
          <w:b/>
          <w:bCs/>
          <w:sz w:val="24"/>
          <w:szCs w:val="24"/>
          <w:lang w:val="en-US"/>
        </w:rPr>
        <w:t>Properties</w:t>
      </w:r>
      <w:r w:rsidR="00517100">
        <w:rPr>
          <w:rFonts w:ascii="Times New Roman" w:eastAsiaTheme="minorEastAsia" w:hAnsi="Times New Roman" w:cs="Times New Roman"/>
          <w:b/>
          <w:bCs/>
          <w:sz w:val="24"/>
          <w:szCs w:val="24"/>
          <w:lang w:val="en-US"/>
        </w:rPr>
        <w:t xml:space="preserve"> of random parameters models</w:t>
      </w:r>
    </w:p>
    <w:p w14:paraId="300D1FE3" w14:textId="70D5F19C" w:rsidR="00583025" w:rsidRDefault="00583025" w:rsidP="00583025">
      <w:pPr>
        <w:jc w:val="both"/>
        <w:rPr>
          <w:rFonts w:ascii="Times New Roman" w:eastAsiaTheme="minorEastAsia" w:hAnsi="Times New Roman" w:cs="Times New Roman"/>
          <w:sz w:val="24"/>
          <w:szCs w:val="24"/>
          <w:lang w:val="en-US"/>
        </w:rPr>
      </w:pPr>
      <w:r w:rsidRPr="00583025">
        <w:rPr>
          <w:rFonts w:ascii="Times New Roman" w:eastAsiaTheme="minorEastAsia" w:hAnsi="Times New Roman" w:cs="Times New Roman"/>
          <w:sz w:val="24"/>
          <w:szCs w:val="24"/>
          <w:lang w:val="en-US"/>
        </w:rPr>
        <w:t xml:space="preserve">As </w:t>
      </w:r>
      <w:r>
        <w:rPr>
          <w:rFonts w:ascii="Times New Roman" w:eastAsiaTheme="minorEastAsia" w:hAnsi="Times New Roman" w:cs="Times New Roman"/>
          <w:sz w:val="24"/>
          <w:szCs w:val="24"/>
          <w:lang w:val="en-US"/>
        </w:rPr>
        <w:t xml:space="preserve">noted by </w:t>
      </w:r>
      <w:commentRangeStart w:id="202"/>
      <w:sdt>
        <w:sdtPr>
          <w:rPr>
            <w:rFonts w:ascii="Times New Roman" w:eastAsiaTheme="minorEastAsia" w:hAnsi="Times New Roman" w:cs="Times New Roman"/>
            <w:sz w:val="24"/>
            <w:szCs w:val="24"/>
            <w:lang w:val="en-US"/>
          </w:rPr>
          <w:id w:val="-1788808228"/>
          <w:citation/>
        </w:sdtPr>
        <w:sdtContent>
          <w:r w:rsidR="00436D01">
            <w:rPr>
              <w:rFonts w:ascii="Times New Roman" w:eastAsiaTheme="minorEastAsia" w:hAnsi="Times New Roman" w:cs="Times New Roman"/>
              <w:sz w:val="24"/>
              <w:szCs w:val="24"/>
              <w:lang w:val="en-US"/>
            </w:rPr>
            <w:fldChar w:fldCharType="begin"/>
          </w:r>
          <w:r w:rsidR="00436D01" w:rsidRPr="00436D01">
            <w:rPr>
              <w:rFonts w:ascii="Times New Roman" w:eastAsiaTheme="minorEastAsia" w:hAnsi="Times New Roman" w:cs="Times New Roman"/>
              <w:sz w:val="24"/>
              <w:szCs w:val="24"/>
              <w:lang w:val="en-US"/>
            </w:rPr>
            <w:instrText xml:space="preserve"> CITATION Hua10 \l 13322 </w:instrText>
          </w:r>
          <w:r w:rsidR="00436D01">
            <w:rPr>
              <w:rFonts w:ascii="Times New Roman" w:eastAsiaTheme="minorEastAsia" w:hAnsi="Times New Roman" w:cs="Times New Roman"/>
              <w:sz w:val="24"/>
              <w:szCs w:val="24"/>
              <w:lang w:val="en-US"/>
            </w:rPr>
            <w:fldChar w:fldCharType="separate"/>
          </w:r>
          <w:r w:rsidR="00902A32" w:rsidRPr="00902A32">
            <w:rPr>
              <w:rFonts w:ascii="Times New Roman" w:eastAsiaTheme="minorEastAsia" w:hAnsi="Times New Roman" w:cs="Times New Roman"/>
              <w:noProof/>
              <w:sz w:val="24"/>
              <w:szCs w:val="24"/>
              <w:lang w:val="en-US"/>
            </w:rPr>
            <w:t>(Huang H. &amp;.-A., 2010)</w:t>
          </w:r>
          <w:r w:rsidR="00436D01">
            <w:rPr>
              <w:rFonts w:ascii="Times New Roman" w:eastAsiaTheme="minorEastAsia" w:hAnsi="Times New Roman" w:cs="Times New Roman"/>
              <w:sz w:val="24"/>
              <w:szCs w:val="24"/>
              <w:lang w:val="en-US"/>
            </w:rPr>
            <w:fldChar w:fldCharType="end"/>
          </w:r>
        </w:sdtContent>
      </w:sdt>
      <w:r>
        <w:rPr>
          <w:rFonts w:ascii="Times New Roman" w:eastAsiaTheme="minorEastAsia" w:hAnsi="Times New Roman" w:cs="Times New Roman"/>
          <w:sz w:val="24"/>
          <w:szCs w:val="24"/>
          <w:lang w:val="en-US"/>
        </w:rPr>
        <w:t xml:space="preserve">, </w:t>
      </w:r>
      <w:commentRangeEnd w:id="202"/>
      <w:r w:rsidR="00765EEA">
        <w:rPr>
          <w:rStyle w:val="Refdecomentario"/>
          <w:rFonts w:ascii="Times New Roman" w:eastAsiaTheme="minorEastAsia" w:hAnsi="Times New Roman" w:cs="Times New Roman"/>
          <w:sz w:val="24"/>
          <w:szCs w:val="24"/>
          <w:lang w:val="en-US"/>
        </w:rPr>
        <w:commentReference w:id="202"/>
      </w:r>
      <w:r>
        <w:rPr>
          <w:rFonts w:ascii="Times New Roman" w:eastAsiaTheme="minorEastAsia" w:hAnsi="Times New Roman" w:cs="Times New Roman"/>
          <w:sz w:val="24"/>
          <w:szCs w:val="24"/>
          <w:lang w:val="en-US"/>
        </w:rPr>
        <w:t xml:space="preserve">the hierarchical model has a set of properties </w:t>
      </w:r>
      <w:r w:rsidR="00765EEA">
        <w:rPr>
          <w:rFonts w:ascii="Times New Roman" w:eastAsiaTheme="minorEastAsia" w:hAnsi="Times New Roman" w:cs="Times New Roman"/>
          <w:sz w:val="24"/>
          <w:szCs w:val="24"/>
          <w:lang w:val="en-US"/>
        </w:rPr>
        <w:t xml:space="preserve">that are beneficial in </w:t>
      </w:r>
      <w:r>
        <w:rPr>
          <w:rFonts w:ascii="Times New Roman" w:eastAsiaTheme="minorEastAsia" w:hAnsi="Times New Roman" w:cs="Times New Roman"/>
          <w:sz w:val="24"/>
          <w:szCs w:val="24"/>
          <w:lang w:val="en-US"/>
        </w:rPr>
        <w:t>road safety analysis, specifically:</w:t>
      </w:r>
    </w:p>
    <w:p w14:paraId="3F4E5783" w14:textId="68038D66" w:rsidR="00583025" w:rsidRDefault="00583025" w:rsidP="00583025">
      <w:pPr>
        <w:pStyle w:val="Prrafodelista"/>
        <w:numPr>
          <w:ilvl w:val="0"/>
          <w:numId w:val="4"/>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Simultaneous modeling that incorporates data from individuals and groups of individuals</w:t>
      </w:r>
      <w:r w:rsidR="00517100">
        <w:rPr>
          <w:rFonts w:ascii="Times New Roman" w:eastAsiaTheme="minorEastAsia" w:hAnsi="Times New Roman" w:cs="Times New Roman"/>
          <w:sz w:val="24"/>
          <w:szCs w:val="24"/>
          <w:lang w:val="en-US"/>
        </w:rPr>
        <w:t xml:space="preserve"> (clustered data, observations that are not fully independent, or groups of interest such as roads, states, types of highways)</w:t>
      </w:r>
      <w:r>
        <w:rPr>
          <w:rFonts w:ascii="Times New Roman" w:eastAsiaTheme="minorEastAsia" w:hAnsi="Times New Roman" w:cs="Times New Roman"/>
          <w:sz w:val="24"/>
          <w:szCs w:val="24"/>
          <w:lang w:val="en-US"/>
        </w:rPr>
        <w:t>.</w:t>
      </w:r>
    </w:p>
    <w:p w14:paraId="349D8E39" w14:textId="4E89FA61" w:rsidR="00583025" w:rsidRDefault="00765EEA" w:rsidP="00583025">
      <w:pPr>
        <w:pStyle w:val="Prrafodelista"/>
        <w:numPr>
          <w:ilvl w:val="0"/>
          <w:numId w:val="4"/>
        </w:num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Efficien</w:t>
      </w:r>
      <w:ins w:id="203" w:author="Zeke Ahern" w:date="2026-04-28T09:29:00Z" w16du:dateUtc="2026-04-27T23:29:00Z">
        <w:r>
          <w:rPr>
            <w:rFonts w:ascii="Times New Roman" w:eastAsiaTheme="minorEastAsia" w:hAnsi="Times New Roman" w:cs="Times New Roman"/>
            <w:sz w:val="24"/>
            <w:szCs w:val="24"/>
            <w:lang w:val="en-US"/>
          </w:rPr>
          <w:t>t</w:t>
        </w:r>
      </w:ins>
      <w:del w:id="204" w:author="Zeke Ahern" w:date="2026-04-28T09:29:00Z" w16du:dateUtc="2026-04-27T23:29:00Z">
        <w:r w:rsidDel="00765EEA">
          <w:rPr>
            <w:rFonts w:ascii="Times New Roman" w:eastAsiaTheme="minorEastAsia" w:hAnsi="Times New Roman" w:cs="Times New Roman"/>
            <w:sz w:val="24"/>
            <w:szCs w:val="24"/>
            <w:lang w:val="en-US"/>
          </w:rPr>
          <w:delText>cu</w:delText>
        </w:r>
      </w:del>
      <w:r w:rsidR="00583025">
        <w:rPr>
          <w:rFonts w:ascii="Times New Roman" w:eastAsiaTheme="minorEastAsia" w:hAnsi="Times New Roman" w:cs="Times New Roman"/>
          <w:sz w:val="24"/>
          <w:szCs w:val="24"/>
          <w:lang w:val="en-US"/>
        </w:rPr>
        <w:t xml:space="preserve"> parameter inference. Compared to complete pooling and no-pooling</w:t>
      </w:r>
      <w:r w:rsidR="00517100">
        <w:rPr>
          <w:rFonts w:ascii="Times New Roman" w:eastAsiaTheme="minorEastAsia" w:hAnsi="Times New Roman" w:cs="Times New Roman"/>
          <w:sz w:val="24"/>
          <w:szCs w:val="24"/>
          <w:lang w:val="en-US"/>
        </w:rPr>
        <w:t xml:space="preserve"> (the two traditional approaches for regression-based analysis)</w:t>
      </w:r>
      <w:r w:rsidR="00583025">
        <w:rPr>
          <w:rFonts w:ascii="Times New Roman" w:eastAsiaTheme="minorEastAsia" w:hAnsi="Times New Roman" w:cs="Times New Roman"/>
          <w:sz w:val="24"/>
          <w:szCs w:val="24"/>
          <w:lang w:val="en-US"/>
        </w:rPr>
        <w:t>, the hierarchical model yields a partial-pooling which is a mixture of the two first ways of modeling groups of data</w:t>
      </w:r>
      <w:r w:rsidR="00517100">
        <w:rPr>
          <w:rFonts w:ascii="Times New Roman" w:eastAsiaTheme="minorEastAsia" w:hAnsi="Times New Roman" w:cs="Times New Roman"/>
          <w:sz w:val="24"/>
          <w:szCs w:val="24"/>
          <w:lang w:val="en-US"/>
        </w:rPr>
        <w:t xml:space="preserve"> integrating group-specific structures along with considerations of the entire set of information</w:t>
      </w:r>
      <w:r w:rsidR="00583025">
        <w:rPr>
          <w:rFonts w:ascii="Times New Roman" w:eastAsiaTheme="minorEastAsia" w:hAnsi="Times New Roman" w:cs="Times New Roman"/>
          <w:sz w:val="24"/>
          <w:szCs w:val="24"/>
          <w:lang w:val="en-US"/>
        </w:rPr>
        <w:t>.</w:t>
      </w:r>
    </w:p>
    <w:p w14:paraId="6FE32A40" w14:textId="77777777" w:rsidR="00765EEA" w:rsidRPr="00765EEA" w:rsidRDefault="00765EEA" w:rsidP="00765EEA">
      <w:pPr>
        <w:pStyle w:val="Prrafodelista"/>
        <w:numPr>
          <w:ilvl w:val="0"/>
          <w:numId w:val="4"/>
        </w:numPr>
        <w:spacing w:after="0" w:line="240" w:lineRule="auto"/>
        <w:rPr>
          <w:ins w:id="205" w:author="Zeke Ahern" w:date="2026-04-28T09:31:00Z" w16du:dateUtc="2026-04-27T23:31:00Z"/>
          <w:rFonts w:ascii="Times New Roman" w:eastAsia="Times New Roman" w:hAnsi="Times New Roman" w:cs="Times New Roman"/>
          <w:color w:val="000000"/>
          <w:kern w:val="0"/>
          <w:sz w:val="24"/>
          <w:szCs w:val="24"/>
          <w:lang w:val="en-AU" w:eastAsia="en-AU"/>
          <w14:ligatures w14:val="none"/>
        </w:rPr>
      </w:pPr>
      <w:ins w:id="206" w:author="Zeke Ahern" w:date="2026-04-28T09:31:00Z" w16du:dateUtc="2026-04-27T23:31:00Z">
        <w:r w:rsidRPr="00765EEA">
          <w:rPr>
            <w:rFonts w:ascii="Times New Roman" w:eastAsia="Times New Roman" w:hAnsi="Times New Roman" w:cs="Times New Roman"/>
            <w:color w:val="000000"/>
            <w:kern w:val="0"/>
            <w:sz w:val="24"/>
            <w:szCs w:val="24"/>
            <w:lang w:val="en-AU" w:eastAsia="en-AU"/>
            <w14:ligatures w14:val="none"/>
          </w:rPr>
          <w:t>Hierarchical models improve estimation efficiency by sharing information across groups, making it possible to obtain robust estimates for small samples while preserving inference for the overall population.</w:t>
        </w:r>
      </w:ins>
    </w:p>
    <w:p w14:paraId="2C2858F4" w14:textId="6F998729" w:rsidR="00583025" w:rsidDel="00765EEA" w:rsidRDefault="00583025" w:rsidP="00583025">
      <w:pPr>
        <w:pStyle w:val="Prrafodelista"/>
        <w:numPr>
          <w:ilvl w:val="0"/>
          <w:numId w:val="4"/>
        </w:numPr>
        <w:jc w:val="both"/>
        <w:rPr>
          <w:del w:id="207" w:author="Zeke Ahern" w:date="2026-04-28T09:31:00Z" w16du:dateUtc="2026-04-27T23:31:00Z"/>
          <w:rFonts w:ascii="Times New Roman" w:eastAsiaTheme="minorEastAsia" w:hAnsi="Times New Roman" w:cs="Times New Roman"/>
          <w:sz w:val="24"/>
          <w:szCs w:val="24"/>
          <w:lang w:val="en-US"/>
        </w:rPr>
      </w:pPr>
      <w:del w:id="208" w:author="Zeke Ahern" w:date="2026-04-28T09:31:00Z" w16du:dateUtc="2026-04-27T23:31:00Z">
        <w:r w:rsidDel="00765EEA">
          <w:rPr>
            <w:rFonts w:ascii="Times New Roman" w:eastAsiaTheme="minorEastAsia" w:hAnsi="Times New Roman" w:cs="Times New Roman"/>
            <w:sz w:val="24"/>
            <w:szCs w:val="24"/>
            <w:lang w:val="en-US"/>
          </w:rPr>
          <w:delText>Given that hierarchical models use complete information, it is feasible to make inferences for small groups of data</w:delText>
        </w:r>
        <w:r w:rsidR="00517100" w:rsidDel="00765EEA">
          <w:rPr>
            <w:rFonts w:ascii="Times New Roman" w:eastAsiaTheme="minorEastAsia" w:hAnsi="Times New Roman" w:cs="Times New Roman"/>
            <w:sz w:val="24"/>
            <w:szCs w:val="24"/>
            <w:lang w:val="en-US"/>
          </w:rPr>
          <w:delText>, along with estimating for the entire dataset</w:delText>
        </w:r>
        <w:r w:rsidDel="00765EEA">
          <w:rPr>
            <w:rFonts w:ascii="Times New Roman" w:eastAsiaTheme="minorEastAsia" w:hAnsi="Times New Roman" w:cs="Times New Roman"/>
            <w:sz w:val="24"/>
            <w:szCs w:val="24"/>
            <w:lang w:val="en-US"/>
          </w:rPr>
          <w:delText>.</w:delText>
        </w:r>
      </w:del>
    </w:p>
    <w:p w14:paraId="68E1FE88" w14:textId="22E4C5E9" w:rsidR="00583025" w:rsidRDefault="00714C1E"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Regarding property ii., related to the efficiency of parameter inference, let </w:t>
      </w:r>
      <m:oMath>
        <m:r>
          <w:rPr>
            <w:rFonts w:ascii="Cambria Math" w:eastAsiaTheme="minorEastAsia" w:hAnsi="Cambria Math" w:cs="Times New Roman"/>
            <w:sz w:val="24"/>
            <w:szCs w:val="24"/>
            <w:lang w:val="en-US"/>
          </w:rPr>
          <m:t>J</m:t>
        </m:r>
      </m:oMath>
      <w:r>
        <w:rPr>
          <w:rFonts w:ascii="Times New Roman" w:eastAsiaTheme="minorEastAsia" w:hAnsi="Times New Roman" w:cs="Times New Roman"/>
          <w:sz w:val="24"/>
          <w:szCs w:val="24"/>
          <w:lang w:val="en-US"/>
        </w:rPr>
        <w:t xml:space="preserve"> be a set of groups, such that </w:t>
      </w:r>
      <m:oMath>
        <m:r>
          <w:rPr>
            <w:rFonts w:ascii="Cambria Math" w:eastAsiaTheme="minorEastAsia" w:hAnsi="Cambria Math" w:cs="Times New Roman"/>
            <w:sz w:val="24"/>
            <w:szCs w:val="24"/>
            <w:lang w:val="en-US"/>
          </w:rPr>
          <m:t>j∈J</m:t>
        </m:r>
      </m:oMath>
      <w:r>
        <w:rPr>
          <w:rFonts w:ascii="Times New Roman" w:eastAsiaTheme="minorEastAsia" w:hAnsi="Times New Roman" w:cs="Times New Roman"/>
          <w:sz w:val="24"/>
          <w:szCs w:val="24"/>
          <w:lang w:val="en-US"/>
        </w:rPr>
        <w:t xml:space="preserve">, and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oMath>
      <w:r>
        <w:rPr>
          <w:rFonts w:ascii="Times New Roman" w:eastAsiaTheme="minorEastAsia" w:hAnsi="Times New Roman" w:cs="Times New Roman"/>
          <w:sz w:val="24"/>
          <w:szCs w:val="24"/>
          <w:lang w:val="en-US"/>
        </w:rPr>
        <w:t xml:space="preserve"> are the observations for group </w:t>
      </w:r>
      <m:oMath>
        <m:r>
          <w:rPr>
            <w:rFonts w:ascii="Cambria Math" w:eastAsiaTheme="minorEastAsia" w:hAnsi="Cambria Math" w:cs="Times New Roman"/>
            <w:sz w:val="24"/>
            <w:szCs w:val="24"/>
            <w:lang w:val="en-US"/>
          </w:rPr>
          <m:t>j</m:t>
        </m:r>
      </m:oMath>
      <w:r>
        <w:rPr>
          <w:rFonts w:ascii="Times New Roman" w:eastAsiaTheme="minorEastAsia" w:hAnsi="Times New Roman" w:cs="Times New Roman"/>
          <w:sz w:val="24"/>
          <w:szCs w:val="24"/>
          <w:lang w:val="en-US"/>
        </w:rPr>
        <w:t xml:space="preserve">. Furthermore,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y</m:t>
            </m:r>
          </m:e>
          <m:sub>
            <m:r>
              <w:rPr>
                <w:rFonts w:ascii="Cambria Math" w:eastAsiaTheme="minorEastAsia" w:hAnsi="Cambria Math" w:cs="Times New Roman"/>
                <w:sz w:val="24"/>
                <w:szCs w:val="24"/>
                <w:lang w:val="en-US"/>
              </w:rPr>
              <m:t>ij</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r>
          <w:rPr>
            <w:rFonts w:ascii="Cambria Math" w:eastAsiaTheme="minorEastAsia" w:hAnsi="Cambria Math" w:cs="Times New Roman"/>
            <w:sz w:val="24"/>
            <w:szCs w:val="24"/>
            <w:lang w:val="en-US"/>
          </w:rPr>
          <m:t>∼Poisson</m:t>
        </m:r>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e>
        </m:d>
        <m:r>
          <w:rPr>
            <w:rFonts w:ascii="Cambria Math" w:eastAsiaTheme="minorEastAsia" w:hAnsi="Cambria Math" w:cs="Times New Roman"/>
            <w:sz w:val="24"/>
            <w:szCs w:val="24"/>
            <w:lang w:val="en-US"/>
          </w:rPr>
          <m:t>, i=1,…,</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oMath>
      <w:r>
        <w:rPr>
          <w:rFonts w:ascii="Times New Roman" w:eastAsiaTheme="minorEastAsia" w:hAnsi="Times New Roman" w:cs="Times New Roman"/>
          <w:sz w:val="24"/>
          <w:szCs w:val="24"/>
          <w:lang w:val="en-US"/>
        </w:rPr>
        <w:t xml:space="preserve">, where the term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oMath>
      <w:r>
        <w:rPr>
          <w:rFonts w:ascii="Times New Roman" w:eastAsiaTheme="minorEastAsia" w:hAnsi="Times New Roman" w:cs="Times New Roman"/>
          <w:sz w:val="24"/>
          <w:szCs w:val="24"/>
          <w:lang w:val="en-US"/>
        </w:rPr>
        <w:t xml:space="preserve"> denotes the rate of occurrence of events (crashes) per group. We assume that if follows a Gamma distribution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r>
          <w:rPr>
            <w:rFonts w:ascii="Cambria Math" w:eastAsiaTheme="minorEastAsia" w:hAnsi="Cambria Math" w:cs="Times New Roman"/>
            <w:sz w:val="24"/>
            <w:szCs w:val="24"/>
            <w:lang w:val="en-US"/>
          </w:rPr>
          <m:t>∼Gamma</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α,β</m:t>
            </m:r>
          </m:e>
        </m:d>
      </m:oMath>
      <w:r>
        <w:rPr>
          <w:rFonts w:ascii="Times New Roman" w:eastAsiaTheme="minorEastAsia" w:hAnsi="Times New Roman" w:cs="Times New Roman"/>
          <w:sz w:val="24"/>
          <w:szCs w:val="24"/>
          <w:lang w:val="en-US"/>
        </w:rPr>
        <w:t xml:space="preserve">), which yields a Poisson-Gamma mixture model with </w:t>
      </w:r>
      <m:oMath>
        <m:r>
          <w:rPr>
            <w:rFonts w:ascii="Cambria Math" w:eastAsiaTheme="minorEastAsia" w:hAnsi="Cambria Math" w:cs="Times New Roman"/>
            <w:sz w:val="24"/>
            <w:szCs w:val="24"/>
            <w:lang w:val="en-US"/>
          </w:rPr>
          <m:t>α,β</m:t>
        </m:r>
      </m:oMath>
      <w:r>
        <w:rPr>
          <w:rFonts w:ascii="Times New Roman" w:eastAsiaTheme="minorEastAsia" w:hAnsi="Times New Roman" w:cs="Times New Roman"/>
          <w:sz w:val="24"/>
          <w:szCs w:val="24"/>
          <w:lang w:val="en-US"/>
        </w:rPr>
        <w:t xml:space="preserve"> be the shape and the rate of the Gamma distribution, which are estimated from the observed data. All of it results in the expression shown in (11) and (12) for the expected value and variance of the model.</w:t>
      </w:r>
    </w:p>
    <w:p w14:paraId="48B55D8F" w14:textId="1BB63355" w:rsidR="001A0D5C" w:rsidRPr="001A0D5C" w:rsidRDefault="001A0D5C" w:rsidP="00583025">
      <w:pPr>
        <w:jc w:val="both"/>
        <w:rPr>
          <w:rFonts w:ascii="Times New Roman" w:eastAsiaTheme="minorEastAsia" w:hAnsi="Times New Roman" w:cs="Times New Roman"/>
          <w:sz w:val="24"/>
          <w:szCs w:val="24"/>
          <w:lang w:val="en-US"/>
        </w:rPr>
      </w:pPr>
      <m:oMathPara>
        <m:oMath>
          <m:r>
            <m:rPr>
              <m:scr m:val="double-struck"/>
            </m:rPr>
            <w:rPr>
              <w:rFonts w:ascii="Cambria Math" w:eastAsiaTheme="minorEastAsia" w:hAnsi="Cambria Math" w:cs="Times New Roman"/>
              <w:sz w:val="24"/>
              <w:szCs w:val="24"/>
              <w:lang w:val="en-US"/>
            </w:rPr>
            <m:t>E</m:t>
          </m:r>
          <m:d>
            <m:dPr>
              <m:begChr m:val="["/>
              <m:endChr m:val="]"/>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e>
          </m:d>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α</m:t>
              </m:r>
            </m:num>
            <m:den>
              <m:r>
                <w:rPr>
                  <w:rFonts w:ascii="Cambria Math" w:eastAsiaTheme="minorEastAsia" w:hAnsi="Cambria Math" w:cs="Times New Roman"/>
                  <w:sz w:val="24"/>
                  <w:szCs w:val="24"/>
                  <w:lang w:val="en-US"/>
                </w:rPr>
                <m:t>β</m:t>
              </m:r>
            </m:den>
          </m:f>
          <m:r>
            <w:rPr>
              <w:rFonts w:ascii="Cambria Math" w:eastAsiaTheme="minorEastAsia" w:hAnsi="Cambria Math" w:cs="Times New Roman"/>
              <w:sz w:val="24"/>
              <w:szCs w:val="24"/>
              <w:lang w:val="en-US"/>
            </w:rPr>
            <m:t xml:space="preserve">    (11)</m:t>
          </m:r>
        </m:oMath>
      </m:oMathPara>
    </w:p>
    <w:p w14:paraId="3BBAAF22" w14:textId="31CFD270" w:rsidR="001A0D5C" w:rsidRPr="001A0D5C" w:rsidRDefault="001A0D5C" w:rsidP="00583025">
      <w:pPr>
        <w:jc w:val="both"/>
        <w:rPr>
          <w:rFonts w:ascii="Times New Roman" w:eastAsiaTheme="minorEastAsia" w:hAnsi="Times New Roman" w:cs="Times New Roman"/>
          <w:sz w:val="24"/>
          <w:szCs w:val="24"/>
          <w:lang w:val="en-US"/>
        </w:rPr>
      </w:pPr>
      <m:oMathPara>
        <m:oMath>
          <m:r>
            <w:rPr>
              <w:rFonts w:ascii="Cambria Math" w:eastAsiaTheme="minorEastAsia" w:hAnsi="Cambria Math" w:cs="Times New Roman"/>
              <w:sz w:val="24"/>
              <w:szCs w:val="24"/>
              <w:lang w:val="en-US"/>
            </w:rPr>
            <w:lastRenderedPageBreak/>
            <m:t>Var</m:t>
          </m:r>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e>
          </m:d>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α</m:t>
              </m:r>
            </m:num>
            <m:den>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β</m:t>
                  </m:r>
                </m:e>
                <m:sup>
                  <m:r>
                    <w:rPr>
                      <w:rFonts w:ascii="Cambria Math" w:eastAsiaTheme="minorEastAsia" w:hAnsi="Cambria Math" w:cs="Times New Roman"/>
                      <w:sz w:val="24"/>
                      <w:szCs w:val="24"/>
                      <w:lang w:val="en-US"/>
                    </w:rPr>
                    <m:t>2</m:t>
                  </m:r>
                </m:sup>
              </m:sSup>
            </m:den>
          </m:f>
          <m:r>
            <w:rPr>
              <w:rFonts w:ascii="Cambria Math" w:eastAsiaTheme="minorEastAsia" w:hAnsi="Cambria Math" w:cs="Times New Roman"/>
              <w:sz w:val="24"/>
              <w:szCs w:val="24"/>
              <w:lang w:val="en-US"/>
            </w:rPr>
            <m:t xml:space="preserve">    (12)</m:t>
          </m:r>
        </m:oMath>
      </m:oMathPara>
    </w:p>
    <w:p w14:paraId="5C35026E" w14:textId="79EBB9A1" w:rsidR="001A0D5C" w:rsidRDefault="00714C1E"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As stated above, there are three ways for modeling data in road safety. The first one consists of a no-polling approach, in which we ignore the grouping structure and the estimation of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oMath>
      <w:r>
        <w:rPr>
          <w:rFonts w:ascii="Times New Roman" w:eastAsiaTheme="minorEastAsia" w:hAnsi="Times New Roman" w:cs="Times New Roman"/>
          <w:sz w:val="24"/>
          <w:szCs w:val="24"/>
          <w:lang w:val="en-US"/>
        </w:rPr>
        <w:t xml:space="preserve"> is conducted using the information for each group </w:t>
      </w:r>
      <m:oMath>
        <m:r>
          <w:rPr>
            <w:rFonts w:ascii="Cambria Math" w:eastAsiaTheme="minorEastAsia" w:hAnsi="Cambria Math" w:cs="Times New Roman"/>
            <w:sz w:val="24"/>
            <w:szCs w:val="24"/>
            <w:lang w:val="en-US"/>
          </w:rPr>
          <m:t>j</m:t>
        </m:r>
      </m:oMath>
      <w:r>
        <w:rPr>
          <w:rFonts w:ascii="Times New Roman" w:eastAsiaTheme="minorEastAsia" w:hAnsi="Times New Roman" w:cs="Times New Roman"/>
          <w:sz w:val="24"/>
          <w:szCs w:val="24"/>
          <w:lang w:val="en-US"/>
        </w:rPr>
        <w:t xml:space="preserve"> independently </w:t>
      </w:r>
      <w:sdt>
        <w:sdtPr>
          <w:rPr>
            <w:rFonts w:ascii="Times New Roman" w:eastAsiaTheme="minorEastAsia" w:hAnsi="Times New Roman" w:cs="Times New Roman"/>
            <w:sz w:val="24"/>
            <w:szCs w:val="24"/>
            <w:lang w:val="en-US"/>
          </w:rPr>
          <w:id w:val="1187648109"/>
          <w:citation/>
        </w:sdtPr>
        <w:sdtContent>
          <w:r w:rsidR="00DE1586">
            <w:rPr>
              <w:rFonts w:ascii="Times New Roman" w:eastAsiaTheme="minorEastAsia" w:hAnsi="Times New Roman" w:cs="Times New Roman"/>
              <w:sz w:val="24"/>
              <w:szCs w:val="24"/>
              <w:lang w:val="en-US"/>
            </w:rPr>
            <w:fldChar w:fldCharType="begin"/>
          </w:r>
          <w:r w:rsidR="00DE1586" w:rsidRPr="00DE1586">
            <w:rPr>
              <w:rFonts w:ascii="Times New Roman" w:eastAsiaTheme="minorEastAsia" w:hAnsi="Times New Roman" w:cs="Times New Roman"/>
              <w:sz w:val="24"/>
              <w:szCs w:val="24"/>
              <w:lang w:val="en-US"/>
            </w:rPr>
            <w:instrText xml:space="preserve"> CITATION Gel07 \l 13322 </w:instrText>
          </w:r>
          <w:r w:rsidR="00DE1586">
            <w:rPr>
              <w:rFonts w:ascii="Times New Roman" w:eastAsiaTheme="minorEastAsia" w:hAnsi="Times New Roman" w:cs="Times New Roman"/>
              <w:sz w:val="24"/>
              <w:szCs w:val="24"/>
              <w:lang w:val="en-US"/>
            </w:rPr>
            <w:fldChar w:fldCharType="separate"/>
          </w:r>
          <w:r w:rsidR="00902A32" w:rsidRPr="00902A32">
            <w:rPr>
              <w:rFonts w:ascii="Times New Roman" w:eastAsiaTheme="minorEastAsia" w:hAnsi="Times New Roman" w:cs="Times New Roman"/>
              <w:noProof/>
              <w:sz w:val="24"/>
              <w:szCs w:val="24"/>
              <w:lang w:val="en-US"/>
            </w:rPr>
            <w:t>(Gelman, 2007)</w:t>
          </w:r>
          <w:r w:rsidR="00DE1586">
            <w:rPr>
              <w:rFonts w:ascii="Times New Roman" w:eastAsiaTheme="minorEastAsia" w:hAnsi="Times New Roman" w:cs="Times New Roman"/>
              <w:sz w:val="24"/>
              <w:szCs w:val="24"/>
              <w:lang w:val="en-US"/>
            </w:rPr>
            <w:fldChar w:fldCharType="end"/>
          </w:r>
        </w:sdtContent>
      </w:sdt>
      <w:r w:rsidR="001A0D5C">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 xml:space="preserve"> Formally we say:</w:t>
      </w:r>
    </w:p>
    <w:p w14:paraId="436B5ECE" w14:textId="1F0BFCE3" w:rsidR="001A0D5C" w:rsidRPr="001A0D5C" w:rsidRDefault="00000000" w:rsidP="00583025">
      <w:pPr>
        <w:jc w:val="both"/>
        <w:rPr>
          <w:rFonts w:ascii="Times New Roman" w:eastAsiaTheme="minorEastAsia" w:hAnsi="Times New Roman" w:cs="Times New Roman"/>
          <w:sz w:val="24"/>
          <w:szCs w:val="24"/>
          <w:lang w:val="en-US"/>
        </w:rPr>
      </w:pPr>
      <m:oMathPara>
        <m:oMath>
          <m:sSup>
            <m:sSupPr>
              <m:ctrlPr>
                <w:rPr>
                  <w:rFonts w:ascii="Cambria Math" w:eastAsiaTheme="minorEastAsia" w:hAnsi="Cambria Math" w:cs="Times New Roman"/>
                  <w:i/>
                  <w:sz w:val="24"/>
                  <w:szCs w:val="24"/>
                  <w:lang w:val="en-US"/>
                </w:rPr>
              </m:ctrlPr>
            </m:sSupPr>
            <m:e>
              <m:acc>
                <m:accPr>
                  <m:ctrlPr>
                    <w:rPr>
                      <w:rFonts w:ascii="Cambria Math" w:eastAsiaTheme="minorEastAsia" w:hAnsi="Cambria Math" w:cs="Times New Roman"/>
                      <w:i/>
                      <w:sz w:val="24"/>
                      <w:szCs w:val="24"/>
                      <w:lang w:val="en-US"/>
                    </w:rPr>
                  </m:ctrlPr>
                </m:acc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e>
              </m:acc>
            </m:e>
            <m:sup>
              <m:r>
                <w:rPr>
                  <w:rFonts w:ascii="Cambria Math" w:eastAsiaTheme="minorEastAsia" w:hAnsi="Cambria Math" w:cs="Times New Roman"/>
                  <w:sz w:val="24"/>
                  <w:szCs w:val="24"/>
                  <w:lang w:val="en-US"/>
                </w:rPr>
                <m:t>no-pooling</m:t>
              </m:r>
            </m:sup>
          </m:sSup>
          <m:r>
            <w:rPr>
              <w:rFonts w:ascii="Cambria Math" w:eastAsiaTheme="minorEastAsia" w:hAnsi="Cambria Math" w:cs="Times New Roman"/>
              <w:sz w:val="24"/>
              <w:szCs w:val="24"/>
              <w:lang w:val="en-US"/>
            </w:rPr>
            <m:t>=</m:t>
          </m:r>
          <m:acc>
            <m:accPr>
              <m:chr m:val="̅"/>
              <m:ctrlPr>
                <w:rPr>
                  <w:rFonts w:ascii="Cambria Math" w:eastAsiaTheme="minorEastAsia" w:hAnsi="Cambria Math" w:cs="Times New Roman"/>
                  <w:i/>
                  <w:sz w:val="24"/>
                  <w:szCs w:val="24"/>
                  <w:lang w:val="en-US"/>
                </w:rPr>
              </m:ctrlPr>
            </m:acc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y</m:t>
                  </m:r>
                </m:e>
                <m:sub>
                  <m:r>
                    <w:rPr>
                      <w:rFonts w:ascii="Cambria Math" w:eastAsiaTheme="minorEastAsia" w:hAnsi="Cambria Math" w:cs="Times New Roman"/>
                      <w:sz w:val="24"/>
                      <w:szCs w:val="24"/>
                      <w:lang w:val="en-US"/>
                    </w:rPr>
                    <m:t>i</m:t>
                  </m:r>
                </m:sub>
              </m:sSub>
            </m:e>
          </m:acc>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1</m:t>
              </m:r>
            </m:num>
            <m:den>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den>
          </m:f>
          <m:nary>
            <m:naryPr>
              <m:chr m:val="∑"/>
              <m:limLoc m:val="subSup"/>
              <m:ctrlPr>
                <w:rPr>
                  <w:rFonts w:ascii="Cambria Math" w:eastAsiaTheme="minorEastAsia" w:hAnsi="Cambria Math" w:cs="Times New Roman"/>
                  <w:i/>
                  <w:sz w:val="24"/>
                  <w:szCs w:val="24"/>
                  <w:lang w:val="en-US"/>
                </w:rPr>
              </m:ctrlPr>
            </m:naryPr>
            <m:sub>
              <m:r>
                <w:rPr>
                  <w:rFonts w:ascii="Cambria Math" w:eastAsiaTheme="minorEastAsia" w:hAnsi="Cambria Math" w:cs="Times New Roman"/>
                  <w:sz w:val="24"/>
                  <w:szCs w:val="24"/>
                  <w:lang w:val="en-US"/>
                </w:rPr>
                <m:t>i=1</m:t>
              </m:r>
            </m:sub>
            <m:sup>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sup>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y</m:t>
                  </m:r>
                </m:e>
                <m:sub>
                  <m:r>
                    <w:rPr>
                      <w:rFonts w:ascii="Cambria Math" w:eastAsiaTheme="minorEastAsia" w:hAnsi="Cambria Math" w:cs="Times New Roman"/>
                      <w:sz w:val="24"/>
                      <w:szCs w:val="24"/>
                      <w:lang w:val="en-US"/>
                    </w:rPr>
                    <m:t>ij</m:t>
                  </m:r>
                </m:sub>
              </m:sSub>
            </m:e>
          </m:nary>
          <m:r>
            <w:rPr>
              <w:rFonts w:ascii="Cambria Math" w:eastAsiaTheme="minorEastAsia" w:hAnsi="Cambria Math" w:cs="Times New Roman"/>
              <w:sz w:val="24"/>
              <w:szCs w:val="24"/>
              <w:lang w:val="en-US"/>
            </w:rPr>
            <m:t xml:space="preserve">   (13)</m:t>
          </m:r>
        </m:oMath>
      </m:oMathPara>
    </w:p>
    <w:p w14:paraId="087DDF1C" w14:textId="2B5CBEC8" w:rsidR="001A0D5C" w:rsidRDefault="001A0D5C"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Which yields:</w:t>
      </w:r>
    </w:p>
    <w:p w14:paraId="18F76893" w14:textId="01AA14B8" w:rsidR="001A0D5C" w:rsidRPr="001A0D5C" w:rsidRDefault="001A0D5C" w:rsidP="00583025">
      <w:pPr>
        <w:jc w:val="both"/>
        <w:rPr>
          <w:rFonts w:ascii="Times New Roman" w:eastAsiaTheme="minorEastAsia" w:hAnsi="Times New Roman" w:cs="Times New Roman"/>
          <w:sz w:val="24"/>
          <w:szCs w:val="24"/>
          <w:lang w:val="en-US"/>
        </w:rPr>
      </w:pPr>
      <m:oMathPara>
        <m:oMath>
          <m:r>
            <m:rPr>
              <m:scr m:val="double-struck"/>
            </m:rPr>
            <w:rPr>
              <w:rFonts w:ascii="Cambria Math" w:eastAsiaTheme="minorEastAsia" w:hAnsi="Cambria Math" w:cs="Times New Roman"/>
              <w:sz w:val="24"/>
              <w:szCs w:val="24"/>
              <w:lang w:val="en-US"/>
            </w:rPr>
            <m:t>E</m:t>
          </m:r>
          <m:d>
            <m:dPr>
              <m:begChr m:val="["/>
              <m:endChr m:val="]"/>
              <m:ctrlPr>
                <w:rPr>
                  <w:rFonts w:ascii="Cambria Math" w:eastAsiaTheme="minorEastAsia" w:hAnsi="Cambria Math" w:cs="Times New Roman"/>
                  <w:i/>
                  <w:sz w:val="24"/>
                  <w:szCs w:val="24"/>
                  <w:lang w:val="en-US"/>
                </w:rPr>
              </m:ctrlPr>
            </m:dPr>
            <m:e>
              <m:sSup>
                <m:sSupPr>
                  <m:ctrlPr>
                    <w:rPr>
                      <w:rFonts w:ascii="Cambria Math" w:eastAsiaTheme="minorEastAsia" w:hAnsi="Cambria Math" w:cs="Times New Roman"/>
                      <w:i/>
                      <w:sz w:val="24"/>
                      <w:szCs w:val="24"/>
                      <w:lang w:val="en-US"/>
                    </w:rPr>
                  </m:ctrlPr>
                </m:sSupPr>
                <m:e>
                  <m:acc>
                    <m:accPr>
                      <m:ctrlPr>
                        <w:rPr>
                          <w:rFonts w:ascii="Cambria Math" w:eastAsiaTheme="minorEastAsia" w:hAnsi="Cambria Math" w:cs="Times New Roman"/>
                          <w:i/>
                          <w:sz w:val="24"/>
                          <w:szCs w:val="24"/>
                          <w:lang w:val="en-US"/>
                        </w:rPr>
                      </m:ctrlPr>
                    </m:acc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e>
                  </m:acc>
                </m:e>
                <m:sup>
                  <m:r>
                    <w:rPr>
                      <w:rFonts w:ascii="Cambria Math" w:eastAsiaTheme="minorEastAsia" w:hAnsi="Cambria Math" w:cs="Times New Roman"/>
                      <w:sz w:val="24"/>
                      <w:szCs w:val="24"/>
                      <w:lang w:val="en-US"/>
                    </w:rPr>
                    <m:t>no-pooling</m:t>
                  </m:r>
                </m:sup>
              </m:sSup>
            </m:e>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e>
          </m:d>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r>
            <w:rPr>
              <w:rFonts w:ascii="Cambria Math" w:eastAsiaTheme="minorEastAsia" w:hAnsi="Cambria Math" w:cs="Times New Roman"/>
              <w:sz w:val="24"/>
              <w:szCs w:val="24"/>
              <w:lang w:val="en-US"/>
            </w:rPr>
            <m:t xml:space="preserve">    (14)</m:t>
          </m:r>
        </m:oMath>
      </m:oMathPara>
    </w:p>
    <w:p w14:paraId="3D6D9B05" w14:textId="601D8333" w:rsidR="001A0D5C" w:rsidRPr="002E53FF" w:rsidRDefault="001A0D5C" w:rsidP="00583025">
      <w:pPr>
        <w:jc w:val="both"/>
        <w:rPr>
          <w:rFonts w:ascii="Times New Roman" w:eastAsiaTheme="minorEastAsia" w:hAnsi="Times New Roman" w:cs="Times New Roman"/>
          <w:sz w:val="24"/>
          <w:szCs w:val="24"/>
          <w:lang w:val="en-US"/>
        </w:rPr>
      </w:pPr>
      <m:oMathPara>
        <m:oMath>
          <m:r>
            <w:rPr>
              <w:rFonts w:ascii="Cambria Math" w:eastAsiaTheme="minorEastAsia" w:hAnsi="Cambria Math" w:cs="Times New Roman"/>
              <w:sz w:val="24"/>
              <w:szCs w:val="24"/>
              <w:lang w:val="en-US"/>
            </w:rPr>
            <m:t>Var</m:t>
          </m:r>
          <m:d>
            <m:dPr>
              <m:ctrlPr>
                <w:rPr>
                  <w:rFonts w:ascii="Cambria Math" w:eastAsiaTheme="minorEastAsia" w:hAnsi="Cambria Math" w:cs="Times New Roman"/>
                  <w:i/>
                  <w:sz w:val="24"/>
                  <w:szCs w:val="24"/>
                  <w:lang w:val="en-US"/>
                </w:rPr>
              </m:ctrlPr>
            </m:dPr>
            <m:e>
              <m:sSup>
                <m:sSupPr>
                  <m:ctrlPr>
                    <w:rPr>
                      <w:rFonts w:ascii="Cambria Math" w:eastAsiaTheme="minorEastAsia" w:hAnsi="Cambria Math" w:cs="Times New Roman"/>
                      <w:i/>
                      <w:sz w:val="24"/>
                      <w:szCs w:val="24"/>
                      <w:lang w:val="en-US"/>
                    </w:rPr>
                  </m:ctrlPr>
                </m:sSupPr>
                <m:e>
                  <m:acc>
                    <m:accPr>
                      <m:ctrlPr>
                        <w:rPr>
                          <w:rFonts w:ascii="Cambria Math" w:eastAsiaTheme="minorEastAsia" w:hAnsi="Cambria Math" w:cs="Times New Roman"/>
                          <w:i/>
                          <w:sz w:val="24"/>
                          <w:szCs w:val="24"/>
                          <w:lang w:val="en-US"/>
                        </w:rPr>
                      </m:ctrlPr>
                    </m:acc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e>
                  </m:acc>
                </m:e>
                <m:sup>
                  <m:r>
                    <w:rPr>
                      <w:rFonts w:ascii="Cambria Math" w:eastAsiaTheme="minorEastAsia" w:hAnsi="Cambria Math" w:cs="Times New Roman"/>
                      <w:sz w:val="24"/>
                      <w:szCs w:val="24"/>
                      <w:lang w:val="en-US"/>
                    </w:rPr>
                    <m:t>no-pooling</m:t>
                  </m:r>
                </m:sup>
              </m:sSup>
            </m:e>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e>
          </m:d>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λ</m:t>
              </m:r>
            </m:num>
            <m:den>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den>
          </m:f>
          <m:r>
            <w:rPr>
              <w:rFonts w:ascii="Cambria Math" w:eastAsiaTheme="minorEastAsia" w:hAnsi="Cambria Math" w:cs="Times New Roman"/>
              <w:sz w:val="24"/>
              <w:szCs w:val="24"/>
              <w:lang w:val="en-US"/>
            </w:rPr>
            <m:t xml:space="preserve">     (15)</m:t>
          </m:r>
        </m:oMath>
      </m:oMathPara>
    </w:p>
    <w:p w14:paraId="7040A0DB" w14:textId="77777777" w:rsidR="00714C1E" w:rsidRDefault="00714C1E"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Note that the variance shown in expression (15) can be high if the number of observations in the group </w:t>
      </w:r>
      <m:oMath>
        <m:r>
          <w:rPr>
            <w:rFonts w:ascii="Cambria Math" w:eastAsiaTheme="minorEastAsia" w:hAnsi="Cambria Math" w:cs="Times New Roman"/>
            <w:sz w:val="24"/>
            <w:szCs w:val="24"/>
            <w:lang w:val="en-US"/>
          </w:rPr>
          <m:t>j</m:t>
        </m:r>
      </m:oMath>
      <w:r>
        <w:rPr>
          <w:rFonts w:ascii="Times New Roman" w:eastAsiaTheme="minorEastAsia" w:hAnsi="Times New Roman" w:cs="Times New Roman"/>
          <w:sz w:val="24"/>
          <w:szCs w:val="24"/>
          <w:lang w:val="en-US"/>
        </w:rPr>
        <w:t xml:space="preserve"> is small. </w:t>
      </w:r>
    </w:p>
    <w:p w14:paraId="0CAA4428" w14:textId="5D899D6B" w:rsidR="002E53FF" w:rsidRDefault="00714C1E"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In contrast, in the case of complete pooling is applied, which ignores the grouping structure and the model is fitted for all the observations, the estimator is shown in (16).</w:t>
      </w:r>
    </w:p>
    <w:p w14:paraId="18F06F63" w14:textId="736C32C3" w:rsidR="002E53FF" w:rsidRPr="002E53FF" w:rsidRDefault="00000000" w:rsidP="00583025">
      <w:pPr>
        <w:jc w:val="both"/>
        <w:rPr>
          <w:rFonts w:ascii="Times New Roman" w:eastAsiaTheme="minorEastAsia" w:hAnsi="Times New Roman" w:cs="Times New Roman"/>
          <w:sz w:val="24"/>
          <w:szCs w:val="24"/>
          <w:lang w:val="en-US"/>
        </w:rPr>
      </w:pPr>
      <m:oMathPara>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λ</m:t>
              </m:r>
            </m:e>
            <m:sup>
              <m:r>
                <w:rPr>
                  <w:rFonts w:ascii="Cambria Math" w:eastAsiaTheme="minorEastAsia" w:hAnsi="Cambria Math" w:cs="Times New Roman"/>
                  <w:sz w:val="24"/>
                  <w:szCs w:val="24"/>
                  <w:lang w:val="en-US"/>
                </w:rPr>
                <m:t>complete</m:t>
              </m:r>
            </m:sup>
          </m:sSup>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1</m:t>
              </m:r>
            </m:num>
            <m:den>
              <m:nary>
                <m:naryPr>
                  <m:chr m:val="∑"/>
                  <m:limLoc m:val="subSup"/>
                  <m:ctrlPr>
                    <w:rPr>
                      <w:rFonts w:ascii="Cambria Math" w:eastAsiaTheme="minorEastAsia" w:hAnsi="Cambria Math" w:cs="Times New Roman"/>
                      <w:i/>
                      <w:sz w:val="24"/>
                      <w:szCs w:val="24"/>
                      <w:lang w:val="en-US"/>
                    </w:rPr>
                  </m:ctrlPr>
                </m:naryPr>
                <m:sub>
                  <m:r>
                    <w:rPr>
                      <w:rFonts w:ascii="Cambria Math" w:eastAsiaTheme="minorEastAsia" w:hAnsi="Cambria Math" w:cs="Times New Roman"/>
                      <w:sz w:val="24"/>
                      <w:szCs w:val="24"/>
                      <w:lang w:val="en-US"/>
                    </w:rPr>
                    <m:t>j=1</m:t>
                  </m:r>
                </m:sub>
                <m:sup>
                  <m:r>
                    <w:rPr>
                      <w:rFonts w:ascii="Cambria Math" w:eastAsiaTheme="minorEastAsia" w:hAnsi="Cambria Math" w:cs="Times New Roman"/>
                      <w:sz w:val="24"/>
                      <w:szCs w:val="24"/>
                      <w:lang w:val="en-US"/>
                    </w:rPr>
                    <m:t>J</m:t>
                  </m:r>
                </m:sup>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e>
              </m:nary>
            </m:den>
          </m:f>
          <m:nary>
            <m:naryPr>
              <m:chr m:val="∑"/>
              <m:limLoc m:val="subSup"/>
              <m:ctrlPr>
                <w:rPr>
                  <w:rFonts w:ascii="Cambria Math" w:eastAsiaTheme="minorEastAsia" w:hAnsi="Cambria Math" w:cs="Times New Roman"/>
                  <w:i/>
                  <w:sz w:val="24"/>
                  <w:szCs w:val="24"/>
                  <w:lang w:val="en-US"/>
                </w:rPr>
              </m:ctrlPr>
            </m:naryPr>
            <m:sub>
              <m:r>
                <w:rPr>
                  <w:rFonts w:ascii="Cambria Math" w:eastAsiaTheme="minorEastAsia" w:hAnsi="Cambria Math" w:cs="Times New Roman"/>
                  <w:sz w:val="24"/>
                  <w:szCs w:val="24"/>
                  <w:lang w:val="en-US"/>
                </w:rPr>
                <m:t>j=</m:t>
              </m:r>
            </m:sub>
            <m:sup>
              <m:r>
                <w:rPr>
                  <w:rFonts w:ascii="Cambria Math" w:eastAsiaTheme="minorEastAsia" w:hAnsi="Cambria Math" w:cs="Times New Roman"/>
                  <w:sz w:val="24"/>
                  <w:szCs w:val="24"/>
                  <w:lang w:val="en-US"/>
                </w:rPr>
                <m:t>J</m:t>
              </m:r>
            </m:sup>
            <m:e>
              <m:nary>
                <m:naryPr>
                  <m:chr m:val="∑"/>
                  <m:limLoc m:val="subSup"/>
                  <m:ctrlPr>
                    <w:rPr>
                      <w:rFonts w:ascii="Cambria Math" w:eastAsiaTheme="minorEastAsia" w:hAnsi="Cambria Math" w:cs="Times New Roman"/>
                      <w:i/>
                      <w:sz w:val="24"/>
                      <w:szCs w:val="24"/>
                      <w:lang w:val="en-US"/>
                    </w:rPr>
                  </m:ctrlPr>
                </m:naryPr>
                <m:sub>
                  <m:r>
                    <w:rPr>
                      <w:rFonts w:ascii="Cambria Math" w:eastAsiaTheme="minorEastAsia" w:hAnsi="Cambria Math" w:cs="Times New Roman"/>
                      <w:sz w:val="24"/>
                      <w:szCs w:val="24"/>
                      <w:lang w:val="en-US"/>
                    </w:rPr>
                    <m:t>i=1</m:t>
                  </m:r>
                </m:sub>
                <m:sup>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sup>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y</m:t>
                      </m:r>
                    </m:e>
                    <m:sub>
                      <m:r>
                        <w:rPr>
                          <w:rFonts w:ascii="Cambria Math" w:eastAsiaTheme="minorEastAsia" w:hAnsi="Cambria Math" w:cs="Times New Roman"/>
                          <w:sz w:val="24"/>
                          <w:szCs w:val="24"/>
                          <w:lang w:val="en-US"/>
                        </w:rPr>
                        <m:t>ij</m:t>
                      </m:r>
                    </m:sub>
                  </m:sSub>
                </m:e>
              </m:nary>
            </m:e>
          </m:nary>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nary>
                <m:naryPr>
                  <m:chr m:val="∑"/>
                  <m:limLoc m:val="subSup"/>
                  <m:ctrlPr>
                    <w:rPr>
                      <w:rFonts w:ascii="Cambria Math" w:eastAsiaTheme="minorEastAsia" w:hAnsi="Cambria Math" w:cs="Times New Roman"/>
                      <w:i/>
                      <w:sz w:val="24"/>
                      <w:szCs w:val="24"/>
                      <w:lang w:val="en-US"/>
                    </w:rPr>
                  </m:ctrlPr>
                </m:naryPr>
                <m:sub>
                  <m:r>
                    <w:rPr>
                      <w:rFonts w:ascii="Cambria Math" w:eastAsiaTheme="minorEastAsia" w:hAnsi="Cambria Math" w:cs="Times New Roman"/>
                      <w:sz w:val="24"/>
                      <w:szCs w:val="24"/>
                      <w:lang w:val="en-US"/>
                    </w:rPr>
                    <m:t>j=1</m:t>
                  </m:r>
                </m:sub>
                <m:sup>
                  <m:r>
                    <w:rPr>
                      <w:rFonts w:ascii="Cambria Math" w:eastAsiaTheme="minorEastAsia" w:hAnsi="Cambria Math" w:cs="Times New Roman"/>
                      <w:sz w:val="24"/>
                      <w:szCs w:val="24"/>
                      <w:lang w:val="en-US"/>
                    </w:rPr>
                    <m:t>J</m:t>
                  </m:r>
                </m:sup>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acc>
                    <m:accPr>
                      <m:chr m:val="̅"/>
                      <m:ctrlPr>
                        <w:rPr>
                          <w:rFonts w:ascii="Cambria Math" w:eastAsiaTheme="minorEastAsia" w:hAnsi="Cambria Math" w:cs="Times New Roman"/>
                          <w:i/>
                          <w:sz w:val="24"/>
                          <w:szCs w:val="24"/>
                          <w:lang w:val="en-US"/>
                        </w:rPr>
                      </m:ctrlPr>
                    </m:acc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y</m:t>
                          </m:r>
                        </m:e>
                        <m:sub>
                          <m:r>
                            <w:rPr>
                              <w:rFonts w:ascii="Cambria Math" w:eastAsiaTheme="minorEastAsia" w:hAnsi="Cambria Math" w:cs="Times New Roman"/>
                              <w:sz w:val="24"/>
                              <w:szCs w:val="24"/>
                              <w:lang w:val="en-US"/>
                            </w:rPr>
                            <m:t>j</m:t>
                          </m:r>
                        </m:sub>
                      </m:sSub>
                    </m:e>
                  </m:acc>
                </m:e>
              </m:nary>
            </m:num>
            <m:den>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t</m:t>
                  </m:r>
                </m:sub>
              </m:sSub>
            </m:den>
          </m:f>
          <m:r>
            <w:rPr>
              <w:rFonts w:ascii="Cambria Math" w:eastAsiaTheme="minorEastAsia" w:hAnsi="Cambria Math" w:cs="Times New Roman"/>
              <w:sz w:val="24"/>
              <w:szCs w:val="24"/>
              <w:lang w:val="en-US"/>
            </w:rPr>
            <m:t xml:space="preserve">    (16)</m:t>
          </m:r>
        </m:oMath>
      </m:oMathPara>
    </w:p>
    <w:p w14:paraId="0BFB4E28" w14:textId="6CF74535" w:rsidR="002E53FF" w:rsidRDefault="002E53FF"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Where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t</m:t>
            </m:r>
          </m:sub>
        </m:sSub>
      </m:oMath>
      <w:r>
        <w:rPr>
          <w:rFonts w:ascii="Times New Roman" w:eastAsiaTheme="minorEastAsia" w:hAnsi="Times New Roman" w:cs="Times New Roman"/>
          <w:sz w:val="24"/>
          <w:szCs w:val="24"/>
          <w:lang w:val="en-US"/>
        </w:rPr>
        <w:t xml:space="preserve"> denotes the </w:t>
      </w:r>
      <w:r w:rsidR="00714C1E">
        <w:rPr>
          <w:rFonts w:ascii="Times New Roman" w:eastAsiaTheme="minorEastAsia" w:hAnsi="Times New Roman" w:cs="Times New Roman"/>
          <w:sz w:val="24"/>
          <w:szCs w:val="24"/>
          <w:lang w:val="en-US"/>
        </w:rPr>
        <w:t xml:space="preserve">overall </w:t>
      </w:r>
      <w:r>
        <w:rPr>
          <w:rFonts w:ascii="Times New Roman" w:eastAsiaTheme="minorEastAsia" w:hAnsi="Times New Roman" w:cs="Times New Roman"/>
          <w:sz w:val="24"/>
          <w:szCs w:val="24"/>
          <w:lang w:val="en-US"/>
        </w:rPr>
        <w:t>sample size. This estimation yields a set of properties that are of interest depending on the data structure, specifically:</w:t>
      </w:r>
    </w:p>
    <w:p w14:paraId="55E384B8" w14:textId="5118081C" w:rsidR="002E53FF" w:rsidRPr="002E53FF" w:rsidRDefault="002E53FF" w:rsidP="00583025">
      <w:pPr>
        <w:jc w:val="both"/>
        <w:rPr>
          <w:rFonts w:ascii="Times New Roman" w:eastAsiaTheme="minorEastAsia" w:hAnsi="Times New Roman" w:cs="Times New Roman"/>
          <w:sz w:val="24"/>
          <w:szCs w:val="24"/>
          <w:lang w:val="en-US"/>
        </w:rPr>
      </w:pPr>
      <m:oMathPara>
        <m:oMath>
          <m:r>
            <m:rPr>
              <m:scr m:val="double-struck"/>
            </m:rPr>
            <w:rPr>
              <w:rFonts w:ascii="Cambria Math" w:eastAsiaTheme="minorEastAsia" w:hAnsi="Cambria Math" w:cs="Times New Roman"/>
              <w:sz w:val="24"/>
              <w:szCs w:val="24"/>
              <w:lang w:val="en-US"/>
            </w:rPr>
            <m:t>E</m:t>
          </m:r>
          <m:d>
            <m:dPr>
              <m:begChr m:val="["/>
              <m:endChr m:val="]"/>
              <m:ctrlPr>
                <w:rPr>
                  <w:rFonts w:ascii="Cambria Math" w:eastAsiaTheme="minorEastAsia" w:hAnsi="Cambria Math" w:cs="Times New Roman"/>
                  <w:i/>
                  <w:sz w:val="24"/>
                  <w:szCs w:val="24"/>
                  <w:lang w:val="en-US"/>
                </w:rPr>
              </m:ctrlPr>
            </m:dPr>
            <m:e>
              <m:sSup>
                <m:sSupPr>
                  <m:ctrlPr>
                    <w:rPr>
                      <w:rFonts w:ascii="Cambria Math" w:eastAsiaTheme="minorEastAsia" w:hAnsi="Cambria Math" w:cs="Times New Roman"/>
                      <w:i/>
                      <w:sz w:val="24"/>
                      <w:szCs w:val="24"/>
                      <w:lang w:val="en-US"/>
                    </w:rPr>
                  </m:ctrlPr>
                </m:sSupPr>
                <m:e>
                  <m:acc>
                    <m:accPr>
                      <m:ctrlPr>
                        <w:rPr>
                          <w:rFonts w:ascii="Cambria Math" w:eastAsiaTheme="minorEastAsia" w:hAnsi="Cambria Math" w:cs="Times New Roman"/>
                          <w:i/>
                          <w:sz w:val="24"/>
                          <w:szCs w:val="24"/>
                          <w:lang w:val="en-US"/>
                        </w:rPr>
                      </m:ctrlPr>
                    </m:accPr>
                    <m:e>
                      <m:r>
                        <w:rPr>
                          <w:rFonts w:ascii="Cambria Math" w:eastAsiaTheme="minorEastAsia" w:hAnsi="Cambria Math" w:cs="Times New Roman"/>
                          <w:sz w:val="24"/>
                          <w:szCs w:val="24"/>
                          <w:lang w:val="en-US"/>
                        </w:rPr>
                        <m:t>λ</m:t>
                      </m:r>
                    </m:e>
                  </m:acc>
                </m:e>
                <m:sup>
                  <m:r>
                    <w:rPr>
                      <w:rFonts w:ascii="Cambria Math" w:eastAsiaTheme="minorEastAsia" w:hAnsi="Cambria Math" w:cs="Times New Roman"/>
                      <w:sz w:val="24"/>
                      <w:szCs w:val="24"/>
                      <w:lang w:val="en-US"/>
                    </w:rPr>
                    <m:t>complete</m:t>
                  </m:r>
                </m:sup>
              </m:sSup>
            </m:e>
            <m:e>
              <m:r>
                <w:rPr>
                  <w:rFonts w:ascii="Cambria Math" w:eastAsiaTheme="minorEastAsia" w:hAnsi="Cambria Math" w:cs="Times New Roman"/>
                  <w:sz w:val="24"/>
                  <w:szCs w:val="24"/>
                  <w:lang w:val="en-US"/>
                </w:rPr>
                <m:t>λ</m:t>
              </m:r>
            </m:e>
          </m:d>
          <m:r>
            <w:rPr>
              <w:rFonts w:ascii="Cambria Math" w:eastAsiaTheme="minorEastAsia" w:hAnsi="Cambria Math" w:cs="Times New Roman"/>
              <w:sz w:val="24"/>
              <w:szCs w:val="24"/>
              <w:lang w:val="en-US"/>
            </w:rPr>
            <m:t>=λ    (17)</m:t>
          </m:r>
        </m:oMath>
      </m:oMathPara>
    </w:p>
    <w:p w14:paraId="3BC846DA" w14:textId="1A7C3367" w:rsidR="002E53FF" w:rsidRPr="002E53FF" w:rsidRDefault="002E53FF" w:rsidP="00583025">
      <w:pPr>
        <w:jc w:val="both"/>
        <w:rPr>
          <w:rFonts w:ascii="Times New Roman" w:eastAsiaTheme="minorEastAsia" w:hAnsi="Times New Roman" w:cs="Times New Roman"/>
          <w:sz w:val="24"/>
          <w:szCs w:val="24"/>
          <w:lang w:val="en-US"/>
        </w:rPr>
      </w:pPr>
      <m:oMathPara>
        <m:oMath>
          <m:r>
            <w:rPr>
              <w:rFonts w:ascii="Cambria Math" w:eastAsiaTheme="minorEastAsia" w:hAnsi="Cambria Math" w:cs="Times New Roman"/>
              <w:sz w:val="24"/>
              <w:szCs w:val="24"/>
              <w:lang w:val="en-US"/>
            </w:rPr>
            <m:t>Var</m:t>
          </m:r>
          <m:d>
            <m:dPr>
              <m:ctrlPr>
                <w:rPr>
                  <w:rFonts w:ascii="Cambria Math" w:eastAsiaTheme="minorEastAsia" w:hAnsi="Cambria Math" w:cs="Times New Roman"/>
                  <w:i/>
                  <w:sz w:val="24"/>
                  <w:szCs w:val="24"/>
                  <w:lang w:val="en-US"/>
                </w:rPr>
              </m:ctrlPr>
            </m:dPr>
            <m:e>
              <m:sSup>
                <m:sSupPr>
                  <m:ctrlPr>
                    <w:rPr>
                      <w:rFonts w:ascii="Cambria Math" w:eastAsiaTheme="minorEastAsia" w:hAnsi="Cambria Math" w:cs="Times New Roman"/>
                      <w:i/>
                      <w:sz w:val="24"/>
                      <w:szCs w:val="24"/>
                      <w:lang w:val="en-US"/>
                    </w:rPr>
                  </m:ctrlPr>
                </m:sSupPr>
                <m:e>
                  <m:acc>
                    <m:accPr>
                      <m:ctrlPr>
                        <w:rPr>
                          <w:rFonts w:ascii="Cambria Math" w:eastAsiaTheme="minorEastAsia" w:hAnsi="Cambria Math" w:cs="Times New Roman"/>
                          <w:i/>
                          <w:sz w:val="24"/>
                          <w:szCs w:val="24"/>
                          <w:lang w:val="en-US"/>
                        </w:rPr>
                      </m:ctrlPr>
                    </m:accPr>
                    <m:e>
                      <m:r>
                        <w:rPr>
                          <w:rFonts w:ascii="Cambria Math" w:eastAsiaTheme="minorEastAsia" w:hAnsi="Cambria Math" w:cs="Times New Roman"/>
                          <w:sz w:val="24"/>
                          <w:szCs w:val="24"/>
                          <w:lang w:val="en-US"/>
                        </w:rPr>
                        <m:t>λ</m:t>
                      </m:r>
                    </m:e>
                  </m:acc>
                </m:e>
                <m:sup>
                  <m:r>
                    <w:rPr>
                      <w:rFonts w:ascii="Cambria Math" w:eastAsiaTheme="minorEastAsia" w:hAnsi="Cambria Math" w:cs="Times New Roman"/>
                      <w:sz w:val="24"/>
                      <w:szCs w:val="24"/>
                      <w:lang w:val="en-US"/>
                    </w:rPr>
                    <m:t>complete</m:t>
                  </m:r>
                </m:sup>
              </m:sSup>
            </m:e>
            <m:e>
              <m:r>
                <w:rPr>
                  <w:rFonts w:ascii="Cambria Math" w:eastAsiaTheme="minorEastAsia" w:hAnsi="Cambria Math" w:cs="Times New Roman"/>
                  <w:sz w:val="24"/>
                  <w:szCs w:val="24"/>
                  <w:lang w:val="en-US"/>
                </w:rPr>
                <m:t>λ</m:t>
              </m:r>
            </m:e>
          </m:d>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λ</m:t>
              </m:r>
            </m:num>
            <m:den>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t</m:t>
                  </m:r>
                </m:sub>
              </m:sSub>
            </m:den>
          </m:f>
          <m:r>
            <w:rPr>
              <w:rFonts w:ascii="Cambria Math" w:eastAsiaTheme="minorEastAsia" w:hAnsi="Cambria Math" w:cs="Times New Roman"/>
              <w:sz w:val="24"/>
              <w:szCs w:val="24"/>
              <w:lang w:val="en-US"/>
            </w:rPr>
            <m:t xml:space="preserve">     (18)</m:t>
          </m:r>
        </m:oMath>
      </m:oMathPara>
    </w:p>
    <w:p w14:paraId="09942019" w14:textId="557B3E89" w:rsidR="002E53FF" w:rsidRDefault="002E53FF" w:rsidP="00714C1E">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As a result, the variance decreases as the sample size increases, but it does not depend on the size of each specific group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oMath>
      <w:r>
        <w:rPr>
          <w:rFonts w:ascii="Times New Roman" w:eastAsiaTheme="minorEastAsia" w:hAnsi="Times New Roman" w:cs="Times New Roman"/>
          <w:sz w:val="24"/>
          <w:szCs w:val="24"/>
          <w:lang w:val="en-US"/>
        </w:rPr>
        <w:t xml:space="preserve">, in contrast to no-pooling. </w:t>
      </w:r>
      <w:r w:rsidR="00714C1E">
        <w:rPr>
          <w:rFonts w:ascii="Times New Roman" w:eastAsiaTheme="minorEastAsia" w:hAnsi="Times New Roman" w:cs="Times New Roman"/>
          <w:sz w:val="24"/>
          <w:szCs w:val="24"/>
          <w:lang w:val="en-US"/>
        </w:rPr>
        <w:t>As a result</w:t>
      </w:r>
      <w:r>
        <w:rPr>
          <w:rFonts w:ascii="Times New Roman" w:eastAsiaTheme="minorEastAsia" w:hAnsi="Times New Roman" w:cs="Times New Roman"/>
          <w:sz w:val="24"/>
          <w:szCs w:val="24"/>
          <w:lang w:val="en-US"/>
        </w:rPr>
        <w:t xml:space="preserve">, an issue derived from this approach is that if the data generation process has different parameters for each group, this is, specific-group rates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oMath>
      <w:r>
        <w:rPr>
          <w:rFonts w:ascii="Times New Roman" w:eastAsiaTheme="minorEastAsia" w:hAnsi="Times New Roman" w:cs="Times New Roman"/>
          <w:sz w:val="24"/>
          <w:szCs w:val="24"/>
          <w:lang w:val="en-US"/>
        </w:rPr>
        <w:t xml:space="preserve">, then the complete pooling introduces omitted variable bias. Let the true group means be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oMath>
      <w:r>
        <w:rPr>
          <w:rFonts w:ascii="Times New Roman" w:eastAsiaTheme="minorEastAsia" w:hAnsi="Times New Roman" w:cs="Times New Roman"/>
          <w:sz w:val="24"/>
          <w:szCs w:val="24"/>
          <w:lang w:val="en-US"/>
        </w:rPr>
        <w:t xml:space="preserve">, with overall </w:t>
      </w:r>
      <w:r w:rsidR="00714C1E">
        <w:rPr>
          <w:rFonts w:ascii="Times New Roman" w:eastAsiaTheme="minorEastAsia" w:hAnsi="Times New Roman" w:cs="Times New Roman"/>
          <w:sz w:val="24"/>
          <w:szCs w:val="24"/>
          <w:lang w:val="en-US"/>
        </w:rPr>
        <w:t>average</w:t>
      </w:r>
      <w:r>
        <w:rPr>
          <w:rFonts w:ascii="Times New Roman" w:eastAsiaTheme="minorEastAsia" w:hAnsi="Times New Roman" w:cs="Times New Roman"/>
          <w:sz w:val="24"/>
          <w:szCs w:val="24"/>
          <w:lang w:val="en-US"/>
        </w:rPr>
        <w:t xml:space="preserve"> on the form </w:t>
      </w:r>
      <m:oMath>
        <m:acc>
          <m:accPr>
            <m:chr m:val="̅"/>
            <m:ctrlPr>
              <w:rPr>
                <w:rFonts w:ascii="Cambria Math" w:eastAsiaTheme="minorEastAsia" w:hAnsi="Cambria Math" w:cs="Times New Roman"/>
                <w:i/>
                <w:sz w:val="24"/>
                <w:szCs w:val="24"/>
                <w:lang w:val="en-US"/>
              </w:rPr>
            </m:ctrlPr>
          </m:accPr>
          <m:e>
            <m:r>
              <w:rPr>
                <w:rFonts w:ascii="Cambria Math" w:eastAsiaTheme="minorEastAsia" w:hAnsi="Cambria Math" w:cs="Times New Roman"/>
                <w:sz w:val="24"/>
                <w:szCs w:val="24"/>
                <w:lang w:val="en-US"/>
              </w:rPr>
              <m:t>λ</m:t>
            </m:r>
          </m:e>
        </m:acc>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1</m:t>
            </m:r>
          </m:num>
          <m:den>
            <m:r>
              <w:rPr>
                <w:rFonts w:ascii="Cambria Math" w:eastAsiaTheme="minorEastAsia" w:hAnsi="Cambria Math" w:cs="Times New Roman"/>
                <w:sz w:val="24"/>
                <w:szCs w:val="24"/>
                <w:lang w:val="en-US"/>
              </w:rPr>
              <m:t>J</m:t>
            </m:r>
          </m:den>
        </m:f>
        <m:nary>
          <m:naryPr>
            <m:chr m:val="∑"/>
            <m:limLoc m:val="undOvr"/>
            <m:supHide m:val="1"/>
            <m:ctrlPr>
              <w:rPr>
                <w:rFonts w:ascii="Cambria Math" w:eastAsiaTheme="minorEastAsia" w:hAnsi="Cambria Math" w:cs="Times New Roman"/>
                <w:i/>
                <w:sz w:val="24"/>
                <w:szCs w:val="24"/>
                <w:lang w:val="en-US"/>
              </w:rPr>
            </m:ctrlPr>
          </m:naryPr>
          <m:sub>
            <m:r>
              <w:rPr>
                <w:rFonts w:ascii="Cambria Math" w:eastAsiaTheme="minorEastAsia" w:hAnsi="Cambria Math" w:cs="Times New Roman"/>
                <w:sz w:val="24"/>
                <w:szCs w:val="24"/>
                <w:lang w:val="en-US"/>
              </w:rPr>
              <m:t>j</m:t>
            </m:r>
          </m:sub>
          <m:sup/>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e>
        </m:nary>
        <m:r>
          <w:rPr>
            <w:rFonts w:ascii="Cambria Math" w:eastAsiaTheme="minorEastAsia" w:hAnsi="Cambria Math" w:cs="Times New Roman"/>
            <w:sz w:val="24"/>
            <w:szCs w:val="24"/>
            <w:lang w:val="en-US"/>
          </w:rPr>
          <m:t>,</m:t>
        </m:r>
      </m:oMath>
      <w:r>
        <w:rPr>
          <w:rFonts w:ascii="Times New Roman" w:eastAsiaTheme="minorEastAsia" w:hAnsi="Times New Roman" w:cs="Times New Roman"/>
          <w:sz w:val="24"/>
          <w:szCs w:val="24"/>
          <w:lang w:val="en-US"/>
        </w:rPr>
        <w:t xml:space="preserve"> then:</w:t>
      </w:r>
    </w:p>
    <w:p w14:paraId="059F8E86" w14:textId="4C5281D5" w:rsidR="002E53FF" w:rsidRPr="002E53FF" w:rsidRDefault="002E53FF" w:rsidP="00583025">
      <w:pPr>
        <w:jc w:val="both"/>
        <w:rPr>
          <w:rFonts w:ascii="Times New Roman" w:eastAsiaTheme="minorEastAsia" w:hAnsi="Times New Roman" w:cs="Times New Roman"/>
          <w:sz w:val="24"/>
          <w:szCs w:val="24"/>
          <w:lang w:val="en-US"/>
        </w:rPr>
      </w:pPr>
      <m:oMathPara>
        <m:oMath>
          <m:r>
            <m:rPr>
              <m:scr m:val="double-struck"/>
            </m:rPr>
            <w:rPr>
              <w:rFonts w:ascii="Cambria Math" w:eastAsiaTheme="minorEastAsia" w:hAnsi="Cambria Math" w:cs="Times New Roman"/>
              <w:sz w:val="24"/>
              <w:szCs w:val="24"/>
              <w:lang w:val="en-US"/>
            </w:rPr>
            <m:t>E</m:t>
          </m:r>
          <m:d>
            <m:dPr>
              <m:begChr m:val="["/>
              <m:endChr m:val="]"/>
              <m:ctrlPr>
                <w:rPr>
                  <w:rFonts w:ascii="Cambria Math" w:eastAsiaTheme="minorEastAsia" w:hAnsi="Cambria Math" w:cs="Times New Roman"/>
                  <w:i/>
                  <w:sz w:val="24"/>
                  <w:szCs w:val="24"/>
                  <w:lang w:val="en-US"/>
                </w:rPr>
              </m:ctrlPr>
            </m:dPr>
            <m:e>
              <m:sSup>
                <m:sSupPr>
                  <m:ctrlPr>
                    <w:rPr>
                      <w:rFonts w:ascii="Cambria Math" w:eastAsiaTheme="minorEastAsia" w:hAnsi="Cambria Math" w:cs="Times New Roman"/>
                      <w:i/>
                      <w:sz w:val="24"/>
                      <w:szCs w:val="24"/>
                      <w:lang w:val="en-US"/>
                    </w:rPr>
                  </m:ctrlPr>
                </m:sSupPr>
                <m:e>
                  <m:acc>
                    <m:accPr>
                      <m:ctrlPr>
                        <w:rPr>
                          <w:rFonts w:ascii="Cambria Math" w:eastAsiaTheme="minorEastAsia" w:hAnsi="Cambria Math" w:cs="Times New Roman"/>
                          <w:i/>
                          <w:sz w:val="24"/>
                          <w:szCs w:val="24"/>
                          <w:lang w:val="en-US"/>
                        </w:rPr>
                      </m:ctrlPr>
                    </m:accPr>
                    <m:e>
                      <m:r>
                        <w:rPr>
                          <w:rFonts w:ascii="Cambria Math" w:eastAsiaTheme="minorEastAsia" w:hAnsi="Cambria Math" w:cs="Times New Roman"/>
                          <w:sz w:val="24"/>
                          <w:szCs w:val="24"/>
                          <w:lang w:val="en-US"/>
                        </w:rPr>
                        <m:t>λ</m:t>
                      </m:r>
                    </m:e>
                  </m:acc>
                </m:e>
                <m:sup>
                  <m:r>
                    <w:rPr>
                      <w:rFonts w:ascii="Cambria Math" w:eastAsiaTheme="minorEastAsia" w:hAnsi="Cambria Math" w:cs="Times New Roman"/>
                      <w:sz w:val="24"/>
                      <w:szCs w:val="24"/>
                      <w:lang w:val="en-US"/>
                    </w:rPr>
                    <m:t>complete</m:t>
                  </m:r>
                </m:sup>
              </m:sSup>
            </m:e>
            <m:e>
              <m:r>
                <w:rPr>
                  <w:rFonts w:ascii="Cambria Math" w:eastAsiaTheme="minorEastAsia" w:hAnsi="Cambria Math" w:cs="Times New Roman"/>
                  <w:sz w:val="24"/>
                  <w:szCs w:val="24"/>
                  <w:lang w:val="en-US"/>
                </w:rPr>
                <m:t>λ</m:t>
              </m:r>
            </m:e>
          </m:d>
          <m:r>
            <w:rPr>
              <w:rFonts w:ascii="Cambria Math" w:eastAsiaTheme="minorEastAsia" w:hAnsi="Cambria Math" w:cs="Times New Roman"/>
              <w:sz w:val="24"/>
              <w:szCs w:val="24"/>
              <w:lang w:val="en-US"/>
            </w:rPr>
            <m:t>=</m:t>
          </m:r>
          <m:acc>
            <m:accPr>
              <m:chr m:val="̅"/>
              <m:ctrlPr>
                <w:rPr>
                  <w:rFonts w:ascii="Cambria Math" w:eastAsiaTheme="minorEastAsia" w:hAnsi="Cambria Math" w:cs="Times New Roman"/>
                  <w:i/>
                  <w:sz w:val="24"/>
                  <w:szCs w:val="24"/>
                  <w:lang w:val="en-US"/>
                </w:rPr>
              </m:ctrlPr>
            </m:accPr>
            <m:e>
              <m:r>
                <w:rPr>
                  <w:rFonts w:ascii="Cambria Math" w:eastAsiaTheme="minorEastAsia" w:hAnsi="Cambria Math" w:cs="Times New Roman"/>
                  <w:sz w:val="24"/>
                  <w:szCs w:val="24"/>
                  <w:lang w:val="en-US"/>
                </w:rPr>
                <m:t>λ</m:t>
              </m:r>
            </m:e>
          </m:acc>
          <m:r>
            <w:rPr>
              <w:rFonts w:ascii="Cambria Math" w:eastAsiaTheme="minorEastAsia" w:hAnsi="Cambria Math" w:cs="Times New Roman"/>
              <w:sz w:val="24"/>
              <w:szCs w:val="24"/>
              <w:lang w:val="en-US"/>
            </w:rPr>
            <m:t xml:space="preserve">     (19)</m:t>
          </m:r>
        </m:oMath>
      </m:oMathPara>
    </w:p>
    <w:p w14:paraId="46CFAD96" w14:textId="20A6ABC6" w:rsidR="002E53FF" w:rsidRDefault="002E53FF"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Which is achieved only if the groups are balanced</w:t>
      </w:r>
      <w:r w:rsidR="00714C1E">
        <w:rPr>
          <w:rFonts w:ascii="Times New Roman" w:eastAsiaTheme="minorEastAsia" w:hAnsi="Times New Roman" w:cs="Times New Roman"/>
          <w:sz w:val="24"/>
          <w:szCs w:val="24"/>
          <w:lang w:val="en-US"/>
        </w:rPr>
        <w:t xml:space="preserve">, this is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k</m:t>
            </m:r>
          </m:sub>
        </m:sSub>
        <m:r>
          <w:rPr>
            <w:rFonts w:ascii="Cambria Math" w:eastAsiaTheme="minorEastAsia" w:hAnsi="Cambria Math" w:cs="Times New Roman"/>
            <w:sz w:val="24"/>
            <w:szCs w:val="24"/>
            <w:lang w:val="en-US"/>
          </w:rPr>
          <m:t>, ∀j≠k</m:t>
        </m:r>
      </m:oMath>
      <w:r>
        <w:rPr>
          <w:rFonts w:ascii="Times New Roman" w:eastAsiaTheme="minorEastAsia" w:hAnsi="Times New Roman" w:cs="Times New Roman"/>
          <w:sz w:val="24"/>
          <w:szCs w:val="24"/>
          <w:lang w:val="en-US"/>
        </w:rPr>
        <w:t xml:space="preserve">. Furthermore, for any specific group </w:t>
      </w:r>
      <m:oMath>
        <m:r>
          <w:rPr>
            <w:rFonts w:ascii="Cambria Math" w:eastAsiaTheme="minorEastAsia" w:hAnsi="Cambria Math" w:cs="Times New Roman"/>
            <w:sz w:val="24"/>
            <w:szCs w:val="24"/>
            <w:lang w:val="en-US"/>
          </w:rPr>
          <m:t>j</m:t>
        </m:r>
      </m:oMath>
      <w:r>
        <w:rPr>
          <w:rFonts w:ascii="Times New Roman" w:eastAsiaTheme="minorEastAsia" w:hAnsi="Times New Roman" w:cs="Times New Roman"/>
          <w:sz w:val="24"/>
          <w:szCs w:val="24"/>
          <w:lang w:val="en-US"/>
        </w:rPr>
        <w:t>, the estimator is biased:</w:t>
      </w:r>
    </w:p>
    <w:p w14:paraId="68014DC7" w14:textId="2F114159" w:rsidR="002E53FF" w:rsidRPr="002E53FF" w:rsidRDefault="002E53FF" w:rsidP="00583025">
      <w:pPr>
        <w:jc w:val="both"/>
        <w:rPr>
          <w:rFonts w:ascii="Times New Roman" w:eastAsiaTheme="minorEastAsia" w:hAnsi="Times New Roman" w:cs="Times New Roman"/>
          <w:sz w:val="24"/>
          <w:szCs w:val="24"/>
          <w:lang w:val="en-US"/>
        </w:rPr>
      </w:pPr>
      <m:oMathPara>
        <m:oMath>
          <m:r>
            <w:rPr>
              <w:rFonts w:ascii="Cambria Math" w:eastAsiaTheme="minorEastAsia" w:hAnsi="Cambria Math" w:cs="Times New Roman"/>
              <w:sz w:val="24"/>
              <w:szCs w:val="24"/>
              <w:lang w:val="en-US"/>
            </w:rPr>
            <m:t>Bias</m:t>
          </m:r>
          <m:d>
            <m:dPr>
              <m:ctrlPr>
                <w:rPr>
                  <w:rFonts w:ascii="Cambria Math" w:eastAsiaTheme="minorEastAsia" w:hAnsi="Cambria Math" w:cs="Times New Roman"/>
                  <w:i/>
                  <w:sz w:val="24"/>
                  <w:szCs w:val="24"/>
                  <w:lang w:val="en-US"/>
                </w:rPr>
              </m:ctrlPr>
            </m:dPr>
            <m:e>
              <m:sSup>
                <m:sSupPr>
                  <m:ctrlPr>
                    <w:rPr>
                      <w:rFonts w:ascii="Cambria Math" w:eastAsiaTheme="minorEastAsia" w:hAnsi="Cambria Math" w:cs="Times New Roman"/>
                      <w:i/>
                      <w:sz w:val="24"/>
                      <w:szCs w:val="24"/>
                      <w:lang w:val="en-US"/>
                    </w:rPr>
                  </m:ctrlPr>
                </m:sSupPr>
                <m:e>
                  <m:acc>
                    <m:accPr>
                      <m:ctrlPr>
                        <w:rPr>
                          <w:rFonts w:ascii="Cambria Math" w:eastAsiaTheme="minorEastAsia" w:hAnsi="Cambria Math" w:cs="Times New Roman"/>
                          <w:i/>
                          <w:sz w:val="24"/>
                          <w:szCs w:val="24"/>
                          <w:lang w:val="en-US"/>
                        </w:rPr>
                      </m:ctrlPr>
                    </m:accPr>
                    <m:e>
                      <m:r>
                        <w:rPr>
                          <w:rFonts w:ascii="Cambria Math" w:eastAsiaTheme="minorEastAsia" w:hAnsi="Cambria Math" w:cs="Times New Roman"/>
                          <w:sz w:val="24"/>
                          <w:szCs w:val="24"/>
                          <w:lang w:val="en-US"/>
                        </w:rPr>
                        <m:t>λ</m:t>
                      </m:r>
                    </m:e>
                  </m:acc>
                </m:e>
                <m:sup>
                  <m:r>
                    <w:rPr>
                      <w:rFonts w:ascii="Cambria Math" w:eastAsiaTheme="minorEastAsia" w:hAnsi="Cambria Math" w:cs="Times New Roman"/>
                      <w:sz w:val="24"/>
                      <w:szCs w:val="24"/>
                      <w:lang w:val="en-US"/>
                    </w:rPr>
                    <m:t>complete</m:t>
                  </m:r>
                </m:sup>
              </m:sSup>
            </m:e>
          </m:d>
          <m:r>
            <w:rPr>
              <w:rFonts w:ascii="Cambria Math" w:eastAsiaTheme="minorEastAsia" w:hAnsi="Cambria Math" w:cs="Times New Roman"/>
              <w:sz w:val="24"/>
              <w:szCs w:val="24"/>
              <w:lang w:val="en-US"/>
            </w:rPr>
            <m:t>=</m:t>
          </m:r>
          <m:acc>
            <m:accPr>
              <m:chr m:val="̅"/>
              <m:ctrlPr>
                <w:rPr>
                  <w:rFonts w:ascii="Cambria Math" w:eastAsiaTheme="minorEastAsia" w:hAnsi="Cambria Math" w:cs="Times New Roman"/>
                  <w:i/>
                  <w:sz w:val="24"/>
                  <w:szCs w:val="24"/>
                  <w:lang w:val="en-US"/>
                </w:rPr>
              </m:ctrlPr>
            </m:accPr>
            <m:e>
              <m:r>
                <w:rPr>
                  <w:rFonts w:ascii="Cambria Math" w:eastAsiaTheme="minorEastAsia" w:hAnsi="Cambria Math" w:cs="Times New Roman"/>
                  <w:sz w:val="24"/>
                  <w:szCs w:val="24"/>
                  <w:lang w:val="en-US"/>
                </w:rPr>
                <m:t>λ</m:t>
              </m:r>
            </m:e>
          </m:acc>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r>
            <w:rPr>
              <w:rFonts w:ascii="Cambria Math" w:eastAsiaTheme="minorEastAsia" w:hAnsi="Cambria Math" w:cs="Times New Roman"/>
              <w:sz w:val="24"/>
              <w:szCs w:val="24"/>
              <w:lang w:val="en-US"/>
            </w:rPr>
            <m:t xml:space="preserve">     (20)</m:t>
          </m:r>
        </m:oMath>
      </m:oMathPara>
    </w:p>
    <w:p w14:paraId="4A465E41" w14:textId="48C81FFE" w:rsidR="00BF5083" w:rsidRDefault="002E53FF"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lastRenderedPageBreak/>
        <w:t>And this bias can be high when the groups are</w:t>
      </w:r>
      <w:r w:rsidR="00714C1E">
        <w:rPr>
          <w:rFonts w:ascii="Times New Roman" w:eastAsiaTheme="minorEastAsia" w:hAnsi="Times New Roman" w:cs="Times New Roman"/>
          <w:sz w:val="24"/>
          <w:szCs w:val="24"/>
          <w:lang w:val="en-US"/>
        </w:rPr>
        <w:t xml:space="preserve"> highly</w:t>
      </w:r>
      <w:r>
        <w:rPr>
          <w:rFonts w:ascii="Times New Roman" w:eastAsiaTheme="minorEastAsia" w:hAnsi="Times New Roman" w:cs="Times New Roman"/>
          <w:sz w:val="24"/>
          <w:szCs w:val="24"/>
          <w:lang w:val="en-US"/>
        </w:rPr>
        <w:t xml:space="preserve"> heterogeneous, this is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i</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r>
          <w:rPr>
            <w:rFonts w:ascii="Cambria Math" w:eastAsiaTheme="minorEastAsia" w:hAnsi="Cambria Math" w:cs="Times New Roman"/>
            <w:sz w:val="24"/>
            <w:szCs w:val="24"/>
            <w:lang w:val="en-US"/>
          </w:rPr>
          <m:t>,∀i≠j</m:t>
        </m:r>
      </m:oMath>
      <w:r w:rsidR="00E81509">
        <w:rPr>
          <w:rFonts w:ascii="Times New Roman" w:eastAsiaTheme="minorEastAsia" w:hAnsi="Times New Roman" w:cs="Times New Roman"/>
          <w:sz w:val="24"/>
          <w:szCs w:val="24"/>
          <w:lang w:val="en-US"/>
        </w:rPr>
        <w:t>.</w:t>
      </w:r>
      <w:r w:rsidR="00714C1E">
        <w:rPr>
          <w:rFonts w:ascii="Times New Roman" w:eastAsiaTheme="minorEastAsia" w:hAnsi="Times New Roman" w:cs="Times New Roman"/>
          <w:sz w:val="24"/>
          <w:szCs w:val="24"/>
          <w:lang w:val="en-US"/>
        </w:rPr>
        <w:t xml:space="preserve"> All of it yields that complete pooling is the most restrictive method as it assumes all variation between group is zero and considers the same data generation process for all units in the sample. In terms of road safety this would mean that each road segment, intersection, city, or urban context has the exact same crash rate after accounting for observed covariates, which is mostly unrealistic in real settings (e.g., rural vs urban roads, single carriageway vs double carriageway, different types of weather for different road segments).</w:t>
      </w:r>
    </w:p>
    <w:p w14:paraId="136D760E" w14:textId="4B59D1C1" w:rsidR="00822C73" w:rsidRPr="00822C73" w:rsidRDefault="00822C73" w:rsidP="00583025">
      <w:pPr>
        <w:jc w:val="both"/>
        <w:rPr>
          <w:rFonts w:ascii="Times New Roman" w:eastAsiaTheme="minorEastAsia" w:hAnsi="Times New Roman" w:cs="Times New Roman"/>
          <w:b/>
          <w:bCs/>
          <w:sz w:val="24"/>
          <w:szCs w:val="24"/>
          <w:lang w:val="en-US"/>
        </w:rPr>
      </w:pPr>
      <w:r w:rsidRPr="00822C73">
        <w:rPr>
          <w:rFonts w:ascii="Times New Roman" w:eastAsiaTheme="minorEastAsia" w:hAnsi="Times New Roman" w:cs="Times New Roman"/>
          <w:b/>
          <w:bCs/>
          <w:sz w:val="24"/>
          <w:szCs w:val="24"/>
          <w:lang w:val="en-US"/>
        </w:rPr>
        <w:t xml:space="preserve">Key </w:t>
      </w:r>
      <w:r>
        <w:rPr>
          <w:rFonts w:ascii="Times New Roman" w:eastAsiaTheme="minorEastAsia" w:hAnsi="Times New Roman" w:cs="Times New Roman"/>
          <w:b/>
          <w:bCs/>
          <w:sz w:val="24"/>
          <w:szCs w:val="24"/>
          <w:lang w:val="en-US"/>
        </w:rPr>
        <w:t>differences between pooling types for regression-based models</w:t>
      </w:r>
    </w:p>
    <w:p w14:paraId="6EBD3B3B" w14:textId="0A4DF643" w:rsidR="001A0D5C" w:rsidRDefault="00822C73"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As we stated above, the model with partial pooling can be set given that the Gamma distribution is conjugated, so the distribution of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oMath>
      <w:r>
        <w:rPr>
          <w:rFonts w:ascii="Times New Roman" w:eastAsiaTheme="minorEastAsia" w:hAnsi="Times New Roman" w:cs="Times New Roman"/>
          <w:sz w:val="24"/>
          <w:szCs w:val="24"/>
          <w:lang w:val="en-US"/>
        </w:rPr>
        <w:t xml:space="preserve">, given the observed data is shown in Equation (21) </w:t>
      </w:r>
      <w:sdt>
        <w:sdtPr>
          <w:rPr>
            <w:rFonts w:ascii="Times New Roman" w:eastAsiaTheme="minorEastAsia" w:hAnsi="Times New Roman" w:cs="Times New Roman"/>
            <w:sz w:val="24"/>
            <w:szCs w:val="24"/>
            <w:lang w:val="en-US"/>
          </w:rPr>
          <w:id w:val="-795668394"/>
          <w:citation/>
        </w:sdtPr>
        <w:sdtContent>
          <w:r w:rsidR="00DE1586">
            <w:rPr>
              <w:rFonts w:ascii="Times New Roman" w:eastAsiaTheme="minorEastAsia" w:hAnsi="Times New Roman" w:cs="Times New Roman"/>
              <w:sz w:val="24"/>
              <w:szCs w:val="24"/>
              <w:lang w:val="en-US"/>
            </w:rPr>
            <w:fldChar w:fldCharType="begin"/>
          </w:r>
          <w:r w:rsidR="00DE1586" w:rsidRPr="00DE1586">
            <w:rPr>
              <w:rFonts w:ascii="Times New Roman" w:eastAsiaTheme="minorEastAsia" w:hAnsi="Times New Roman" w:cs="Times New Roman"/>
              <w:sz w:val="24"/>
              <w:szCs w:val="24"/>
              <w:lang w:val="en-US"/>
            </w:rPr>
            <w:instrText xml:space="preserve"> CITATION Ger25 \l 13322 </w:instrText>
          </w:r>
          <w:r w:rsidR="00DE1586">
            <w:rPr>
              <w:rFonts w:ascii="Times New Roman" w:eastAsiaTheme="minorEastAsia" w:hAnsi="Times New Roman" w:cs="Times New Roman"/>
              <w:sz w:val="24"/>
              <w:szCs w:val="24"/>
              <w:lang w:val="en-US"/>
            </w:rPr>
            <w:fldChar w:fldCharType="separate"/>
          </w:r>
          <w:r w:rsidR="00902A32" w:rsidRPr="00902A32">
            <w:rPr>
              <w:rFonts w:ascii="Times New Roman" w:eastAsiaTheme="minorEastAsia" w:hAnsi="Times New Roman" w:cs="Times New Roman"/>
              <w:noProof/>
              <w:sz w:val="24"/>
              <w:szCs w:val="24"/>
              <w:lang w:val="en-US"/>
            </w:rPr>
            <w:t>(German, 2025)</w:t>
          </w:r>
          <w:r w:rsidR="00DE1586">
            <w:rPr>
              <w:rFonts w:ascii="Times New Roman" w:eastAsiaTheme="minorEastAsia" w:hAnsi="Times New Roman" w:cs="Times New Roman"/>
              <w:sz w:val="24"/>
              <w:szCs w:val="24"/>
              <w:lang w:val="en-US"/>
            </w:rPr>
            <w:fldChar w:fldCharType="end"/>
          </w:r>
        </w:sdtContent>
      </w:sdt>
      <w:r w:rsidR="001A0D5C">
        <w:rPr>
          <w:rFonts w:ascii="Times New Roman" w:eastAsiaTheme="minorEastAsia" w:hAnsi="Times New Roman" w:cs="Times New Roman"/>
          <w:sz w:val="24"/>
          <w:szCs w:val="24"/>
          <w:lang w:val="en-US"/>
        </w:rPr>
        <w:t>:</w:t>
      </w:r>
    </w:p>
    <w:p w14:paraId="3FA7DC40" w14:textId="1560DEBF" w:rsidR="001A0D5C" w:rsidRPr="001A0D5C" w:rsidRDefault="00000000" w:rsidP="00583025">
      <w:pPr>
        <w:jc w:val="both"/>
        <w:rPr>
          <w:rFonts w:ascii="Times New Roman" w:eastAsiaTheme="minorEastAsia" w:hAnsi="Times New Roman" w:cs="Times New Roman"/>
          <w:sz w:val="24"/>
          <w:szCs w:val="24"/>
          <w:lang w:val="en-US"/>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y</m:t>
              </m:r>
            </m:e>
            <m:sub>
              <m:r>
                <w:rPr>
                  <w:rFonts w:ascii="Cambria Math" w:eastAsiaTheme="minorEastAsia" w:hAnsi="Cambria Math" w:cs="Times New Roman"/>
                  <w:sz w:val="24"/>
                  <w:szCs w:val="24"/>
                  <w:lang w:val="en-US"/>
                </w:rPr>
                <m:t>j</m:t>
              </m:r>
            </m:sub>
          </m:sSub>
          <m:r>
            <w:rPr>
              <w:rFonts w:ascii="Cambria Math" w:eastAsiaTheme="minorEastAsia" w:hAnsi="Cambria Math" w:cs="Times New Roman"/>
              <w:sz w:val="24"/>
              <w:szCs w:val="24"/>
              <w:lang w:val="en-US"/>
            </w:rPr>
            <m:t>∼Gamma</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α+</m:t>
              </m:r>
              <m:nary>
                <m:naryPr>
                  <m:chr m:val="∑"/>
                  <m:limLoc m:val="subSup"/>
                  <m:ctrlPr>
                    <w:rPr>
                      <w:rFonts w:ascii="Cambria Math" w:eastAsiaTheme="minorEastAsia" w:hAnsi="Cambria Math" w:cs="Times New Roman"/>
                      <w:i/>
                      <w:sz w:val="24"/>
                      <w:szCs w:val="24"/>
                      <w:lang w:val="en-US"/>
                    </w:rPr>
                  </m:ctrlPr>
                </m:naryPr>
                <m:sub>
                  <m:r>
                    <w:rPr>
                      <w:rFonts w:ascii="Cambria Math" w:eastAsiaTheme="minorEastAsia" w:hAnsi="Cambria Math" w:cs="Times New Roman"/>
                      <w:sz w:val="24"/>
                      <w:szCs w:val="24"/>
                      <w:lang w:val="en-US"/>
                    </w:rPr>
                    <m:t>i=1</m:t>
                  </m:r>
                </m:sub>
                <m:sup>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sup>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y</m:t>
                      </m:r>
                    </m:e>
                    <m:sub>
                      <m:r>
                        <w:rPr>
                          <w:rFonts w:ascii="Cambria Math" w:eastAsiaTheme="minorEastAsia" w:hAnsi="Cambria Math" w:cs="Times New Roman"/>
                          <w:sz w:val="24"/>
                          <w:szCs w:val="24"/>
                          <w:lang w:val="en-US"/>
                        </w:rPr>
                        <m:t>ij</m:t>
                      </m:r>
                    </m:sub>
                  </m:sSub>
                </m:e>
              </m:nary>
              <m:r>
                <w:rPr>
                  <w:rFonts w:ascii="Cambria Math" w:eastAsiaTheme="minorEastAsia" w:hAnsi="Cambria Math" w:cs="Times New Roman"/>
                  <w:sz w:val="24"/>
                  <w:szCs w:val="24"/>
                  <w:lang w:val="en-US"/>
                </w:rPr>
                <m:t>, β+</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e>
          </m:d>
          <m:r>
            <w:rPr>
              <w:rFonts w:ascii="Cambria Math" w:eastAsiaTheme="minorEastAsia" w:hAnsi="Cambria Math" w:cs="Times New Roman"/>
              <w:sz w:val="24"/>
              <w:szCs w:val="24"/>
              <w:lang w:val="en-US"/>
            </w:rPr>
            <m:t xml:space="preserve">     (21)</m:t>
          </m:r>
        </m:oMath>
      </m:oMathPara>
    </w:p>
    <w:p w14:paraId="486ED5F7" w14:textId="79758307" w:rsidR="001A0D5C" w:rsidRDefault="00822C73"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So, the posterior mean, assuming </w:t>
      </w:r>
      <m:oMath>
        <m:r>
          <w:rPr>
            <w:rFonts w:ascii="Cambria Math" w:eastAsiaTheme="minorEastAsia" w:hAnsi="Cambria Math" w:cs="Times New Roman"/>
            <w:sz w:val="24"/>
            <w:szCs w:val="24"/>
            <w:lang w:val="en-US"/>
          </w:rPr>
          <m:t>α</m:t>
        </m:r>
      </m:oMath>
      <w:r>
        <w:rPr>
          <w:rFonts w:ascii="Times New Roman" w:eastAsiaTheme="minorEastAsia" w:hAnsi="Times New Roman" w:cs="Times New Roman"/>
          <w:sz w:val="24"/>
          <w:szCs w:val="24"/>
          <w:lang w:val="en-US"/>
        </w:rPr>
        <w:t xml:space="preserve"> and </w:t>
      </w:r>
      <m:oMath>
        <m:r>
          <w:rPr>
            <w:rFonts w:ascii="Cambria Math" w:eastAsiaTheme="minorEastAsia" w:hAnsi="Cambria Math" w:cs="Times New Roman"/>
            <w:sz w:val="24"/>
            <w:szCs w:val="24"/>
            <w:lang w:val="en-US"/>
          </w:rPr>
          <m:t>β</m:t>
        </m:r>
      </m:oMath>
      <w:r>
        <w:rPr>
          <w:rFonts w:ascii="Times New Roman" w:eastAsiaTheme="minorEastAsia" w:hAnsi="Times New Roman" w:cs="Times New Roman"/>
          <w:sz w:val="24"/>
          <w:szCs w:val="24"/>
          <w:lang w:val="en-US"/>
        </w:rPr>
        <w:t xml:space="preserve"> estimated from the data, can be set as shown in Equation (22) </w:t>
      </w:r>
      <w:sdt>
        <w:sdtPr>
          <w:rPr>
            <w:rFonts w:ascii="Times New Roman" w:eastAsiaTheme="minorEastAsia" w:hAnsi="Times New Roman" w:cs="Times New Roman"/>
            <w:sz w:val="24"/>
            <w:szCs w:val="24"/>
            <w:lang w:val="en-US"/>
          </w:rPr>
          <w:id w:val="-1157146973"/>
          <w:citation/>
        </w:sdtPr>
        <w:sdtContent>
          <w:r w:rsidR="00DE1586">
            <w:rPr>
              <w:rFonts w:ascii="Times New Roman" w:eastAsiaTheme="minorEastAsia" w:hAnsi="Times New Roman" w:cs="Times New Roman"/>
              <w:sz w:val="24"/>
              <w:szCs w:val="24"/>
              <w:lang w:val="en-US"/>
            </w:rPr>
            <w:fldChar w:fldCharType="begin"/>
          </w:r>
          <w:r w:rsidR="00DE1586" w:rsidRPr="00DE1586">
            <w:rPr>
              <w:rFonts w:ascii="Times New Roman" w:eastAsiaTheme="minorEastAsia" w:hAnsi="Times New Roman" w:cs="Times New Roman"/>
              <w:sz w:val="24"/>
              <w:szCs w:val="24"/>
              <w:lang w:val="en-US"/>
            </w:rPr>
            <w:instrText xml:space="preserve"> CITATION Ger25 \l 13322 </w:instrText>
          </w:r>
          <w:r w:rsidR="00DE1586">
            <w:rPr>
              <w:rFonts w:ascii="Times New Roman" w:eastAsiaTheme="minorEastAsia" w:hAnsi="Times New Roman" w:cs="Times New Roman"/>
              <w:sz w:val="24"/>
              <w:szCs w:val="24"/>
              <w:lang w:val="en-US"/>
            </w:rPr>
            <w:fldChar w:fldCharType="separate"/>
          </w:r>
          <w:r w:rsidR="00902A32" w:rsidRPr="00902A32">
            <w:rPr>
              <w:rFonts w:ascii="Times New Roman" w:eastAsiaTheme="minorEastAsia" w:hAnsi="Times New Roman" w:cs="Times New Roman"/>
              <w:noProof/>
              <w:sz w:val="24"/>
              <w:szCs w:val="24"/>
              <w:lang w:val="en-US"/>
            </w:rPr>
            <w:t>(German, 2025)</w:t>
          </w:r>
          <w:r w:rsidR="00DE1586">
            <w:rPr>
              <w:rFonts w:ascii="Times New Roman" w:eastAsiaTheme="minorEastAsia" w:hAnsi="Times New Roman" w:cs="Times New Roman"/>
              <w:sz w:val="24"/>
              <w:szCs w:val="24"/>
              <w:lang w:val="en-US"/>
            </w:rPr>
            <w:fldChar w:fldCharType="end"/>
          </w:r>
        </w:sdtContent>
      </w:sdt>
      <w:r w:rsidR="001A0D5C">
        <w:rPr>
          <w:rFonts w:ascii="Times New Roman" w:eastAsiaTheme="minorEastAsia" w:hAnsi="Times New Roman" w:cs="Times New Roman"/>
          <w:sz w:val="24"/>
          <w:szCs w:val="24"/>
          <w:lang w:val="en-US"/>
        </w:rPr>
        <w:t>:</w:t>
      </w:r>
    </w:p>
    <w:p w14:paraId="0739E370" w14:textId="13C5EC8E" w:rsidR="001A0D5C" w:rsidRPr="001A0D5C" w:rsidRDefault="00000000" w:rsidP="00583025">
      <w:pPr>
        <w:jc w:val="both"/>
        <w:rPr>
          <w:rFonts w:ascii="Times New Roman" w:eastAsiaTheme="minorEastAsia" w:hAnsi="Times New Roman" w:cs="Times New Roman"/>
          <w:sz w:val="24"/>
          <w:szCs w:val="24"/>
          <w:lang w:val="en-US"/>
        </w:rPr>
      </w:pPr>
      <m:oMathPara>
        <m:oMath>
          <m:sSup>
            <m:sSupPr>
              <m:ctrlPr>
                <w:rPr>
                  <w:rFonts w:ascii="Cambria Math" w:eastAsiaTheme="minorEastAsia" w:hAnsi="Cambria Math" w:cs="Times New Roman"/>
                  <w:i/>
                  <w:sz w:val="24"/>
                  <w:szCs w:val="24"/>
                  <w:lang w:val="en-US"/>
                </w:rPr>
              </m:ctrlPr>
            </m:sSupPr>
            <m:e>
              <m:acc>
                <m:accPr>
                  <m:ctrlPr>
                    <w:rPr>
                      <w:rFonts w:ascii="Cambria Math" w:eastAsiaTheme="minorEastAsia" w:hAnsi="Cambria Math" w:cs="Times New Roman"/>
                      <w:i/>
                      <w:sz w:val="24"/>
                      <w:szCs w:val="24"/>
                      <w:lang w:val="en-US"/>
                    </w:rPr>
                  </m:ctrlPr>
                </m:acc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e>
              </m:acc>
            </m:e>
            <m:sup>
              <m:r>
                <w:rPr>
                  <w:rFonts w:ascii="Cambria Math" w:eastAsiaTheme="minorEastAsia" w:hAnsi="Cambria Math" w:cs="Times New Roman"/>
                  <w:sz w:val="24"/>
                  <w:szCs w:val="24"/>
                  <w:lang w:val="en-US"/>
                </w:rPr>
                <m:t>partial</m:t>
              </m:r>
            </m:sup>
          </m:sSup>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α+</m:t>
              </m:r>
              <m:nary>
                <m:naryPr>
                  <m:chr m:val="∑"/>
                  <m:limLoc m:val="subSup"/>
                  <m:supHide m:val="1"/>
                  <m:ctrlPr>
                    <w:rPr>
                      <w:rFonts w:ascii="Cambria Math" w:eastAsiaTheme="minorEastAsia" w:hAnsi="Cambria Math" w:cs="Times New Roman"/>
                      <w:i/>
                      <w:sz w:val="24"/>
                      <w:szCs w:val="24"/>
                      <w:lang w:val="en-US"/>
                    </w:rPr>
                  </m:ctrlPr>
                </m:naryPr>
                <m:sub>
                  <m:r>
                    <w:rPr>
                      <w:rFonts w:ascii="Cambria Math" w:eastAsiaTheme="minorEastAsia" w:hAnsi="Cambria Math" w:cs="Times New Roman"/>
                      <w:sz w:val="24"/>
                      <w:szCs w:val="24"/>
                      <w:lang w:val="en-US"/>
                    </w:rPr>
                    <m:t>i</m:t>
                  </m:r>
                </m:sub>
                <m:sup/>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y</m:t>
                      </m:r>
                    </m:e>
                    <m:sub>
                      <m:r>
                        <w:rPr>
                          <w:rFonts w:ascii="Cambria Math" w:eastAsiaTheme="minorEastAsia" w:hAnsi="Cambria Math" w:cs="Times New Roman"/>
                          <w:sz w:val="24"/>
                          <w:szCs w:val="24"/>
                          <w:lang w:val="en-US"/>
                        </w:rPr>
                        <m:t>ij</m:t>
                      </m:r>
                    </m:sub>
                  </m:sSub>
                </m:e>
              </m:nary>
            </m:num>
            <m:den>
              <m:r>
                <w:rPr>
                  <w:rFonts w:ascii="Cambria Math" w:eastAsiaTheme="minorEastAsia" w:hAnsi="Cambria Math" w:cs="Times New Roman"/>
                  <w:sz w:val="24"/>
                  <w:szCs w:val="24"/>
                  <w:lang w:val="en-US"/>
                </w:rPr>
                <m:t>β+</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den>
          </m:f>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α+</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acc>
                <m:accPr>
                  <m:chr m:val="̅"/>
                  <m:ctrlPr>
                    <w:rPr>
                      <w:rFonts w:ascii="Cambria Math" w:eastAsiaTheme="minorEastAsia" w:hAnsi="Cambria Math" w:cs="Times New Roman"/>
                      <w:i/>
                      <w:sz w:val="24"/>
                      <w:szCs w:val="24"/>
                      <w:lang w:val="en-US"/>
                    </w:rPr>
                  </m:ctrlPr>
                </m:acc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y</m:t>
                      </m:r>
                    </m:e>
                    <m:sub>
                      <m:r>
                        <w:rPr>
                          <w:rFonts w:ascii="Cambria Math" w:eastAsiaTheme="minorEastAsia" w:hAnsi="Cambria Math" w:cs="Times New Roman"/>
                          <w:sz w:val="24"/>
                          <w:szCs w:val="24"/>
                          <w:lang w:val="en-US"/>
                        </w:rPr>
                        <m:t>j</m:t>
                      </m:r>
                    </m:sub>
                  </m:sSub>
                </m:e>
              </m:acc>
            </m:num>
            <m:den>
              <m:r>
                <w:rPr>
                  <w:rFonts w:ascii="Cambria Math" w:eastAsiaTheme="minorEastAsia" w:hAnsi="Cambria Math" w:cs="Times New Roman"/>
                  <w:sz w:val="24"/>
                  <w:szCs w:val="24"/>
                  <w:lang w:val="en-US"/>
                </w:rPr>
                <m:t>β+</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den>
          </m:f>
          <m:r>
            <w:rPr>
              <w:rFonts w:ascii="Cambria Math" w:eastAsiaTheme="minorEastAsia" w:hAnsi="Cambria Math" w:cs="Times New Roman"/>
              <w:sz w:val="24"/>
              <w:szCs w:val="24"/>
              <w:lang w:val="en-US"/>
            </w:rPr>
            <m:t xml:space="preserve">   (22)</m:t>
          </m:r>
        </m:oMath>
      </m:oMathPara>
    </w:p>
    <w:p w14:paraId="3C6069A5" w14:textId="0A099263" w:rsidR="001A0D5C" w:rsidRDefault="001A0D5C" w:rsidP="00822C73">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Let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μ</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=α/β</m:t>
        </m:r>
      </m:oMath>
      <w:r>
        <w:rPr>
          <w:rFonts w:ascii="Times New Roman" w:eastAsiaTheme="minorEastAsia" w:hAnsi="Times New Roman" w:cs="Times New Roman"/>
          <w:sz w:val="24"/>
          <w:szCs w:val="24"/>
          <w:lang w:val="en-US"/>
        </w:rPr>
        <w:t xml:space="preserve"> be the prior-mean, we can write the partial pooling estimator as follows</w:t>
      </w:r>
      <w:r w:rsidR="00822C73">
        <w:rPr>
          <w:rFonts w:ascii="Times New Roman" w:eastAsiaTheme="minorEastAsia" w:hAnsi="Times New Roman" w:cs="Times New Roman"/>
          <w:sz w:val="24"/>
          <w:szCs w:val="24"/>
          <w:lang w:val="en-US"/>
        </w:rPr>
        <w:t xml:space="preserve"> in (23)</w:t>
      </w:r>
      <w:r>
        <w:rPr>
          <w:rFonts w:ascii="Times New Roman" w:eastAsiaTheme="minorEastAsia" w:hAnsi="Times New Roman" w:cs="Times New Roman"/>
          <w:sz w:val="24"/>
          <w:szCs w:val="24"/>
          <w:lang w:val="en-US"/>
        </w:rPr>
        <w:t>:</w:t>
      </w:r>
    </w:p>
    <w:p w14:paraId="35397A81" w14:textId="4991ABC5" w:rsidR="001A0D5C" w:rsidRPr="001A0D5C" w:rsidRDefault="00000000" w:rsidP="00583025">
      <w:pPr>
        <w:jc w:val="both"/>
        <w:rPr>
          <w:rFonts w:ascii="Times New Roman" w:eastAsiaTheme="minorEastAsia" w:hAnsi="Times New Roman" w:cs="Times New Roman"/>
          <w:sz w:val="24"/>
          <w:szCs w:val="24"/>
          <w:lang w:val="en-US"/>
        </w:rPr>
      </w:pPr>
      <m:oMathPara>
        <m:oMath>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e>
            <m:sup>
              <m:r>
                <w:rPr>
                  <w:rFonts w:ascii="Cambria Math" w:eastAsiaTheme="minorEastAsia" w:hAnsi="Cambria Math" w:cs="Times New Roman"/>
                  <w:sz w:val="24"/>
                  <w:szCs w:val="24"/>
                  <w:lang w:val="en-US"/>
                </w:rPr>
                <m:t>partial</m:t>
              </m:r>
            </m:sup>
          </m:sSup>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num>
            <m:den>
              <m:r>
                <w:rPr>
                  <w:rFonts w:ascii="Cambria Math" w:eastAsiaTheme="minorEastAsia" w:hAnsi="Cambria Math" w:cs="Times New Roman"/>
                  <w:sz w:val="24"/>
                  <w:szCs w:val="24"/>
                  <w:lang w:val="en-US"/>
                </w:rPr>
                <m:t>β+</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den>
          </m:f>
          <m:acc>
            <m:accPr>
              <m:chr m:val="̅"/>
              <m:ctrlPr>
                <w:rPr>
                  <w:rFonts w:ascii="Cambria Math" w:eastAsiaTheme="minorEastAsia" w:hAnsi="Cambria Math" w:cs="Times New Roman"/>
                  <w:i/>
                  <w:sz w:val="24"/>
                  <w:szCs w:val="24"/>
                  <w:lang w:val="en-US"/>
                </w:rPr>
              </m:ctrlPr>
            </m:acc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y</m:t>
                  </m:r>
                </m:e>
                <m:sub>
                  <m:r>
                    <w:rPr>
                      <w:rFonts w:ascii="Cambria Math" w:eastAsiaTheme="minorEastAsia" w:hAnsi="Cambria Math" w:cs="Times New Roman"/>
                      <w:sz w:val="24"/>
                      <w:szCs w:val="24"/>
                      <w:lang w:val="en-US"/>
                    </w:rPr>
                    <m:t>j</m:t>
                  </m:r>
                </m:sub>
              </m:sSub>
            </m:e>
          </m:acc>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β</m:t>
              </m:r>
            </m:num>
            <m:den>
              <m:r>
                <w:rPr>
                  <w:rFonts w:ascii="Cambria Math" w:eastAsiaTheme="minorEastAsia" w:hAnsi="Cambria Math" w:cs="Times New Roman"/>
                  <w:sz w:val="24"/>
                  <w:szCs w:val="24"/>
                  <w:lang w:val="en-US"/>
                </w:rPr>
                <m:t>β+</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den>
          </m:f>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μ</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 xml:space="preserve">    (23)</m:t>
          </m:r>
        </m:oMath>
      </m:oMathPara>
    </w:p>
    <w:p w14:paraId="182EE5D0" w14:textId="6E267EBC" w:rsidR="001A0D5C" w:rsidRDefault="001A0D5C"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Now if we define a shrinkage operator on the form</w:t>
      </w:r>
      <w:r w:rsidR="00822C73">
        <w:rPr>
          <w:rFonts w:ascii="Times New Roman" w:eastAsiaTheme="minorEastAsia" w:hAnsi="Times New Roman" w:cs="Times New Roman"/>
          <w:sz w:val="24"/>
          <w:szCs w:val="24"/>
          <w:lang w:val="en-US"/>
        </w:rPr>
        <w:t xml:space="preserve"> shown in (24)</w:t>
      </w:r>
      <w:r>
        <w:rPr>
          <w:rFonts w:ascii="Times New Roman" w:eastAsiaTheme="minorEastAsia" w:hAnsi="Times New Roman" w:cs="Times New Roman"/>
          <w:sz w:val="24"/>
          <w:szCs w:val="24"/>
          <w:lang w:val="en-US"/>
        </w:rPr>
        <w:t>:</w:t>
      </w:r>
    </w:p>
    <w:p w14:paraId="570E795D" w14:textId="66810423" w:rsidR="001A0D5C" w:rsidRPr="001A0D5C" w:rsidRDefault="00000000" w:rsidP="00583025">
      <w:pPr>
        <w:jc w:val="both"/>
        <w:rPr>
          <w:rFonts w:ascii="Times New Roman" w:eastAsiaTheme="minorEastAsia" w:hAnsi="Times New Roman" w:cs="Times New Roman"/>
          <w:sz w:val="24"/>
          <w:szCs w:val="24"/>
          <w:lang w:val="en-US"/>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j</m:t>
              </m:r>
            </m:sub>
          </m:sSub>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num>
            <m:den>
              <m:r>
                <w:rPr>
                  <w:rFonts w:ascii="Cambria Math" w:eastAsiaTheme="minorEastAsia" w:hAnsi="Cambria Math" w:cs="Times New Roman"/>
                  <w:sz w:val="24"/>
                  <w:szCs w:val="24"/>
                  <w:lang w:val="en-US"/>
                </w:rPr>
                <m:t>β+</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den>
          </m:f>
          <m:r>
            <w:rPr>
              <w:rFonts w:ascii="Cambria Math" w:eastAsiaTheme="minorEastAsia" w:hAnsi="Cambria Math" w:cs="Times New Roman"/>
              <w:sz w:val="24"/>
              <w:szCs w:val="24"/>
              <w:lang w:val="en-US"/>
            </w:rPr>
            <m:t xml:space="preserve">    (24)</m:t>
          </m:r>
        </m:oMath>
      </m:oMathPara>
    </w:p>
    <w:p w14:paraId="55A22118" w14:textId="4940F57C" w:rsidR="001A0D5C" w:rsidRDefault="001A0D5C"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We can write the weighted estimator on the following form:</w:t>
      </w:r>
    </w:p>
    <w:p w14:paraId="6331103F" w14:textId="67362092" w:rsidR="001A0D5C" w:rsidRPr="001A0D5C" w:rsidRDefault="00000000" w:rsidP="00583025">
      <w:pPr>
        <w:jc w:val="both"/>
        <w:rPr>
          <w:rFonts w:ascii="Times New Roman" w:eastAsiaTheme="minorEastAsia" w:hAnsi="Times New Roman" w:cs="Times New Roman"/>
          <w:sz w:val="24"/>
          <w:szCs w:val="24"/>
          <w:lang w:val="en-US"/>
        </w:rPr>
      </w:pPr>
      <m:oMathPara>
        <m:oMath>
          <m:sSup>
            <m:sSupPr>
              <m:ctrlPr>
                <w:rPr>
                  <w:rFonts w:ascii="Cambria Math" w:eastAsiaTheme="minorEastAsia" w:hAnsi="Cambria Math" w:cs="Times New Roman"/>
                  <w:i/>
                  <w:sz w:val="24"/>
                  <w:szCs w:val="24"/>
                  <w:lang w:val="en-US"/>
                </w:rPr>
              </m:ctrlPr>
            </m:sSupPr>
            <m:e>
              <m:acc>
                <m:accPr>
                  <m:ctrlPr>
                    <w:rPr>
                      <w:rFonts w:ascii="Cambria Math" w:eastAsiaTheme="minorEastAsia" w:hAnsi="Cambria Math" w:cs="Times New Roman"/>
                      <w:i/>
                      <w:sz w:val="24"/>
                      <w:szCs w:val="24"/>
                      <w:lang w:val="en-US"/>
                    </w:rPr>
                  </m:ctrlPr>
                </m:acc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e>
              </m:acc>
            </m:e>
            <m:sup>
              <m:r>
                <w:rPr>
                  <w:rFonts w:ascii="Cambria Math" w:eastAsiaTheme="minorEastAsia" w:hAnsi="Cambria Math" w:cs="Times New Roman"/>
                  <w:sz w:val="24"/>
                  <w:szCs w:val="24"/>
                  <w:lang w:val="en-US"/>
                </w:rPr>
                <m:t>partial</m:t>
              </m:r>
            </m:sup>
          </m:sSup>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j</m:t>
              </m:r>
            </m:sub>
          </m:sSub>
          <m:acc>
            <m:accPr>
              <m:chr m:val="̅"/>
              <m:ctrlPr>
                <w:rPr>
                  <w:rFonts w:ascii="Cambria Math" w:eastAsiaTheme="minorEastAsia" w:hAnsi="Cambria Math" w:cs="Times New Roman"/>
                  <w:i/>
                  <w:sz w:val="24"/>
                  <w:szCs w:val="24"/>
                  <w:lang w:val="en-US"/>
                </w:rPr>
              </m:ctrlPr>
            </m:acc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y</m:t>
                  </m:r>
                </m:e>
                <m:sub>
                  <m:r>
                    <w:rPr>
                      <w:rFonts w:ascii="Cambria Math" w:eastAsiaTheme="minorEastAsia" w:hAnsi="Cambria Math" w:cs="Times New Roman"/>
                      <w:sz w:val="24"/>
                      <w:szCs w:val="24"/>
                      <w:lang w:val="en-US"/>
                    </w:rPr>
                    <m:t>j</m:t>
                  </m:r>
                </m:sub>
              </m:sSub>
            </m:e>
          </m:acc>
          <m:r>
            <w:rPr>
              <w:rFonts w:ascii="Cambria Math" w:eastAsiaTheme="minorEastAsia" w:hAnsi="Cambria Math" w:cs="Times New Roman"/>
              <w:sz w:val="24"/>
              <w:szCs w:val="24"/>
              <w:lang w:val="en-US"/>
            </w:rPr>
            <m:t>+</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1-</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j</m:t>
                  </m:r>
                </m:sub>
              </m:sSub>
            </m:e>
          </m:d>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μ</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 xml:space="preserve">    (25)</m:t>
          </m:r>
        </m:oMath>
      </m:oMathPara>
    </w:p>
    <w:p w14:paraId="080A3DA6" w14:textId="4AF6EE2F" w:rsidR="001A0D5C" w:rsidRDefault="00822C73"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In Equation (25), as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oMath>
      <w:r>
        <w:rPr>
          <w:rFonts w:ascii="Times New Roman" w:eastAsiaTheme="minorEastAsia" w:hAnsi="Times New Roman" w:cs="Times New Roman"/>
          <w:sz w:val="24"/>
          <w:szCs w:val="24"/>
          <w:lang w:val="en-US"/>
        </w:rPr>
        <w:t xml:space="preserve"> decreases, the shrinkage towards the prior-mean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μ</m:t>
            </m:r>
          </m:e>
          <m:sub>
            <m:r>
              <w:rPr>
                <w:rFonts w:ascii="Cambria Math" w:eastAsiaTheme="minorEastAsia" w:hAnsi="Cambria Math" w:cs="Times New Roman"/>
                <w:sz w:val="24"/>
                <w:szCs w:val="24"/>
                <w:lang w:val="en-US"/>
              </w:rPr>
              <m:t>0</m:t>
            </m:r>
          </m:sub>
        </m:sSub>
      </m:oMath>
      <w:r>
        <w:rPr>
          <w:rFonts w:ascii="Times New Roman" w:eastAsiaTheme="minorEastAsia" w:hAnsi="Times New Roman" w:cs="Times New Roman"/>
          <w:sz w:val="24"/>
          <w:szCs w:val="24"/>
          <w:lang w:val="en-US"/>
        </w:rPr>
        <w:t xml:space="preserve"> increases. Furthermore, note that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j</m:t>
            </m:r>
          </m:sub>
        </m:sSub>
        <m:r>
          <w:rPr>
            <w:rFonts w:ascii="Cambria Math" w:eastAsiaTheme="minorEastAsia" w:hAnsi="Cambria Math" w:cs="Times New Roman"/>
            <w:sz w:val="24"/>
            <w:szCs w:val="24"/>
            <w:lang w:val="en-US"/>
          </w:rPr>
          <m:t>∈(0,1)</m:t>
        </m:r>
      </m:oMath>
      <w:r>
        <w:rPr>
          <w:rFonts w:ascii="Times New Roman" w:eastAsiaTheme="minorEastAsia" w:hAnsi="Times New Roman" w:cs="Times New Roman"/>
          <w:sz w:val="24"/>
          <w:szCs w:val="24"/>
          <w:lang w:val="en-US"/>
        </w:rPr>
        <w:t xml:space="preserve">, which </w:t>
      </w:r>
      <w:del w:id="209" w:author="Zeke Ahern" w:date="2026-05-11T10:15:00Z" w16du:dateUtc="2026-05-11T00:15:00Z">
        <w:r w:rsidDel="001D283C">
          <w:rPr>
            <w:rFonts w:ascii="Times New Roman" w:eastAsiaTheme="minorEastAsia" w:hAnsi="Times New Roman" w:cs="Times New Roman"/>
            <w:sz w:val="24"/>
            <w:szCs w:val="24"/>
            <w:lang w:val="en-US"/>
          </w:rPr>
          <w:delText xml:space="preserve">yields </w:delText>
        </w:r>
      </w:del>
      <w:ins w:id="210" w:author="Zeke Ahern" w:date="2026-05-11T10:15:00Z" w16du:dateUtc="2026-05-11T00:15:00Z">
        <w:r w:rsidR="001D283C">
          <w:rPr>
            <w:rFonts w:ascii="Times New Roman" w:eastAsiaTheme="minorEastAsia" w:hAnsi="Times New Roman" w:cs="Times New Roman"/>
            <w:sz w:val="24"/>
            <w:szCs w:val="24"/>
            <w:lang w:val="en-US"/>
          </w:rPr>
          <w:t xml:space="preserve">implies </w:t>
        </w:r>
      </w:ins>
      <w:r>
        <w:rPr>
          <w:rFonts w:ascii="Times New Roman" w:eastAsiaTheme="minorEastAsia" w:hAnsi="Times New Roman" w:cs="Times New Roman"/>
          <w:sz w:val="24"/>
          <w:szCs w:val="24"/>
          <w:lang w:val="en-US"/>
        </w:rPr>
        <w:t xml:space="preserve">the following property </w:t>
      </w:r>
      <w:del w:id="211" w:author="Zeke Ahern" w:date="2026-05-11T10:15:00Z" w16du:dateUtc="2026-05-11T00:15:00Z">
        <w:r w:rsidDel="001D283C">
          <w:rPr>
            <w:rFonts w:ascii="Times New Roman" w:eastAsiaTheme="minorEastAsia" w:hAnsi="Times New Roman" w:cs="Times New Roman"/>
            <w:sz w:val="24"/>
            <w:szCs w:val="24"/>
            <w:lang w:val="en-US"/>
          </w:rPr>
          <w:delText>related to the</w:delText>
        </w:r>
      </w:del>
      <w:ins w:id="212" w:author="Zeke Ahern" w:date="2026-05-11T10:15:00Z" w16du:dateUtc="2026-05-11T00:15:00Z">
        <w:r w:rsidR="001D283C">
          <w:rPr>
            <w:rFonts w:ascii="Times New Roman" w:eastAsiaTheme="minorEastAsia" w:hAnsi="Times New Roman" w:cs="Times New Roman"/>
            <w:sz w:val="24"/>
            <w:szCs w:val="24"/>
            <w:lang w:val="en-US"/>
          </w:rPr>
          <w:t>regarding the</w:t>
        </w:r>
      </w:ins>
      <w:r>
        <w:rPr>
          <w:rFonts w:ascii="Times New Roman" w:eastAsiaTheme="minorEastAsia" w:hAnsi="Times New Roman" w:cs="Times New Roman"/>
          <w:sz w:val="24"/>
          <w:szCs w:val="24"/>
          <w:lang w:val="en-US"/>
        </w:rPr>
        <w:t xml:space="preserve"> variance </w:t>
      </w:r>
      <w:del w:id="213" w:author="Zeke Ahern" w:date="2026-05-11T10:15:00Z" w16du:dateUtc="2026-05-11T00:15:00Z">
        <w:r w:rsidDel="001D283C">
          <w:rPr>
            <w:rFonts w:ascii="Times New Roman" w:eastAsiaTheme="minorEastAsia" w:hAnsi="Times New Roman" w:cs="Times New Roman"/>
            <w:sz w:val="24"/>
            <w:szCs w:val="24"/>
            <w:lang w:val="en-US"/>
          </w:rPr>
          <w:delText>of the</w:delText>
        </w:r>
      </w:del>
      <w:ins w:id="214" w:author="Zeke Ahern" w:date="2026-05-11T10:15:00Z" w16du:dateUtc="2026-05-11T00:15:00Z">
        <w:r w:rsidR="001D283C">
          <w:rPr>
            <w:rFonts w:ascii="Times New Roman" w:eastAsiaTheme="minorEastAsia" w:hAnsi="Times New Roman" w:cs="Times New Roman"/>
            <w:sz w:val="24"/>
            <w:szCs w:val="24"/>
            <w:lang w:val="en-US"/>
          </w:rPr>
          <w:t xml:space="preserve">under the </w:t>
        </w:r>
      </w:ins>
      <w:r>
        <w:rPr>
          <w:rFonts w:ascii="Times New Roman" w:eastAsiaTheme="minorEastAsia" w:hAnsi="Times New Roman" w:cs="Times New Roman"/>
          <w:sz w:val="24"/>
          <w:szCs w:val="24"/>
          <w:lang w:val="en-US"/>
        </w:rPr>
        <w:t xml:space="preserve"> partial pooling structure:</w:t>
      </w:r>
    </w:p>
    <w:p w14:paraId="236F753F" w14:textId="468433A5" w:rsidR="00E81509" w:rsidRPr="001A0D5C" w:rsidRDefault="001A0D5C" w:rsidP="00583025">
      <w:pPr>
        <w:jc w:val="both"/>
        <w:rPr>
          <w:rFonts w:ascii="Times New Roman" w:eastAsiaTheme="minorEastAsia" w:hAnsi="Times New Roman" w:cs="Times New Roman"/>
          <w:sz w:val="24"/>
          <w:szCs w:val="24"/>
          <w:lang w:val="en-US"/>
        </w:rPr>
      </w:pPr>
      <m:oMathPara>
        <m:oMath>
          <m:r>
            <w:rPr>
              <w:rFonts w:ascii="Cambria Math" w:eastAsiaTheme="minorEastAsia" w:hAnsi="Cambria Math" w:cs="Times New Roman"/>
              <w:sz w:val="24"/>
              <w:szCs w:val="24"/>
              <w:lang w:val="en-US"/>
            </w:rPr>
            <m:t>Var</m:t>
          </m:r>
          <m:d>
            <m:dPr>
              <m:ctrlPr>
                <w:rPr>
                  <w:rFonts w:ascii="Cambria Math" w:eastAsiaTheme="minorEastAsia" w:hAnsi="Cambria Math" w:cs="Times New Roman"/>
                  <w:i/>
                  <w:sz w:val="24"/>
                  <w:szCs w:val="24"/>
                  <w:lang w:val="en-US"/>
                </w:rPr>
              </m:ctrlPr>
            </m:dPr>
            <m:e>
              <m:sSup>
                <m:sSupPr>
                  <m:ctrlPr>
                    <w:rPr>
                      <w:rFonts w:ascii="Cambria Math" w:eastAsiaTheme="minorEastAsia" w:hAnsi="Cambria Math" w:cs="Times New Roman"/>
                      <w:i/>
                      <w:sz w:val="24"/>
                      <w:szCs w:val="24"/>
                      <w:lang w:val="en-US"/>
                    </w:rPr>
                  </m:ctrlPr>
                </m:sSupPr>
                <m:e>
                  <m:acc>
                    <m:accPr>
                      <m:ctrlPr>
                        <w:rPr>
                          <w:rFonts w:ascii="Cambria Math" w:eastAsiaTheme="minorEastAsia" w:hAnsi="Cambria Math" w:cs="Times New Roman"/>
                          <w:i/>
                          <w:sz w:val="24"/>
                          <w:szCs w:val="24"/>
                          <w:lang w:val="en-US"/>
                        </w:rPr>
                      </m:ctrlPr>
                    </m:acc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e>
                  </m:acc>
                </m:e>
                <m:sup>
                  <m:r>
                    <w:rPr>
                      <w:rFonts w:ascii="Cambria Math" w:eastAsiaTheme="minorEastAsia" w:hAnsi="Cambria Math" w:cs="Times New Roman"/>
                      <w:sz w:val="24"/>
                      <w:szCs w:val="24"/>
                      <w:lang w:val="en-US"/>
                    </w:rPr>
                    <m:t>partial</m:t>
                  </m:r>
                </m:sup>
              </m:sSup>
            </m:e>
          </m:d>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j</m:t>
                  </m:r>
                </m:sub>
              </m:sSub>
            </m:e>
            <m:sup>
              <m:r>
                <w:rPr>
                  <w:rFonts w:ascii="Cambria Math" w:eastAsiaTheme="minorEastAsia" w:hAnsi="Cambria Math" w:cs="Times New Roman"/>
                  <w:sz w:val="24"/>
                  <w:szCs w:val="24"/>
                  <w:lang w:val="en-US"/>
                </w:rPr>
                <m:t>2</m:t>
              </m:r>
            </m:sup>
          </m:sSup>
          <m:f>
            <m:fPr>
              <m:ctrlPr>
                <w:rPr>
                  <w:rFonts w:ascii="Cambria Math" w:eastAsiaTheme="minorEastAsia" w:hAnsi="Cambria Math" w:cs="Times New Roman"/>
                  <w:i/>
                  <w:sz w:val="24"/>
                  <w:szCs w:val="24"/>
                  <w:lang w:val="en-US"/>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num>
            <m:den>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den>
          </m:f>
          <m:r>
            <w:rPr>
              <w:rFonts w:ascii="Cambria Math" w:eastAsiaTheme="minorEastAsia" w:hAnsi="Cambria Math" w:cs="Times New Roman"/>
              <w:sz w:val="24"/>
              <w:szCs w:val="24"/>
              <w:lang w:val="en-US"/>
            </w:rPr>
            <m:t>&lt;</m:t>
          </m:r>
          <m:f>
            <m:fPr>
              <m:ctrlPr>
                <w:rPr>
                  <w:rFonts w:ascii="Cambria Math" w:eastAsiaTheme="minorEastAsia" w:hAnsi="Cambria Math" w:cs="Times New Roman"/>
                  <w:i/>
                  <w:sz w:val="24"/>
                  <w:szCs w:val="24"/>
                  <w:lang w:val="en-US"/>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num>
            <m:den>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den>
          </m:f>
          <m:r>
            <w:rPr>
              <w:rFonts w:ascii="Cambria Math" w:eastAsiaTheme="minorEastAsia" w:hAnsi="Cambria Math" w:cs="Times New Roman"/>
              <w:sz w:val="24"/>
              <w:szCs w:val="24"/>
              <w:lang w:val="en-US"/>
            </w:rPr>
            <m:t>=Var(</m:t>
          </m:r>
          <m:sSup>
            <m:sSupPr>
              <m:ctrlPr>
                <w:rPr>
                  <w:rFonts w:ascii="Cambria Math" w:eastAsiaTheme="minorEastAsia" w:hAnsi="Cambria Math" w:cs="Times New Roman"/>
                  <w:i/>
                  <w:sz w:val="24"/>
                  <w:szCs w:val="24"/>
                  <w:lang w:val="en-US"/>
                </w:rPr>
              </m:ctrlPr>
            </m:sSupPr>
            <m:e>
              <m:acc>
                <m:accPr>
                  <m:ctrlPr>
                    <w:rPr>
                      <w:rFonts w:ascii="Cambria Math" w:eastAsiaTheme="minorEastAsia" w:hAnsi="Cambria Math" w:cs="Times New Roman"/>
                      <w:i/>
                      <w:sz w:val="24"/>
                      <w:szCs w:val="24"/>
                      <w:lang w:val="en-US"/>
                    </w:rPr>
                  </m:ctrlPr>
                </m:acc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e>
              </m:acc>
            </m:e>
            <m:sup>
              <m:r>
                <w:rPr>
                  <w:rFonts w:ascii="Cambria Math" w:eastAsiaTheme="minorEastAsia" w:hAnsi="Cambria Math" w:cs="Times New Roman"/>
                  <w:sz w:val="24"/>
                  <w:szCs w:val="24"/>
                  <w:lang w:val="en-US"/>
                </w:rPr>
                <m:t>no-pooling</m:t>
              </m:r>
            </m:sup>
          </m:sSup>
          <m:r>
            <w:rPr>
              <w:rFonts w:ascii="Cambria Math" w:eastAsiaTheme="minorEastAsia" w:hAnsi="Cambria Math" w:cs="Times New Roman"/>
              <w:sz w:val="24"/>
              <w:szCs w:val="24"/>
              <w:lang w:val="en-US"/>
            </w:rPr>
            <m:t>)      (26)</m:t>
          </m:r>
        </m:oMath>
      </m:oMathPara>
    </w:p>
    <w:p w14:paraId="13371FD8" w14:textId="0736209C" w:rsidR="00822C73" w:rsidRDefault="001D283C" w:rsidP="00583025">
      <w:pPr>
        <w:jc w:val="both"/>
        <w:rPr>
          <w:rFonts w:ascii="Times New Roman" w:eastAsiaTheme="minorEastAsia" w:hAnsi="Times New Roman" w:cs="Times New Roman"/>
          <w:sz w:val="24"/>
          <w:szCs w:val="24"/>
          <w:lang w:val="en-US"/>
        </w:rPr>
      </w:pPr>
      <w:ins w:id="215" w:author="Zeke Ahern" w:date="2026-05-11T10:16:00Z" w16du:dateUtc="2026-05-11T00:16:00Z">
        <w:r>
          <w:rPr>
            <w:rFonts w:ascii="Times New Roman" w:eastAsiaTheme="minorEastAsia" w:hAnsi="Times New Roman" w:cs="Times New Roman"/>
            <w:sz w:val="24"/>
            <w:szCs w:val="24"/>
            <w:lang w:val="en-US"/>
          </w:rPr>
          <w:t xml:space="preserve">The magnitude of </w:t>
        </w:r>
      </w:ins>
      <w:del w:id="216" w:author="Zeke Ahern" w:date="2026-05-11T10:16:00Z" w16du:dateUtc="2026-05-11T00:16:00Z">
        <w:r w:rsidR="00822C73" w:rsidDel="001D283C">
          <w:rPr>
            <w:rFonts w:ascii="Times New Roman" w:eastAsiaTheme="minorEastAsia" w:hAnsi="Times New Roman" w:cs="Times New Roman"/>
            <w:sz w:val="24"/>
            <w:szCs w:val="24"/>
            <w:lang w:val="en-US"/>
          </w:rPr>
          <w:delText>And th</w:delText>
        </w:r>
      </w:del>
      <w:del w:id="217" w:author="Zeke Ahern" w:date="2026-05-11T10:17:00Z" w16du:dateUtc="2026-05-11T00:17:00Z">
        <w:r w:rsidR="00822C73" w:rsidDel="001D283C">
          <w:rPr>
            <w:rFonts w:ascii="Times New Roman" w:eastAsiaTheme="minorEastAsia" w:hAnsi="Times New Roman" w:cs="Times New Roman"/>
            <w:sz w:val="24"/>
            <w:szCs w:val="24"/>
            <w:lang w:val="en-US"/>
          </w:rPr>
          <w:delText>e</w:delText>
        </w:r>
      </w:del>
      <w:ins w:id="218" w:author="Zeke Ahern" w:date="2026-05-11T10:17:00Z" w16du:dateUtc="2026-05-11T00:17:00Z">
        <w:r>
          <w:rPr>
            <w:rFonts w:ascii="Times New Roman" w:eastAsiaTheme="minorEastAsia" w:hAnsi="Times New Roman" w:cs="Times New Roman"/>
            <w:sz w:val="24"/>
            <w:szCs w:val="24"/>
            <w:lang w:val="en-US"/>
          </w:rPr>
          <w:t>the variance</w:t>
        </w:r>
      </w:ins>
      <w:r w:rsidR="00822C73">
        <w:rPr>
          <w:rFonts w:ascii="Times New Roman" w:eastAsiaTheme="minorEastAsia" w:hAnsi="Times New Roman" w:cs="Times New Roman"/>
          <w:sz w:val="24"/>
          <w:szCs w:val="24"/>
          <w:lang w:val="en-US"/>
        </w:rPr>
        <w:t xml:space="preserve"> reduction </w:t>
      </w:r>
      <w:del w:id="219" w:author="Zeke Ahern" w:date="2026-05-11T10:17:00Z" w16du:dateUtc="2026-05-11T00:17:00Z">
        <w:r w:rsidR="00822C73" w:rsidDel="001D283C">
          <w:rPr>
            <w:rFonts w:ascii="Times New Roman" w:eastAsiaTheme="minorEastAsia" w:hAnsi="Times New Roman" w:cs="Times New Roman"/>
            <w:sz w:val="24"/>
            <w:szCs w:val="24"/>
            <w:lang w:val="en-US"/>
          </w:rPr>
          <w:delText>of the measured is measured</w:delText>
        </w:r>
      </w:del>
      <w:ins w:id="220" w:author="Zeke Ahern" w:date="2026-05-11T10:17:00Z" w16du:dateUtc="2026-05-11T00:17:00Z">
        <w:r>
          <w:rPr>
            <w:rFonts w:ascii="Times New Roman" w:eastAsiaTheme="minorEastAsia" w:hAnsi="Times New Roman" w:cs="Times New Roman"/>
            <w:sz w:val="24"/>
            <w:szCs w:val="24"/>
            <w:lang w:val="en-US"/>
          </w:rPr>
          <w:t xml:space="preserve"> is</w:t>
        </w:r>
      </w:ins>
      <w:r w:rsidR="00822C73">
        <w:rPr>
          <w:rFonts w:ascii="Times New Roman" w:eastAsiaTheme="minorEastAsia" w:hAnsi="Times New Roman" w:cs="Times New Roman"/>
          <w:sz w:val="24"/>
          <w:szCs w:val="24"/>
          <w:lang w:val="en-US"/>
        </w:rPr>
        <w:t xml:space="preserve"> directly </w:t>
      </w:r>
      <w:del w:id="221" w:author="Zeke Ahern" w:date="2026-05-11T10:17:00Z" w16du:dateUtc="2026-05-11T00:17:00Z">
        <w:r w:rsidR="00822C73" w:rsidDel="001D283C">
          <w:rPr>
            <w:rFonts w:ascii="Times New Roman" w:eastAsiaTheme="minorEastAsia" w:hAnsi="Times New Roman" w:cs="Times New Roman"/>
            <w:sz w:val="24"/>
            <w:szCs w:val="24"/>
            <w:lang w:val="en-US"/>
          </w:rPr>
          <w:delText xml:space="preserve">from </w:delText>
        </w:r>
      </w:del>
      <w:ins w:id="222" w:author="Zeke Ahern" w:date="2026-05-11T10:17:00Z" w16du:dateUtc="2026-05-11T00:17:00Z">
        <w:r>
          <w:rPr>
            <w:rFonts w:ascii="Times New Roman" w:eastAsiaTheme="minorEastAsia" w:hAnsi="Times New Roman" w:cs="Times New Roman"/>
            <w:sz w:val="24"/>
            <w:szCs w:val="24"/>
            <w:lang w:val="en-US"/>
          </w:rPr>
          <w:t xml:space="preserve">determined </w:t>
        </w:r>
      </w:ins>
      <m:oMath>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j</m:t>
                </m:r>
              </m:sub>
            </m:sSub>
          </m:e>
          <m:sup>
            <m:r>
              <w:rPr>
                <w:rFonts w:ascii="Cambria Math" w:eastAsiaTheme="minorEastAsia" w:hAnsi="Cambria Math" w:cs="Times New Roman"/>
                <w:sz w:val="24"/>
                <w:szCs w:val="24"/>
                <w:lang w:val="en-US"/>
              </w:rPr>
              <m:t>2</m:t>
            </m:r>
          </m:sup>
        </m:sSup>
      </m:oMath>
      <w:r w:rsidR="00822C73">
        <w:rPr>
          <w:rFonts w:ascii="Times New Roman" w:eastAsiaTheme="minorEastAsia" w:hAnsi="Times New Roman" w:cs="Times New Roman"/>
          <w:sz w:val="24"/>
          <w:szCs w:val="24"/>
          <w:lang w:val="en-US"/>
        </w:rPr>
        <w:t xml:space="preserve">, which depends on the </w:t>
      </w:r>
      <w:ins w:id="223" w:author="Zeke Ahern" w:date="2026-05-11T10:17:00Z" w16du:dateUtc="2026-05-11T00:17:00Z">
        <w:r>
          <w:rPr>
            <w:rFonts w:ascii="Times New Roman" w:eastAsiaTheme="minorEastAsia" w:hAnsi="Times New Roman" w:cs="Times New Roman"/>
            <w:sz w:val="24"/>
            <w:szCs w:val="24"/>
            <w:lang w:val="en-US"/>
          </w:rPr>
          <w:t>group-sepecific samp</w:t>
        </w:r>
      </w:ins>
      <w:ins w:id="224" w:author="Zeke Ahern" w:date="2026-05-11T10:18:00Z" w16du:dateUtc="2026-05-11T00:18:00Z">
        <w:r>
          <w:rPr>
            <w:rFonts w:ascii="Times New Roman" w:eastAsiaTheme="minorEastAsia" w:hAnsi="Times New Roman" w:cs="Times New Roman"/>
            <w:sz w:val="24"/>
            <w:szCs w:val="24"/>
            <w:lang w:val="en-US"/>
          </w:rPr>
          <w:t xml:space="preserve">le </w:t>
        </w:r>
      </w:ins>
      <m:oMath>
        <m:sSub>
          <m:sSubPr>
            <m:ctrlPr>
              <w:ins w:id="225" w:author="Zeke Ahern" w:date="2026-05-11T10:18:00Z" w16du:dateUtc="2026-05-11T00:18:00Z">
                <w:rPr>
                  <w:rFonts w:ascii="Cambria Math" w:eastAsiaTheme="minorEastAsia" w:hAnsi="Cambria Math" w:cs="Times New Roman"/>
                  <w:i/>
                  <w:sz w:val="24"/>
                  <w:szCs w:val="24"/>
                  <w:lang w:val="en-US"/>
                </w:rPr>
              </w:ins>
            </m:ctrlPr>
          </m:sSubPr>
          <m:e>
            <m:r>
              <w:ins w:id="226" w:author="Zeke Ahern" w:date="2026-05-11T10:18:00Z" w16du:dateUtc="2026-05-11T00:18:00Z">
                <w:rPr>
                  <w:rFonts w:ascii="Cambria Math" w:eastAsiaTheme="minorEastAsia" w:hAnsi="Cambria Math" w:cs="Times New Roman"/>
                  <w:sz w:val="24"/>
                  <w:szCs w:val="24"/>
                  <w:lang w:val="en-US"/>
                </w:rPr>
                <m:t>n</m:t>
              </w:ins>
            </m:r>
          </m:e>
          <m:sub>
            <m:r>
              <w:ins w:id="227" w:author="Zeke Ahern" w:date="2026-05-11T10:18:00Z" w16du:dateUtc="2026-05-11T00:18:00Z">
                <w:rPr>
                  <w:rFonts w:ascii="Cambria Math" w:eastAsiaTheme="minorEastAsia" w:hAnsi="Cambria Math" w:cs="Times New Roman"/>
                  <w:sz w:val="24"/>
                  <w:szCs w:val="24"/>
                  <w:lang w:val="en-US"/>
                </w:rPr>
                <m:t>j</m:t>
              </w:ins>
            </m:r>
          </m:sub>
        </m:sSub>
      </m:oMath>
      <w:del w:id="228" w:author="Zeke Ahern" w:date="2026-05-11T10:17:00Z" w16du:dateUtc="2026-05-11T00:17:00Z">
        <w:r w:rsidR="00822C73" w:rsidDel="001D283C">
          <w:rPr>
            <w:rFonts w:ascii="Times New Roman" w:eastAsiaTheme="minorEastAsia" w:hAnsi="Times New Roman" w:cs="Times New Roman"/>
            <w:sz w:val="24"/>
            <w:szCs w:val="24"/>
            <w:lang w:val="en-US"/>
          </w:rPr>
          <w:delText>sample size per group</w:delText>
        </w:r>
      </w:del>
      <w:r w:rsidR="00822C73">
        <w:rPr>
          <w:rFonts w:ascii="Times New Roman" w:eastAsiaTheme="minorEastAsia" w:hAnsi="Times New Roman" w:cs="Times New Roman"/>
          <w:sz w:val="24"/>
          <w:szCs w:val="24"/>
          <w:lang w:val="en-US"/>
        </w:rPr>
        <w:t xml:space="preserve"> and the</w:t>
      </w:r>
      <w:ins w:id="229" w:author="Zeke Ahern" w:date="2026-05-11T10:18:00Z" w16du:dateUtc="2026-05-11T00:18:00Z">
        <w:r>
          <w:rPr>
            <w:rFonts w:ascii="Times New Roman" w:eastAsiaTheme="minorEastAsia" w:hAnsi="Times New Roman" w:cs="Times New Roman"/>
            <w:sz w:val="24"/>
            <w:szCs w:val="24"/>
            <w:lang w:val="en-US"/>
          </w:rPr>
          <w:t xml:space="preserve"> parameter</w:t>
        </w:r>
      </w:ins>
      <w:r w:rsidR="00822C73">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β</m:t>
        </m:r>
      </m:oMath>
      <w:del w:id="230" w:author="Zeke Ahern" w:date="2026-05-11T10:18:00Z" w16du:dateUtc="2026-05-11T00:18:00Z">
        <w:r w:rsidR="00822C73" w:rsidDel="001D283C">
          <w:rPr>
            <w:rFonts w:ascii="Times New Roman" w:eastAsiaTheme="minorEastAsia" w:hAnsi="Times New Roman" w:cs="Times New Roman"/>
            <w:sz w:val="24"/>
            <w:szCs w:val="24"/>
            <w:lang w:val="en-US"/>
          </w:rPr>
          <w:delText xml:space="preserve"> parameter</w:delText>
        </w:r>
      </w:del>
      <w:r w:rsidR="00822C73">
        <w:rPr>
          <w:rFonts w:ascii="Times New Roman" w:eastAsiaTheme="minorEastAsia" w:hAnsi="Times New Roman" w:cs="Times New Roman"/>
          <w:sz w:val="24"/>
          <w:szCs w:val="24"/>
          <w:lang w:val="en-US"/>
        </w:rPr>
        <w:t xml:space="preserve"> estimated from the data.</w:t>
      </w:r>
    </w:p>
    <w:p w14:paraId="505EC32A" w14:textId="7E1C3624" w:rsidR="00822C73" w:rsidRDefault="001D283C" w:rsidP="00583025">
      <w:pPr>
        <w:jc w:val="both"/>
        <w:rPr>
          <w:rFonts w:ascii="Times New Roman" w:eastAsiaTheme="minorEastAsia" w:hAnsi="Times New Roman" w:cs="Times New Roman"/>
          <w:sz w:val="24"/>
          <w:szCs w:val="24"/>
          <w:lang w:val="en-US"/>
        </w:rPr>
      </w:pPr>
      <w:ins w:id="231" w:author="Zeke Ahern" w:date="2026-05-11T10:19:00Z" w16du:dateUtc="2026-05-11T00:19:00Z">
        <w:r>
          <w:rPr>
            <w:rFonts w:ascii="Times New Roman" w:eastAsiaTheme="minorEastAsia" w:hAnsi="Times New Roman" w:cs="Times New Roman"/>
            <w:sz w:val="24"/>
            <w:szCs w:val="24"/>
            <w:lang w:val="en-US"/>
          </w:rPr>
          <w:lastRenderedPageBreak/>
          <w:t>Comparing</w:t>
        </w:r>
      </w:ins>
      <w:del w:id="232" w:author="Zeke Ahern" w:date="2026-05-11T10:19:00Z" w16du:dateUtc="2026-05-11T00:19:00Z">
        <w:r w:rsidR="00822C73" w:rsidDel="001D283C">
          <w:rPr>
            <w:rFonts w:ascii="Times New Roman" w:eastAsiaTheme="minorEastAsia" w:hAnsi="Times New Roman" w:cs="Times New Roman"/>
            <w:sz w:val="24"/>
            <w:szCs w:val="24"/>
            <w:lang w:val="en-US"/>
          </w:rPr>
          <w:delText>If we compare</w:delText>
        </w:r>
      </w:del>
      <w:r w:rsidR="00822C73">
        <w:rPr>
          <w:rFonts w:ascii="Times New Roman" w:eastAsiaTheme="minorEastAsia" w:hAnsi="Times New Roman" w:cs="Times New Roman"/>
          <w:sz w:val="24"/>
          <w:szCs w:val="24"/>
          <w:lang w:val="en-US"/>
        </w:rPr>
        <w:t xml:space="preserve"> the variances </w:t>
      </w:r>
      <w:del w:id="233" w:author="Zeke Ahern" w:date="2026-05-11T10:19:00Z" w16du:dateUtc="2026-05-11T00:19:00Z">
        <w:r w:rsidR="00822C73" w:rsidDel="001D283C">
          <w:rPr>
            <w:rFonts w:ascii="Times New Roman" w:eastAsiaTheme="minorEastAsia" w:hAnsi="Times New Roman" w:cs="Times New Roman"/>
            <w:sz w:val="24"/>
            <w:szCs w:val="24"/>
            <w:lang w:val="en-US"/>
          </w:rPr>
          <w:delText>from pooling types</w:delText>
        </w:r>
      </w:del>
      <w:ins w:id="234" w:author="Zeke Ahern" w:date="2026-05-11T10:19:00Z" w16du:dateUtc="2026-05-11T00:19:00Z">
        <w:r>
          <w:rPr>
            <w:rFonts w:ascii="Times New Roman" w:eastAsiaTheme="minorEastAsia" w:hAnsi="Times New Roman" w:cs="Times New Roman"/>
            <w:sz w:val="24"/>
            <w:szCs w:val="24"/>
            <w:lang w:val="en-US"/>
          </w:rPr>
          <w:t>under the different pooling structures</w:t>
        </w:r>
      </w:ins>
      <w:r w:rsidR="00822C73">
        <w:rPr>
          <w:rFonts w:ascii="Times New Roman" w:eastAsiaTheme="minorEastAsia" w:hAnsi="Times New Roman" w:cs="Times New Roman"/>
          <w:sz w:val="24"/>
          <w:szCs w:val="24"/>
          <w:lang w:val="en-US"/>
        </w:rPr>
        <w:t xml:space="preserve"> (Equations (18) and (26)), </w:t>
      </w:r>
      <w:del w:id="235" w:author="Zeke Ahern" w:date="2026-05-11T10:19:00Z" w16du:dateUtc="2026-05-11T00:19:00Z">
        <w:r w:rsidR="00822C73" w:rsidDel="001D283C">
          <w:rPr>
            <w:rFonts w:ascii="Times New Roman" w:eastAsiaTheme="minorEastAsia" w:hAnsi="Times New Roman" w:cs="Times New Roman"/>
            <w:sz w:val="24"/>
            <w:szCs w:val="24"/>
            <w:lang w:val="en-US"/>
          </w:rPr>
          <w:delText>it yields that</w:delText>
        </w:r>
      </w:del>
      <w:ins w:id="236" w:author="Zeke Ahern" w:date="2026-05-11T10:19:00Z" w16du:dateUtc="2026-05-11T00:19:00Z">
        <w:r>
          <w:rPr>
            <w:rFonts w:ascii="Times New Roman" w:eastAsiaTheme="minorEastAsia" w:hAnsi="Times New Roman" w:cs="Times New Roman"/>
            <w:sz w:val="24"/>
            <w:szCs w:val="24"/>
            <w:lang w:val="en-US"/>
          </w:rPr>
          <w:t>yields the following result</w:t>
        </w:r>
      </w:ins>
      <w:r w:rsidR="00822C73">
        <w:rPr>
          <w:rFonts w:ascii="Times New Roman" w:eastAsiaTheme="minorEastAsia" w:hAnsi="Times New Roman" w:cs="Times New Roman"/>
          <w:sz w:val="24"/>
          <w:szCs w:val="24"/>
          <w:lang w:val="en-US"/>
        </w:rPr>
        <w:t>:</w:t>
      </w:r>
    </w:p>
    <w:p w14:paraId="3BD846EA" w14:textId="4FFD4623" w:rsidR="00E81509" w:rsidRPr="00E81509" w:rsidRDefault="00E81509" w:rsidP="00583025">
      <w:pPr>
        <w:jc w:val="both"/>
        <w:rPr>
          <w:rFonts w:ascii="Times New Roman" w:eastAsiaTheme="minorEastAsia" w:hAnsi="Times New Roman" w:cs="Times New Roman"/>
          <w:sz w:val="24"/>
          <w:szCs w:val="24"/>
          <w:lang w:val="en-US"/>
        </w:rPr>
      </w:pPr>
      <m:oMathPara>
        <m:oMath>
          <m:r>
            <m:rPr>
              <m:sty m:val="p"/>
            </m:rPr>
            <w:rPr>
              <w:rFonts w:ascii="Cambria Math" w:eastAsiaTheme="minorEastAsia" w:hAnsi="Cambria Math" w:cs="Times New Roman"/>
              <w:sz w:val="24"/>
              <w:szCs w:val="24"/>
              <w:lang w:val="en-US"/>
            </w:rPr>
            <m:t>Δ</m:t>
          </m:r>
          <m:r>
            <w:rPr>
              <w:rFonts w:ascii="Cambria Math" w:eastAsiaTheme="minorEastAsia" w:hAnsi="Cambria Math" w:cs="Times New Roman"/>
              <w:sz w:val="24"/>
              <w:szCs w:val="24"/>
              <w:lang w:val="en-US"/>
            </w:rPr>
            <m:t>Var=λ</m:t>
          </m:r>
          <m:d>
            <m:dPr>
              <m:begChr m:val="["/>
              <m:endChr m:val="]"/>
              <m:ctrlPr>
                <w:rPr>
                  <w:rFonts w:ascii="Cambria Math" w:eastAsiaTheme="minorEastAsia" w:hAnsi="Cambria Math" w:cs="Times New Roman"/>
                  <w:i/>
                  <w:sz w:val="24"/>
                  <w:szCs w:val="24"/>
                  <w:lang w:val="en-US"/>
                </w:rPr>
              </m:ctrlPr>
            </m:dPr>
            <m:e>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1</m:t>
                  </m:r>
                </m:num>
                <m:den>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t</m:t>
                      </m:r>
                    </m:sub>
                  </m:sSub>
                </m:den>
              </m:f>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num>
                <m:den>
                  <m:r>
                    <w:rPr>
                      <w:rFonts w:ascii="Cambria Math" w:eastAsiaTheme="minorEastAsia" w:hAnsi="Cambria Math" w:cs="Times New Roman"/>
                      <w:sz w:val="24"/>
                      <w:szCs w:val="24"/>
                      <w:lang w:val="en-US"/>
                    </w:rPr>
                    <m:t>(β+</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m:t>
                      </m:r>
                    </m:e>
                    <m:sup>
                      <m:r>
                        <w:rPr>
                          <w:rFonts w:ascii="Cambria Math" w:eastAsiaTheme="minorEastAsia" w:hAnsi="Cambria Math" w:cs="Times New Roman"/>
                          <w:sz w:val="24"/>
                          <w:szCs w:val="24"/>
                          <w:lang w:val="en-US"/>
                        </w:rPr>
                        <m:t>2</m:t>
                      </m:r>
                    </m:sup>
                  </m:sSup>
                </m:den>
              </m:f>
            </m:e>
          </m:d>
          <m:r>
            <w:rPr>
              <w:rFonts w:ascii="Cambria Math" w:eastAsiaTheme="minorEastAsia" w:hAnsi="Cambria Math" w:cs="Times New Roman"/>
              <w:sz w:val="24"/>
              <w:szCs w:val="24"/>
              <w:lang w:val="en-US"/>
            </w:rPr>
            <m:t xml:space="preserve">    (27)</m:t>
          </m:r>
        </m:oMath>
      </m:oMathPara>
    </w:p>
    <w:p w14:paraId="2C254B94" w14:textId="34408A85" w:rsidR="00E81509" w:rsidRDefault="00822C73" w:rsidP="00583025">
      <w:pPr>
        <w:jc w:val="both"/>
        <w:rPr>
          <w:rFonts w:ascii="Times New Roman" w:eastAsiaTheme="minorEastAsia" w:hAnsi="Times New Roman" w:cs="Times New Roman"/>
          <w:sz w:val="24"/>
          <w:szCs w:val="24"/>
          <w:lang w:val="en-US"/>
        </w:rPr>
      </w:pPr>
      <w:del w:id="237" w:author="Zeke Ahern" w:date="2026-05-11T10:21:00Z" w16du:dateUtc="2026-05-11T00:21:00Z">
        <w:r w:rsidDel="001D283C">
          <w:rPr>
            <w:rFonts w:ascii="Times New Roman" w:eastAsiaTheme="minorEastAsia" w:hAnsi="Times New Roman" w:cs="Times New Roman"/>
            <w:sz w:val="24"/>
            <w:szCs w:val="24"/>
            <w:lang w:val="en-US"/>
          </w:rPr>
          <w:delText xml:space="preserve">This denotes that </w:delText>
        </w:r>
      </w:del>
      <w:ins w:id="238" w:author="Zeke Ahern" w:date="2026-05-11T10:21:00Z" w16du:dateUtc="2026-05-11T00:21:00Z">
        <w:r w:rsidR="001D283C">
          <w:rPr>
            <w:rFonts w:ascii="Times New Roman" w:eastAsiaTheme="minorEastAsia" w:hAnsi="Times New Roman" w:cs="Times New Roman"/>
            <w:sz w:val="24"/>
            <w:szCs w:val="24"/>
            <w:lang w:val="en-US"/>
          </w:rPr>
          <w:t>C</w:t>
        </w:r>
      </w:ins>
      <w:del w:id="239" w:author="Zeke Ahern" w:date="2026-05-11T10:21:00Z" w16du:dateUtc="2026-05-11T00:21:00Z">
        <w:r w:rsidDel="001D283C">
          <w:rPr>
            <w:rFonts w:ascii="Times New Roman" w:eastAsiaTheme="minorEastAsia" w:hAnsi="Times New Roman" w:cs="Times New Roman"/>
            <w:sz w:val="24"/>
            <w:szCs w:val="24"/>
            <w:lang w:val="en-US"/>
          </w:rPr>
          <w:delText>c</w:delText>
        </w:r>
      </w:del>
      <w:r>
        <w:rPr>
          <w:rFonts w:ascii="Times New Roman" w:eastAsiaTheme="minorEastAsia" w:hAnsi="Times New Roman" w:cs="Times New Roman"/>
          <w:sz w:val="24"/>
          <w:szCs w:val="24"/>
          <w:lang w:val="en-US"/>
        </w:rPr>
        <w:t xml:space="preserve">omplete pooling </w:t>
      </w:r>
      <w:ins w:id="240" w:author="Zeke Ahern" w:date="2026-05-11T10:21:00Z" w16du:dateUtc="2026-05-11T00:21:00Z">
        <w:r w:rsidR="001D283C">
          <w:rPr>
            <w:rFonts w:ascii="Times New Roman" w:eastAsiaTheme="minorEastAsia" w:hAnsi="Times New Roman" w:cs="Times New Roman"/>
            <w:sz w:val="24"/>
            <w:szCs w:val="24"/>
            <w:lang w:val="en-US"/>
          </w:rPr>
          <w:t>co</w:t>
        </w:r>
      </w:ins>
      <w:ins w:id="241" w:author="Zeke Ahern" w:date="2026-05-11T10:22:00Z" w16du:dateUtc="2026-05-11T00:22:00Z">
        <w:r w:rsidR="001D283C">
          <w:rPr>
            <w:rFonts w:ascii="Times New Roman" w:eastAsiaTheme="minorEastAsia" w:hAnsi="Times New Roman" w:cs="Times New Roman"/>
            <w:sz w:val="24"/>
            <w:szCs w:val="24"/>
            <w:lang w:val="en-US"/>
          </w:rPr>
          <w:t>m</w:t>
        </w:r>
      </w:ins>
      <w:ins w:id="242" w:author="Zeke Ahern" w:date="2026-05-11T10:21:00Z" w16du:dateUtc="2026-05-11T00:21:00Z">
        <w:r w:rsidR="001D283C">
          <w:rPr>
            <w:rFonts w:ascii="Times New Roman" w:eastAsiaTheme="minorEastAsia" w:hAnsi="Times New Roman" w:cs="Times New Roman"/>
            <w:sz w:val="24"/>
            <w:szCs w:val="24"/>
            <w:lang w:val="en-US"/>
          </w:rPr>
          <w:t>bines</w:t>
        </w:r>
      </w:ins>
      <w:del w:id="243" w:author="Zeke Ahern" w:date="2026-05-11T10:21:00Z" w16du:dateUtc="2026-05-11T00:21:00Z">
        <w:r w:rsidDel="001D283C">
          <w:rPr>
            <w:rFonts w:ascii="Times New Roman" w:eastAsiaTheme="minorEastAsia" w:hAnsi="Times New Roman" w:cs="Times New Roman"/>
            <w:sz w:val="24"/>
            <w:szCs w:val="24"/>
            <w:lang w:val="en-US"/>
          </w:rPr>
          <w:delText>“pools”</w:delText>
        </w:r>
      </w:del>
      <w:r>
        <w:rPr>
          <w:rFonts w:ascii="Times New Roman" w:eastAsiaTheme="minorEastAsia" w:hAnsi="Times New Roman" w:cs="Times New Roman"/>
          <w:sz w:val="24"/>
          <w:szCs w:val="24"/>
          <w:lang w:val="en-US"/>
        </w:rPr>
        <w:t xml:space="preserve"> all </w:t>
      </w:r>
      <w:del w:id="244" w:author="Zeke Ahern" w:date="2026-05-11T10:22:00Z" w16du:dateUtc="2026-05-11T00:22:00Z">
        <w:r w:rsidDel="001D283C">
          <w:rPr>
            <w:rFonts w:ascii="Times New Roman" w:eastAsiaTheme="minorEastAsia" w:hAnsi="Times New Roman" w:cs="Times New Roman"/>
            <w:sz w:val="24"/>
            <w:szCs w:val="24"/>
            <w:lang w:val="en-US"/>
          </w:rPr>
          <w:delText xml:space="preserve">the </w:delText>
        </w:r>
      </w:del>
      <w:r>
        <w:rPr>
          <w:rFonts w:ascii="Times New Roman" w:eastAsiaTheme="minorEastAsia" w:hAnsi="Times New Roman" w:cs="Times New Roman"/>
          <w:sz w:val="24"/>
          <w:szCs w:val="24"/>
          <w:lang w:val="en-US"/>
        </w:rPr>
        <w:t>observations across</w:t>
      </w:r>
      <w:del w:id="245" w:author="Zeke Ahern" w:date="2026-05-11T10:22:00Z" w16du:dateUtc="2026-05-11T00:22:00Z">
        <w:r w:rsidDel="001D283C">
          <w:rPr>
            <w:rFonts w:ascii="Times New Roman" w:eastAsiaTheme="minorEastAsia" w:hAnsi="Times New Roman" w:cs="Times New Roman"/>
            <w:sz w:val="24"/>
            <w:szCs w:val="24"/>
            <w:lang w:val="en-US"/>
          </w:rPr>
          <w:delText xml:space="preserve"> all</w:delText>
        </w:r>
      </w:del>
      <w:r>
        <w:rPr>
          <w:rFonts w:ascii="Times New Roman" w:eastAsiaTheme="minorEastAsia" w:hAnsi="Times New Roman" w:cs="Times New Roman"/>
          <w:sz w:val="24"/>
          <w:szCs w:val="24"/>
          <w:lang w:val="en-US"/>
        </w:rPr>
        <w:t xml:space="preserve"> groups </w:t>
      </w:r>
      <w:del w:id="246" w:author="Zeke Ahern" w:date="2026-05-11T10:22:00Z" w16du:dateUtc="2026-05-11T00:22:00Z">
        <w:r w:rsidDel="001D283C">
          <w:rPr>
            <w:rFonts w:ascii="Times New Roman" w:eastAsiaTheme="minorEastAsia" w:hAnsi="Times New Roman" w:cs="Times New Roman"/>
            <w:sz w:val="24"/>
            <w:szCs w:val="24"/>
            <w:lang w:val="en-US"/>
          </w:rPr>
          <w:delText xml:space="preserve">of data </w:delText>
        </w:r>
      </w:del>
      <w:r>
        <w:rPr>
          <w:rFonts w:ascii="Times New Roman" w:eastAsiaTheme="minorEastAsia" w:hAnsi="Times New Roman" w:cs="Times New Roman"/>
          <w:sz w:val="24"/>
          <w:szCs w:val="24"/>
          <w:lang w:val="en-US"/>
        </w:rPr>
        <w:t xml:space="preserve">to estimate a single </w:t>
      </w:r>
      <w:ins w:id="247" w:author="Zeke Ahern" w:date="2026-05-11T10:22:00Z" w16du:dateUtc="2026-05-11T00:22:00Z">
        <w:r w:rsidR="001D283C">
          <w:rPr>
            <w:rFonts w:ascii="Times New Roman" w:eastAsiaTheme="minorEastAsia" w:hAnsi="Times New Roman" w:cs="Times New Roman"/>
            <w:sz w:val="24"/>
            <w:szCs w:val="24"/>
            <w:lang w:val="en-US"/>
          </w:rPr>
          <w:t>paramate</w:t>
        </w:r>
      </w:ins>
      <w:ins w:id="248" w:author="Zeke Ahern" w:date="2026-05-11T10:23:00Z" w16du:dateUtc="2026-05-11T00:23:00Z">
        <w:r w:rsidR="001D283C">
          <w:rPr>
            <w:rFonts w:ascii="Times New Roman" w:eastAsiaTheme="minorEastAsia" w:hAnsi="Times New Roman" w:cs="Times New Roman"/>
            <w:sz w:val="24"/>
            <w:szCs w:val="24"/>
            <w:lang w:val="en-US"/>
          </w:rPr>
          <w:t>r</w:t>
        </w:r>
      </w:ins>
      <w:ins w:id="249" w:author="Zeke Ahern" w:date="2026-05-11T10:22:00Z" w16du:dateUtc="2026-05-11T00:22:00Z">
        <w:r w:rsidR="001D283C">
          <w:rPr>
            <w:rFonts w:ascii="Times New Roman" w:eastAsiaTheme="minorEastAsia" w:hAnsi="Times New Roman" w:cs="Times New Roman"/>
            <w:sz w:val="24"/>
            <w:szCs w:val="24"/>
            <w:lang w:val="en-US"/>
          </w:rPr>
          <w:t>. Consequently</w:t>
        </w:r>
      </w:ins>
      <w:ins w:id="250" w:author="Zeke Ahern" w:date="2026-05-11T10:23:00Z" w16du:dateUtc="2026-05-11T00:23:00Z">
        <w:r w:rsidR="001D283C">
          <w:rPr>
            <w:rFonts w:ascii="Times New Roman" w:eastAsiaTheme="minorEastAsia" w:hAnsi="Times New Roman" w:cs="Times New Roman"/>
            <w:sz w:val="24"/>
            <w:szCs w:val="24"/>
            <w:lang w:val="en-US"/>
          </w:rPr>
          <w:t>,</w:t>
        </w:r>
      </w:ins>
      <w:ins w:id="251" w:author="Zeke Ahern" w:date="2026-05-11T10:22:00Z" w16du:dateUtc="2026-05-11T00:22:00Z">
        <w:r w:rsidR="001D283C">
          <w:rPr>
            <w:rFonts w:ascii="Times New Roman" w:eastAsiaTheme="minorEastAsia" w:hAnsi="Times New Roman" w:cs="Times New Roman"/>
            <w:sz w:val="24"/>
            <w:szCs w:val="24"/>
            <w:lang w:val="en-US"/>
          </w:rPr>
          <w:t xml:space="preserve"> </w:t>
        </w:r>
      </w:ins>
      <w:del w:id="252" w:author="Zeke Ahern" w:date="2026-05-11T10:22:00Z" w16du:dateUtc="2026-05-11T00:22:00Z">
        <w:r w:rsidDel="001D283C">
          <w:rPr>
            <w:rFonts w:ascii="Times New Roman" w:eastAsiaTheme="minorEastAsia" w:hAnsi="Times New Roman" w:cs="Times New Roman"/>
            <w:sz w:val="24"/>
            <w:szCs w:val="24"/>
            <w:lang w:val="en-US"/>
          </w:rPr>
          <w:delText xml:space="preserve">number, </w:delText>
        </w:r>
      </w:del>
      <w:del w:id="253" w:author="Zeke Ahern" w:date="2026-05-11T10:23:00Z" w16du:dateUtc="2026-05-11T00:23:00Z">
        <w:r w:rsidDel="001D283C">
          <w:rPr>
            <w:rFonts w:ascii="Times New Roman" w:eastAsiaTheme="minorEastAsia" w:hAnsi="Times New Roman" w:cs="Times New Roman"/>
            <w:sz w:val="24"/>
            <w:szCs w:val="24"/>
            <w:lang w:val="en-US"/>
          </w:rPr>
          <w:delText>so</w:delText>
        </w:r>
      </w:del>
      <w:r>
        <w:rPr>
          <w:rFonts w:ascii="Times New Roman" w:eastAsiaTheme="minorEastAsia" w:hAnsi="Times New Roman" w:cs="Times New Roman"/>
          <w:sz w:val="24"/>
          <w:szCs w:val="24"/>
          <w:lang w:val="en-US"/>
        </w:rPr>
        <w:t xml:space="preserve"> its variance is </w:t>
      </w:r>
      <w:del w:id="254" w:author="Zeke Ahern" w:date="2026-05-11T10:23:00Z" w16du:dateUtc="2026-05-11T00:23:00Z">
        <w:r w:rsidDel="001D283C">
          <w:rPr>
            <w:rFonts w:ascii="Times New Roman" w:eastAsiaTheme="minorEastAsia" w:hAnsi="Times New Roman" w:cs="Times New Roman"/>
            <w:sz w:val="24"/>
            <w:szCs w:val="24"/>
            <w:lang w:val="en-US"/>
          </w:rPr>
          <w:delText xml:space="preserve">mainly </w:delText>
        </w:r>
      </w:del>
      <w:ins w:id="255" w:author="Zeke Ahern" w:date="2026-05-11T10:23:00Z" w16du:dateUtc="2026-05-11T00:23:00Z">
        <w:r w:rsidR="001D283C">
          <w:rPr>
            <w:rFonts w:ascii="Times New Roman" w:eastAsiaTheme="minorEastAsia" w:hAnsi="Times New Roman" w:cs="Times New Roman"/>
            <w:sz w:val="24"/>
            <w:szCs w:val="24"/>
            <w:lang w:val="en-US"/>
          </w:rPr>
          <w:t xml:space="preserve">primary </w:t>
        </w:r>
      </w:ins>
      <w:r>
        <w:rPr>
          <w:rFonts w:ascii="Times New Roman" w:eastAsiaTheme="minorEastAsia" w:hAnsi="Times New Roman" w:cs="Times New Roman"/>
          <w:sz w:val="24"/>
          <w:szCs w:val="24"/>
          <w:lang w:val="en-US"/>
        </w:rPr>
        <w:t xml:space="preserve">driven by the total sample size, which </w:t>
      </w:r>
      <w:del w:id="256" w:author="Zeke Ahern" w:date="2026-05-11T10:23:00Z" w16du:dateUtc="2026-05-11T00:23:00Z">
        <w:r w:rsidDel="001D283C">
          <w:rPr>
            <w:rFonts w:ascii="Times New Roman" w:eastAsiaTheme="minorEastAsia" w:hAnsi="Times New Roman" w:cs="Times New Roman"/>
            <w:sz w:val="24"/>
            <w:szCs w:val="24"/>
            <w:lang w:val="en-US"/>
          </w:rPr>
          <w:delText>tends to be</w:delText>
        </w:r>
      </w:del>
      <w:ins w:id="257" w:author="Zeke Ahern" w:date="2026-05-11T10:23:00Z" w16du:dateUtc="2026-05-11T00:23:00Z">
        <w:r w:rsidR="001D283C">
          <w:rPr>
            <w:rFonts w:ascii="Times New Roman" w:eastAsiaTheme="minorEastAsia" w:hAnsi="Times New Roman" w:cs="Times New Roman"/>
            <w:sz w:val="24"/>
            <w:szCs w:val="24"/>
            <w:lang w:val="en-US"/>
          </w:rPr>
          <w:t>is typically</w:t>
        </w:r>
      </w:ins>
      <w:r>
        <w:rPr>
          <w:rFonts w:ascii="Times New Roman" w:eastAsiaTheme="minorEastAsia" w:hAnsi="Times New Roman" w:cs="Times New Roman"/>
          <w:sz w:val="24"/>
          <w:szCs w:val="24"/>
          <w:lang w:val="en-US"/>
        </w:rPr>
        <w:t xml:space="preserve"> large. In contrast, partial pooling retains some group-level variability, </w:t>
      </w:r>
      <w:del w:id="258" w:author="Zeke Ahern" w:date="2026-05-11T10:24:00Z" w16du:dateUtc="2026-05-11T00:24:00Z">
        <w:r w:rsidDel="001D283C">
          <w:rPr>
            <w:rFonts w:ascii="Times New Roman" w:eastAsiaTheme="minorEastAsia" w:hAnsi="Times New Roman" w:cs="Times New Roman"/>
            <w:sz w:val="24"/>
            <w:szCs w:val="24"/>
            <w:lang w:val="en-US"/>
          </w:rPr>
          <w:delText>so its variance for a given group is larger</w:delText>
        </w:r>
      </w:del>
      <w:ins w:id="259" w:author="Zeke Ahern" w:date="2026-05-11T10:24:00Z" w16du:dateUtc="2026-05-11T00:24:00Z">
        <w:r w:rsidR="001D283C">
          <w:rPr>
            <w:rFonts w:ascii="Times New Roman" w:eastAsiaTheme="minorEastAsia" w:hAnsi="Times New Roman" w:cs="Times New Roman"/>
            <w:sz w:val="24"/>
            <w:szCs w:val="24"/>
            <w:lang w:val="en-US"/>
          </w:rPr>
          <w:t xml:space="preserve">resulting </w:t>
        </w:r>
        <w:r w:rsidR="00331AF6">
          <w:rPr>
            <w:rFonts w:ascii="Times New Roman" w:eastAsiaTheme="minorEastAsia" w:hAnsi="Times New Roman" w:cs="Times New Roman"/>
            <w:sz w:val="24"/>
            <w:szCs w:val="24"/>
            <w:lang w:val="en-US"/>
          </w:rPr>
          <w:t>in a larger variance for a given group</w:t>
        </w:r>
      </w:ins>
      <w:r>
        <w:rPr>
          <w:rFonts w:ascii="Times New Roman" w:eastAsiaTheme="minorEastAsia" w:hAnsi="Times New Roman" w:cs="Times New Roman"/>
          <w:sz w:val="24"/>
          <w:szCs w:val="24"/>
          <w:lang w:val="en-US"/>
        </w:rPr>
        <w:t xml:space="preserve"> (unless one specific group dominates the sample, which can be rare).</w:t>
      </w:r>
    </w:p>
    <w:p w14:paraId="2ADE0143" w14:textId="1C63D151" w:rsidR="001A0D5C" w:rsidRDefault="00822C73"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Another </w:t>
      </w:r>
      <w:del w:id="260" w:author="Zeke Ahern" w:date="2026-05-11T10:24:00Z" w16du:dateUtc="2026-05-11T00:24:00Z">
        <w:r w:rsidDel="00331AF6">
          <w:rPr>
            <w:rFonts w:ascii="Times New Roman" w:eastAsiaTheme="minorEastAsia" w:hAnsi="Times New Roman" w:cs="Times New Roman"/>
            <w:sz w:val="24"/>
            <w:szCs w:val="24"/>
            <w:lang w:val="en-US"/>
          </w:rPr>
          <w:delText>difference can be set for the</w:delText>
        </w:r>
      </w:del>
      <w:ins w:id="261" w:author="Zeke Ahern" w:date="2026-05-11T10:24:00Z" w16du:dateUtc="2026-05-11T00:24:00Z">
        <w:r w:rsidR="00331AF6">
          <w:rPr>
            <w:rFonts w:ascii="Times New Roman" w:eastAsiaTheme="minorEastAsia" w:hAnsi="Times New Roman" w:cs="Times New Roman"/>
            <w:sz w:val="24"/>
            <w:szCs w:val="24"/>
            <w:lang w:val="en-US"/>
          </w:rPr>
          <w:t>important disti</w:t>
        </w:r>
      </w:ins>
      <w:ins w:id="262" w:author="Zeke Ahern" w:date="2026-05-11T10:25:00Z" w16du:dateUtc="2026-05-11T00:25:00Z">
        <w:r w:rsidR="00331AF6">
          <w:rPr>
            <w:rFonts w:ascii="Times New Roman" w:eastAsiaTheme="minorEastAsia" w:hAnsi="Times New Roman" w:cs="Times New Roman"/>
            <w:sz w:val="24"/>
            <w:szCs w:val="24"/>
            <w:lang w:val="en-US"/>
          </w:rPr>
          <w:t xml:space="preserve">nction arises in terms of the </w:t>
        </w:r>
      </w:ins>
      <w:r>
        <w:rPr>
          <w:rFonts w:ascii="Times New Roman" w:eastAsiaTheme="minorEastAsia" w:hAnsi="Times New Roman" w:cs="Times New Roman"/>
          <w:sz w:val="24"/>
          <w:szCs w:val="24"/>
          <w:lang w:val="en-US"/>
        </w:rPr>
        <w:t xml:space="preserve"> Mean Squared Error (MSE)</w:t>
      </w:r>
      <w:ins w:id="263" w:author="Zeke Ahern" w:date="2026-05-11T10:25:00Z" w16du:dateUtc="2026-05-11T00:25:00Z">
        <w:r w:rsidR="00331AF6">
          <w:rPr>
            <w:rFonts w:ascii="Times New Roman" w:eastAsiaTheme="minorEastAsia" w:hAnsi="Times New Roman" w:cs="Times New Roman"/>
            <w:sz w:val="24"/>
            <w:szCs w:val="24"/>
            <w:lang w:val="en-US"/>
          </w:rPr>
          <w:t>. R</w:t>
        </w:r>
      </w:ins>
      <w:del w:id="264" w:author="Zeke Ahern" w:date="2026-05-11T10:25:00Z" w16du:dateUtc="2026-05-11T00:25:00Z">
        <w:r w:rsidDel="00331AF6">
          <w:rPr>
            <w:rFonts w:ascii="Times New Roman" w:eastAsiaTheme="minorEastAsia" w:hAnsi="Times New Roman" w:cs="Times New Roman"/>
            <w:sz w:val="24"/>
            <w:szCs w:val="24"/>
            <w:lang w:val="en-US"/>
          </w:rPr>
          <w:delText>, r</w:delText>
        </w:r>
      </w:del>
      <w:r>
        <w:rPr>
          <w:rFonts w:ascii="Times New Roman" w:eastAsiaTheme="minorEastAsia" w:hAnsi="Times New Roman" w:cs="Times New Roman"/>
          <w:sz w:val="24"/>
          <w:szCs w:val="24"/>
          <w:lang w:val="en-US"/>
        </w:rPr>
        <w:t>ecall</w:t>
      </w:r>
      <w:del w:id="265" w:author="Zeke Ahern" w:date="2026-05-11T10:25:00Z" w16du:dateUtc="2026-05-11T00:25:00Z">
        <w:r w:rsidDel="00331AF6">
          <w:rPr>
            <w:rFonts w:ascii="Times New Roman" w:eastAsiaTheme="minorEastAsia" w:hAnsi="Times New Roman" w:cs="Times New Roman"/>
            <w:sz w:val="24"/>
            <w:szCs w:val="24"/>
            <w:lang w:val="en-US"/>
          </w:rPr>
          <w:delText>ing</w:delText>
        </w:r>
      </w:del>
      <w:r>
        <w:rPr>
          <w:rFonts w:ascii="Times New Roman" w:eastAsiaTheme="minorEastAsia" w:hAnsi="Times New Roman" w:cs="Times New Roman"/>
          <w:sz w:val="24"/>
          <w:szCs w:val="24"/>
          <w:lang w:val="en-US"/>
        </w:rPr>
        <w:t xml:space="preserve"> that the MSE can be defined as a composition between variance and bias </w:t>
      </w:r>
      <w:sdt>
        <w:sdtPr>
          <w:rPr>
            <w:rFonts w:ascii="Times New Roman" w:eastAsiaTheme="minorEastAsia" w:hAnsi="Times New Roman" w:cs="Times New Roman"/>
            <w:sz w:val="24"/>
            <w:szCs w:val="24"/>
            <w:lang w:val="en-US"/>
          </w:rPr>
          <w:id w:val="1922830976"/>
          <w:citation/>
        </w:sdtPr>
        <w:sdtContent>
          <w:r w:rsidR="005E71D8">
            <w:rPr>
              <w:rFonts w:ascii="Times New Roman" w:eastAsiaTheme="minorEastAsia" w:hAnsi="Times New Roman" w:cs="Times New Roman"/>
              <w:sz w:val="24"/>
              <w:szCs w:val="24"/>
              <w:lang w:val="en-US"/>
            </w:rPr>
            <w:fldChar w:fldCharType="begin"/>
          </w:r>
          <w:r w:rsidR="005E71D8" w:rsidRPr="005E71D8">
            <w:rPr>
              <w:rFonts w:ascii="Times New Roman" w:eastAsiaTheme="minorEastAsia" w:hAnsi="Times New Roman" w:cs="Times New Roman"/>
              <w:sz w:val="24"/>
              <w:szCs w:val="24"/>
              <w:lang w:val="en-US"/>
            </w:rPr>
            <w:instrText xml:space="preserve"> CITATION Hod21 \l 13322 </w:instrText>
          </w:r>
          <w:r w:rsidR="005E71D8">
            <w:rPr>
              <w:rFonts w:ascii="Times New Roman" w:eastAsiaTheme="minorEastAsia" w:hAnsi="Times New Roman" w:cs="Times New Roman"/>
              <w:sz w:val="24"/>
              <w:szCs w:val="24"/>
              <w:lang w:val="en-US"/>
            </w:rPr>
            <w:fldChar w:fldCharType="separate"/>
          </w:r>
          <w:r w:rsidR="00902A32" w:rsidRPr="00902A32">
            <w:rPr>
              <w:rFonts w:ascii="Times New Roman" w:eastAsiaTheme="minorEastAsia" w:hAnsi="Times New Roman" w:cs="Times New Roman"/>
              <w:noProof/>
              <w:sz w:val="24"/>
              <w:szCs w:val="24"/>
              <w:lang w:val="en-US"/>
            </w:rPr>
            <w:t>(Hodson, 2021)</w:t>
          </w:r>
          <w:r w:rsidR="005E71D8">
            <w:rPr>
              <w:rFonts w:ascii="Times New Roman" w:eastAsiaTheme="minorEastAsia" w:hAnsi="Times New Roman" w:cs="Times New Roman"/>
              <w:sz w:val="24"/>
              <w:szCs w:val="24"/>
              <w:lang w:val="en-US"/>
            </w:rPr>
            <w:fldChar w:fldCharType="end"/>
          </w:r>
        </w:sdtContent>
      </w:sdt>
      <w:r w:rsidR="001A0D5C">
        <w:rPr>
          <w:rFonts w:ascii="Times New Roman" w:eastAsiaTheme="minorEastAsia" w:hAnsi="Times New Roman" w:cs="Times New Roman"/>
          <w:sz w:val="24"/>
          <w:szCs w:val="24"/>
          <w:lang w:val="en-US"/>
        </w:rPr>
        <w:t>:</w:t>
      </w:r>
    </w:p>
    <w:p w14:paraId="3985BF37" w14:textId="4D1623A8" w:rsidR="001A0D5C" w:rsidRPr="001A0D5C" w:rsidRDefault="001A0D5C" w:rsidP="00583025">
      <w:pPr>
        <w:jc w:val="both"/>
        <w:rPr>
          <w:rFonts w:ascii="Times New Roman" w:eastAsiaTheme="minorEastAsia" w:hAnsi="Times New Roman" w:cs="Times New Roman"/>
          <w:sz w:val="24"/>
          <w:szCs w:val="24"/>
          <w:lang w:val="en-US"/>
        </w:rPr>
      </w:pPr>
      <m:oMathPara>
        <m:oMath>
          <m:r>
            <w:rPr>
              <w:rFonts w:ascii="Cambria Math" w:eastAsiaTheme="minorEastAsia" w:hAnsi="Cambria Math" w:cs="Times New Roman"/>
              <w:sz w:val="24"/>
              <w:szCs w:val="24"/>
              <w:lang w:val="en-US"/>
            </w:rPr>
            <m:t>MSE=Var+</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Bias</m:t>
              </m:r>
            </m:e>
            <m:sup>
              <m:r>
                <w:rPr>
                  <w:rFonts w:ascii="Cambria Math" w:eastAsiaTheme="minorEastAsia" w:hAnsi="Cambria Math" w:cs="Times New Roman"/>
                  <w:sz w:val="24"/>
                  <w:szCs w:val="24"/>
                  <w:lang w:val="en-US"/>
                </w:rPr>
                <m:t>2</m:t>
              </m:r>
            </m:sup>
          </m:sSup>
          <m:r>
            <w:rPr>
              <w:rFonts w:ascii="Cambria Math" w:eastAsiaTheme="minorEastAsia" w:hAnsi="Cambria Math" w:cs="Times New Roman"/>
              <w:sz w:val="24"/>
              <w:szCs w:val="24"/>
              <w:lang w:val="en-US"/>
            </w:rPr>
            <m:t xml:space="preserve">    (28)</m:t>
          </m:r>
        </m:oMath>
      </m:oMathPara>
    </w:p>
    <w:p w14:paraId="4D0E2DB9" w14:textId="2B4595D4" w:rsidR="001A0D5C" w:rsidRDefault="00331AF6" w:rsidP="00583025">
      <w:pPr>
        <w:jc w:val="both"/>
        <w:rPr>
          <w:rFonts w:ascii="Times New Roman" w:eastAsiaTheme="minorEastAsia" w:hAnsi="Times New Roman" w:cs="Times New Roman"/>
          <w:sz w:val="24"/>
          <w:szCs w:val="24"/>
          <w:lang w:val="en-US"/>
        </w:rPr>
      </w:pPr>
      <w:ins w:id="266" w:author="Zeke Ahern" w:date="2026-05-11T10:25:00Z" w16du:dateUtc="2026-05-11T00:25:00Z">
        <w:r>
          <w:rPr>
            <w:rFonts w:ascii="Times New Roman" w:eastAsiaTheme="minorEastAsia" w:hAnsi="Times New Roman" w:cs="Times New Roman"/>
            <w:sz w:val="24"/>
            <w:szCs w:val="24"/>
            <w:lang w:val="en-US"/>
          </w:rPr>
          <w:t>Thus</w:t>
        </w:r>
      </w:ins>
      <w:del w:id="267" w:author="Zeke Ahern" w:date="2026-05-11T10:25:00Z" w16du:dateUtc="2026-05-11T00:25:00Z">
        <w:r w:rsidR="001A0D5C" w:rsidDel="00331AF6">
          <w:rPr>
            <w:rFonts w:ascii="Times New Roman" w:eastAsiaTheme="minorEastAsia" w:hAnsi="Times New Roman" w:cs="Times New Roman"/>
            <w:sz w:val="24"/>
            <w:szCs w:val="24"/>
            <w:lang w:val="en-US"/>
          </w:rPr>
          <w:delText>So</w:delText>
        </w:r>
      </w:del>
      <w:r w:rsidR="001A0D5C">
        <w:rPr>
          <w:rFonts w:ascii="Times New Roman" w:eastAsiaTheme="minorEastAsia" w:hAnsi="Times New Roman" w:cs="Times New Roman"/>
          <w:sz w:val="24"/>
          <w:szCs w:val="24"/>
          <w:lang w:val="en-US"/>
        </w:rPr>
        <w:t xml:space="preserve">, the </w:t>
      </w:r>
      <w:r w:rsidR="00822C73">
        <w:rPr>
          <w:rFonts w:ascii="Times New Roman" w:eastAsiaTheme="minorEastAsia" w:hAnsi="Times New Roman" w:cs="Times New Roman"/>
          <w:sz w:val="24"/>
          <w:szCs w:val="24"/>
          <w:lang w:val="en-US"/>
        </w:rPr>
        <w:t xml:space="preserve">MSE </w:t>
      </w:r>
      <w:r w:rsidR="001A0D5C">
        <w:rPr>
          <w:rFonts w:ascii="Times New Roman" w:eastAsiaTheme="minorEastAsia" w:hAnsi="Times New Roman" w:cs="Times New Roman"/>
          <w:sz w:val="24"/>
          <w:szCs w:val="24"/>
          <w:lang w:val="en-US"/>
        </w:rPr>
        <w:t xml:space="preserve">of the no-pooling estimator </w:t>
      </w:r>
      <w:r w:rsidR="00822C73">
        <w:rPr>
          <w:rFonts w:ascii="Times New Roman" w:eastAsiaTheme="minorEastAsia" w:hAnsi="Times New Roman" w:cs="Times New Roman"/>
          <w:sz w:val="24"/>
          <w:szCs w:val="24"/>
          <w:lang w:val="en-US"/>
        </w:rPr>
        <w:t>can be written as</w:t>
      </w:r>
      <w:r w:rsidR="001A0D5C">
        <w:rPr>
          <w:rFonts w:ascii="Times New Roman" w:eastAsiaTheme="minorEastAsia" w:hAnsi="Times New Roman" w:cs="Times New Roman"/>
          <w:sz w:val="24"/>
          <w:szCs w:val="24"/>
          <w:lang w:val="en-US"/>
        </w:rPr>
        <w:t>:</w:t>
      </w:r>
    </w:p>
    <w:p w14:paraId="0F9DAFB6" w14:textId="0167225A" w:rsidR="001A0D5C" w:rsidRPr="001A0D5C" w:rsidRDefault="001A0D5C" w:rsidP="00583025">
      <w:pPr>
        <w:jc w:val="both"/>
        <w:rPr>
          <w:rFonts w:ascii="Times New Roman" w:eastAsiaTheme="minorEastAsia" w:hAnsi="Times New Roman" w:cs="Times New Roman"/>
          <w:sz w:val="24"/>
          <w:szCs w:val="24"/>
          <w:lang w:val="en-US"/>
        </w:rPr>
      </w:pPr>
      <m:oMathPara>
        <m:oMath>
          <m:r>
            <w:rPr>
              <w:rFonts w:ascii="Cambria Math" w:eastAsiaTheme="minorEastAsia" w:hAnsi="Cambria Math" w:cs="Times New Roman"/>
              <w:sz w:val="24"/>
              <w:szCs w:val="24"/>
              <w:lang w:val="en-US"/>
            </w:rPr>
            <m:t>MS</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E</m:t>
              </m:r>
            </m:e>
            <m:sup>
              <m:r>
                <w:rPr>
                  <w:rFonts w:ascii="Cambria Math" w:eastAsiaTheme="minorEastAsia" w:hAnsi="Cambria Math" w:cs="Times New Roman"/>
                  <w:sz w:val="24"/>
                  <w:szCs w:val="24"/>
                  <w:lang w:val="en-US"/>
                </w:rPr>
                <m:t>no-pooling</m:t>
              </m:r>
            </m:sup>
          </m:sSup>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num>
            <m:den>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den>
          </m:f>
          <m:r>
            <w:rPr>
              <w:rFonts w:ascii="Cambria Math" w:eastAsiaTheme="minorEastAsia" w:hAnsi="Cambria Math" w:cs="Times New Roman"/>
              <w:sz w:val="24"/>
              <w:szCs w:val="24"/>
              <w:lang w:val="en-US"/>
            </w:rPr>
            <m:t>+0=</m:t>
          </m:r>
          <m:f>
            <m:fPr>
              <m:ctrlPr>
                <w:rPr>
                  <w:rFonts w:ascii="Cambria Math" w:eastAsiaTheme="minorEastAsia" w:hAnsi="Cambria Math" w:cs="Times New Roman"/>
                  <w:i/>
                  <w:sz w:val="24"/>
                  <w:szCs w:val="24"/>
                  <w:lang w:val="en-US"/>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num>
            <m:den>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den>
          </m:f>
          <m:r>
            <w:rPr>
              <w:rFonts w:ascii="Cambria Math" w:eastAsiaTheme="minorEastAsia" w:hAnsi="Cambria Math" w:cs="Times New Roman"/>
              <w:sz w:val="24"/>
              <w:szCs w:val="24"/>
              <w:lang w:val="en-US"/>
            </w:rPr>
            <m:t xml:space="preserve">      (29)</m:t>
          </m:r>
        </m:oMath>
      </m:oMathPara>
    </w:p>
    <w:p w14:paraId="11CB16D8" w14:textId="0745FA44" w:rsidR="001A0D5C" w:rsidRDefault="001A0D5C"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And the variance of the partial-pooling estimator is:</w:t>
      </w:r>
    </w:p>
    <w:p w14:paraId="373B3FA5" w14:textId="72151F22" w:rsidR="001A0D5C" w:rsidRPr="001A0D5C" w:rsidRDefault="00000000" w:rsidP="00583025">
      <w:pPr>
        <w:jc w:val="both"/>
        <w:rPr>
          <w:rFonts w:ascii="Times New Roman" w:eastAsiaTheme="minorEastAsia" w:hAnsi="Times New Roman" w:cs="Times New Roman"/>
          <w:sz w:val="24"/>
          <w:szCs w:val="24"/>
          <w:lang w:val="en-US"/>
        </w:rPr>
      </w:pPr>
      <m:oMathPara>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MSE</m:t>
              </m:r>
            </m:e>
            <m:sup>
              <m:r>
                <w:rPr>
                  <w:rFonts w:ascii="Cambria Math" w:eastAsiaTheme="minorEastAsia" w:hAnsi="Cambria Math" w:cs="Times New Roman"/>
                  <w:sz w:val="24"/>
                  <w:szCs w:val="24"/>
                  <w:lang w:val="en-US"/>
                </w:rPr>
                <m:t>partial</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j</m:t>
                  </m:r>
                </m:sub>
              </m:sSub>
            </m:e>
            <m:sup>
              <m:r>
                <w:rPr>
                  <w:rFonts w:ascii="Cambria Math" w:eastAsiaTheme="minorEastAsia" w:hAnsi="Cambria Math" w:cs="Times New Roman"/>
                  <w:sz w:val="24"/>
                  <w:szCs w:val="24"/>
                  <w:lang w:val="en-US"/>
                </w:rPr>
                <m:t>2</m:t>
              </m:r>
            </m:sup>
          </m:sSup>
          <m:f>
            <m:fPr>
              <m:ctrlPr>
                <w:rPr>
                  <w:rFonts w:ascii="Cambria Math" w:eastAsiaTheme="minorEastAsia" w:hAnsi="Cambria Math" w:cs="Times New Roman"/>
                  <w:i/>
                  <w:sz w:val="24"/>
                  <w:szCs w:val="24"/>
                  <w:lang w:val="en-US"/>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num>
            <m:den>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den>
          </m:f>
          <m:r>
            <w:rPr>
              <w:rFonts w:ascii="Cambria Math" w:eastAsiaTheme="minorEastAsia" w:hAnsi="Cambria Math" w:cs="Times New Roman"/>
              <w:sz w:val="24"/>
              <w:szCs w:val="24"/>
              <w:lang w:val="en-US"/>
            </w:rPr>
            <m:t>+(1-</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j</m:t>
              </m:r>
            </m:sub>
          </m:sSub>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m:t>
              </m:r>
            </m:e>
            <m:sup>
              <m:r>
                <w:rPr>
                  <w:rFonts w:ascii="Cambria Math" w:eastAsiaTheme="minorEastAsia" w:hAnsi="Cambria Math" w:cs="Times New Roman"/>
                  <w:sz w:val="24"/>
                  <w:szCs w:val="24"/>
                  <w:lang w:val="en-US"/>
                </w:rPr>
                <m:t>2</m:t>
              </m:r>
            </m:sup>
          </m:sSup>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μ</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m:t>
              </m:r>
            </m:e>
            <m:sup>
              <m:r>
                <w:rPr>
                  <w:rFonts w:ascii="Cambria Math" w:eastAsiaTheme="minorEastAsia" w:hAnsi="Cambria Math" w:cs="Times New Roman"/>
                  <w:sz w:val="24"/>
                  <w:szCs w:val="24"/>
                  <w:lang w:val="en-US"/>
                </w:rPr>
                <m:t>2</m:t>
              </m:r>
            </m:sup>
          </m:sSup>
          <m:r>
            <w:rPr>
              <w:rFonts w:ascii="Cambria Math" w:eastAsiaTheme="minorEastAsia" w:hAnsi="Cambria Math" w:cs="Times New Roman"/>
              <w:sz w:val="24"/>
              <w:szCs w:val="24"/>
              <w:lang w:val="en-US"/>
            </w:rPr>
            <m:t xml:space="preserve">        (30)</m:t>
          </m:r>
        </m:oMath>
      </m:oMathPara>
    </w:p>
    <w:p w14:paraId="2EC24130" w14:textId="6C593190" w:rsidR="001A0D5C" w:rsidRDefault="001D283C" w:rsidP="00583025">
      <w:pPr>
        <w:jc w:val="both"/>
        <w:rPr>
          <w:rFonts w:ascii="Times New Roman" w:eastAsiaTheme="minorEastAsia" w:hAnsi="Times New Roman" w:cs="Times New Roman"/>
          <w:sz w:val="24"/>
          <w:szCs w:val="24"/>
          <w:lang w:val="en-US"/>
        </w:rPr>
      </w:pPr>
      <w:ins w:id="268" w:author="Zeke Ahern" w:date="2026-05-11T10:20:00Z" w16du:dateUtc="2026-05-11T00:20:00Z">
        <w:r>
          <w:rPr>
            <w:rFonts w:ascii="Times New Roman" w:eastAsiaTheme="minorEastAsia" w:hAnsi="Times New Roman" w:cs="Times New Roman"/>
            <w:sz w:val="24"/>
            <w:szCs w:val="24"/>
            <w:lang w:val="en-US"/>
          </w:rPr>
          <w:t>Therefore</w:t>
        </w:r>
      </w:ins>
      <w:del w:id="269" w:author="Zeke Ahern" w:date="2026-05-11T10:20:00Z" w16du:dateUtc="2026-05-11T00:20:00Z">
        <w:r w:rsidR="001A0D5C" w:rsidDel="001D283C">
          <w:rPr>
            <w:rFonts w:ascii="Times New Roman" w:eastAsiaTheme="minorEastAsia" w:hAnsi="Times New Roman" w:cs="Times New Roman"/>
            <w:sz w:val="24"/>
            <w:szCs w:val="24"/>
            <w:lang w:val="en-US"/>
          </w:rPr>
          <w:delText>So</w:delText>
        </w:r>
      </w:del>
      <w:r w:rsidR="001A0D5C">
        <w:rPr>
          <w:rFonts w:ascii="Times New Roman" w:eastAsiaTheme="minorEastAsia" w:hAnsi="Times New Roman" w:cs="Times New Roman"/>
          <w:sz w:val="24"/>
          <w:szCs w:val="24"/>
          <w:lang w:val="en-US"/>
        </w:rPr>
        <w:t xml:space="preserve">, the difference in MSE between the no-pooling and partial pooling can be </w:t>
      </w:r>
      <w:del w:id="270" w:author="Zeke Ahern" w:date="2026-05-11T10:20:00Z" w16du:dateUtc="2026-05-11T00:20:00Z">
        <w:r w:rsidR="001A0D5C" w:rsidDel="001D283C">
          <w:rPr>
            <w:rFonts w:ascii="Times New Roman" w:eastAsiaTheme="minorEastAsia" w:hAnsi="Times New Roman" w:cs="Times New Roman"/>
            <w:sz w:val="24"/>
            <w:szCs w:val="24"/>
            <w:lang w:val="en-US"/>
          </w:rPr>
          <w:delText xml:space="preserve">set </w:delText>
        </w:r>
      </w:del>
      <w:ins w:id="271" w:author="Zeke Ahern" w:date="2026-05-11T10:20:00Z" w16du:dateUtc="2026-05-11T00:20:00Z">
        <w:r>
          <w:rPr>
            <w:rFonts w:ascii="Times New Roman" w:eastAsiaTheme="minorEastAsia" w:hAnsi="Times New Roman" w:cs="Times New Roman"/>
            <w:sz w:val="24"/>
            <w:szCs w:val="24"/>
            <w:lang w:val="en-US"/>
          </w:rPr>
          <w:t xml:space="preserve">defined </w:t>
        </w:r>
      </w:ins>
      <w:r w:rsidR="001A0D5C">
        <w:rPr>
          <w:rFonts w:ascii="Times New Roman" w:eastAsiaTheme="minorEastAsia" w:hAnsi="Times New Roman" w:cs="Times New Roman"/>
          <w:sz w:val="24"/>
          <w:szCs w:val="24"/>
          <w:lang w:val="en-US"/>
        </w:rPr>
        <w:t>as:</w:t>
      </w:r>
    </w:p>
    <w:p w14:paraId="6D450116" w14:textId="55C0C365" w:rsidR="001A0D5C" w:rsidRPr="001A0D5C" w:rsidRDefault="001A0D5C" w:rsidP="00583025">
      <w:pPr>
        <w:jc w:val="both"/>
        <w:rPr>
          <w:rFonts w:ascii="Times New Roman" w:eastAsiaTheme="minorEastAsia" w:hAnsi="Times New Roman" w:cs="Times New Roman"/>
          <w:sz w:val="24"/>
          <w:szCs w:val="24"/>
          <w:lang w:val="en-US"/>
        </w:rPr>
      </w:pPr>
      <m:oMathPara>
        <m:oMath>
          <m:r>
            <m:rPr>
              <m:sty m:val="p"/>
            </m:rPr>
            <w:rPr>
              <w:rFonts w:ascii="Cambria Math" w:eastAsiaTheme="minorEastAsia" w:hAnsi="Cambria Math" w:cs="Times New Roman"/>
              <w:sz w:val="24"/>
              <w:szCs w:val="24"/>
              <w:lang w:val="en-US"/>
            </w:rPr>
            <m:t>Δ</m:t>
          </m:r>
          <m:r>
            <w:rPr>
              <w:rFonts w:ascii="Cambria Math" w:eastAsiaTheme="minorEastAsia" w:hAnsi="Cambria Math" w:cs="Times New Roman"/>
              <w:sz w:val="24"/>
              <w:szCs w:val="24"/>
              <w:lang w:val="en-US"/>
            </w:rPr>
            <m:t>MSE=</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MSE</m:t>
              </m:r>
            </m:e>
            <m:sup>
              <m:r>
                <w:rPr>
                  <w:rFonts w:ascii="Cambria Math" w:eastAsiaTheme="minorEastAsia" w:hAnsi="Cambria Math" w:cs="Times New Roman"/>
                  <w:sz w:val="24"/>
                  <w:szCs w:val="24"/>
                  <w:lang w:val="en-US"/>
                </w:rPr>
                <m:t>no-pooling</m:t>
              </m:r>
            </m:sup>
          </m:sSup>
          <m:r>
            <w:rPr>
              <w:rFonts w:ascii="Cambria Math" w:eastAsiaTheme="minorEastAsia" w:hAnsi="Cambria Math" w:cs="Times New Roman"/>
              <w:sz w:val="24"/>
              <w:szCs w:val="24"/>
              <w:lang w:val="en-US"/>
            </w:rPr>
            <m:t>-MS</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E</m:t>
              </m:r>
            </m:e>
            <m:sup>
              <m:r>
                <w:rPr>
                  <w:rFonts w:ascii="Cambria Math" w:eastAsiaTheme="minorEastAsia" w:hAnsi="Cambria Math" w:cs="Times New Roman"/>
                  <w:sz w:val="24"/>
                  <w:szCs w:val="24"/>
                  <w:lang w:val="en-US"/>
                </w:rPr>
                <m:t>partial</m:t>
              </m:r>
            </m:sup>
          </m:sSup>
          <m:r>
            <w:rPr>
              <w:rFonts w:ascii="Cambria Math" w:eastAsiaTheme="minorEastAsia" w:hAnsi="Cambria Math" w:cs="Times New Roman"/>
              <w:sz w:val="24"/>
              <w:szCs w:val="24"/>
              <w:lang w:val="en-US"/>
            </w:rPr>
            <m:t xml:space="preserve">       (31)</m:t>
          </m:r>
        </m:oMath>
      </m:oMathPara>
    </w:p>
    <w:p w14:paraId="5241A48F" w14:textId="1581D1E1" w:rsidR="001A0D5C" w:rsidRDefault="001A0D5C" w:rsidP="00583025">
      <w:pPr>
        <w:jc w:val="both"/>
        <w:rPr>
          <w:rFonts w:ascii="Times New Roman" w:eastAsiaTheme="minorEastAsia" w:hAnsi="Times New Roman" w:cs="Times New Roman"/>
          <w:sz w:val="24"/>
          <w:szCs w:val="24"/>
          <w:lang w:val="en-US"/>
        </w:rPr>
      </w:pPr>
      <m:oMathPara>
        <m:oMath>
          <m:r>
            <m:rPr>
              <m:sty m:val="p"/>
            </m:rPr>
            <w:rPr>
              <w:rFonts w:ascii="Cambria Math" w:eastAsiaTheme="minorEastAsia" w:hAnsi="Cambria Math" w:cs="Times New Roman"/>
              <w:sz w:val="24"/>
              <w:szCs w:val="24"/>
              <w:lang w:val="en-US"/>
            </w:rPr>
            <m:t>Δ</m:t>
          </m:r>
          <m:r>
            <w:rPr>
              <w:rFonts w:ascii="Cambria Math" w:eastAsiaTheme="minorEastAsia" w:hAnsi="Cambria Math" w:cs="Times New Roman"/>
              <w:sz w:val="24"/>
              <w:szCs w:val="24"/>
              <w:lang w:val="en-US"/>
            </w:rPr>
            <m:t>MSE=</m:t>
          </m:r>
          <m:f>
            <m:fPr>
              <m:ctrlPr>
                <w:rPr>
                  <w:rFonts w:ascii="Cambria Math" w:eastAsiaTheme="minorEastAsia" w:hAnsi="Cambria Math" w:cs="Times New Roman"/>
                  <w:i/>
                  <w:sz w:val="24"/>
                  <w:szCs w:val="24"/>
                  <w:lang w:val="en-US"/>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num>
            <m:den>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den>
          </m:f>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j</m:t>
                  </m:r>
                </m:sub>
              </m:sSub>
            </m:e>
            <m:sup>
              <m:r>
                <w:rPr>
                  <w:rFonts w:ascii="Cambria Math" w:eastAsiaTheme="minorEastAsia" w:hAnsi="Cambria Math" w:cs="Times New Roman"/>
                  <w:sz w:val="24"/>
                  <w:szCs w:val="24"/>
                  <w:lang w:val="en-US"/>
                </w:rPr>
                <m:t>2</m:t>
              </m:r>
            </m:sup>
          </m:sSup>
          <m:f>
            <m:fPr>
              <m:ctrlPr>
                <w:rPr>
                  <w:rFonts w:ascii="Cambria Math" w:eastAsiaTheme="minorEastAsia" w:hAnsi="Cambria Math" w:cs="Times New Roman"/>
                  <w:i/>
                  <w:sz w:val="24"/>
                  <w:szCs w:val="24"/>
                  <w:lang w:val="en-US"/>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num>
            <m:den>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den>
          </m:f>
          <m:r>
            <w:rPr>
              <w:rFonts w:ascii="Cambria Math" w:eastAsiaTheme="minorEastAsia" w:hAnsi="Cambria Math" w:cs="Times New Roman"/>
              <w:sz w:val="24"/>
              <w:szCs w:val="24"/>
              <w:lang w:val="en-US"/>
            </w:rPr>
            <m:t>-(1-</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j</m:t>
              </m:r>
            </m:sub>
          </m:sSub>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m:t>
              </m:r>
            </m:e>
            <m:sup>
              <m:r>
                <w:rPr>
                  <w:rFonts w:ascii="Cambria Math" w:eastAsiaTheme="minorEastAsia" w:hAnsi="Cambria Math" w:cs="Times New Roman"/>
                  <w:sz w:val="24"/>
                  <w:szCs w:val="24"/>
                  <w:lang w:val="en-US"/>
                </w:rPr>
                <m:t>2</m:t>
              </m:r>
            </m:sup>
          </m:sSup>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μ</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m:t>
                  </m:r>
                </m:e>
                <m:sup>
                  <m:r>
                    <w:rPr>
                      <w:rFonts w:ascii="Cambria Math" w:eastAsiaTheme="minorEastAsia" w:hAnsi="Cambria Math" w:cs="Times New Roman"/>
                      <w:sz w:val="24"/>
                      <w:szCs w:val="24"/>
                      <w:lang w:val="en-US"/>
                    </w:rPr>
                    <m:t>2</m:t>
                  </m:r>
                </m:sup>
              </m:sSup>
            </m:e>
          </m:d>
          <m:r>
            <w:rPr>
              <w:rFonts w:ascii="Cambria Math" w:eastAsiaTheme="minorEastAsia" w:hAnsi="Cambria Math" w:cs="Times New Roman"/>
              <w:sz w:val="24"/>
              <w:szCs w:val="24"/>
              <w:lang w:val="en-US"/>
            </w:rPr>
            <m:t xml:space="preserve">      (32)</m:t>
          </m:r>
        </m:oMath>
      </m:oMathPara>
    </w:p>
    <w:p w14:paraId="184F1FC0" w14:textId="400B4C18" w:rsidR="001A0D5C" w:rsidRPr="001A0D5C" w:rsidRDefault="001A0D5C" w:rsidP="00583025">
      <w:pPr>
        <w:jc w:val="both"/>
        <w:rPr>
          <w:rFonts w:ascii="Times New Roman" w:eastAsiaTheme="minorEastAsia" w:hAnsi="Times New Roman" w:cs="Times New Roman"/>
          <w:sz w:val="24"/>
          <w:szCs w:val="24"/>
          <w:lang w:val="en-US"/>
        </w:rPr>
      </w:pPr>
      <m:oMathPara>
        <m:oMath>
          <m:r>
            <m:rPr>
              <m:sty m:val="p"/>
            </m:rPr>
            <w:rPr>
              <w:rFonts w:ascii="Cambria Math" w:eastAsiaTheme="minorEastAsia" w:hAnsi="Cambria Math" w:cs="Times New Roman"/>
              <w:sz w:val="24"/>
              <w:szCs w:val="24"/>
              <w:lang w:val="en-US"/>
            </w:rPr>
            <m:t>Δ</m:t>
          </m:r>
          <m:r>
            <w:rPr>
              <w:rFonts w:ascii="Cambria Math" w:eastAsiaTheme="minorEastAsia" w:hAnsi="Cambria Math" w:cs="Times New Roman"/>
              <w:sz w:val="24"/>
              <w:szCs w:val="24"/>
              <w:lang w:val="en-US"/>
            </w:rPr>
            <m:t>MSE=</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1-</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j</m:t>
                      </m:r>
                    </m:sub>
                  </m:sSub>
                </m:e>
                <m:sup>
                  <m:r>
                    <w:rPr>
                      <w:rFonts w:ascii="Cambria Math" w:eastAsiaTheme="minorEastAsia" w:hAnsi="Cambria Math" w:cs="Times New Roman"/>
                      <w:sz w:val="24"/>
                      <w:szCs w:val="24"/>
                      <w:lang w:val="en-US"/>
                    </w:rPr>
                    <m:t>2</m:t>
                  </m:r>
                </m:sup>
              </m:sSup>
            </m:e>
          </m:d>
          <m:f>
            <m:fPr>
              <m:ctrlPr>
                <w:rPr>
                  <w:rFonts w:ascii="Cambria Math" w:eastAsiaTheme="minorEastAsia" w:hAnsi="Cambria Math" w:cs="Times New Roman"/>
                  <w:i/>
                  <w:sz w:val="24"/>
                  <w:szCs w:val="24"/>
                  <w:lang w:val="en-US"/>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num>
            <m:den>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den>
          </m:f>
          <m:r>
            <w:rPr>
              <w:rFonts w:ascii="Cambria Math" w:eastAsiaTheme="minorEastAsia" w:hAnsi="Cambria Math" w:cs="Times New Roman"/>
              <w:sz w:val="24"/>
              <w:szCs w:val="24"/>
              <w:lang w:val="en-US"/>
            </w:rPr>
            <m:t>-(1-</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j</m:t>
              </m:r>
            </m:sub>
          </m:sSub>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m:t>
              </m:r>
            </m:e>
            <m:sup>
              <m:r>
                <w:rPr>
                  <w:rFonts w:ascii="Cambria Math" w:eastAsiaTheme="minorEastAsia" w:hAnsi="Cambria Math" w:cs="Times New Roman"/>
                  <w:sz w:val="24"/>
                  <w:szCs w:val="24"/>
                  <w:lang w:val="en-US"/>
                </w:rPr>
                <m:t>2</m:t>
              </m:r>
            </m:sup>
          </m:sSup>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μ</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m:t>
              </m:r>
            </m:e>
            <m:sup>
              <m:r>
                <w:rPr>
                  <w:rFonts w:ascii="Cambria Math" w:eastAsiaTheme="minorEastAsia" w:hAnsi="Cambria Math" w:cs="Times New Roman"/>
                  <w:sz w:val="24"/>
                  <w:szCs w:val="24"/>
                  <w:lang w:val="en-US"/>
                </w:rPr>
                <m:t>2</m:t>
              </m:r>
            </m:sup>
          </m:sSup>
          <m:r>
            <w:rPr>
              <w:rFonts w:ascii="Cambria Math" w:eastAsiaTheme="minorEastAsia" w:hAnsi="Cambria Math" w:cs="Times New Roman"/>
              <w:sz w:val="24"/>
              <w:szCs w:val="24"/>
              <w:lang w:val="en-US"/>
            </w:rPr>
            <m:t xml:space="preserve">     (33)</m:t>
          </m:r>
        </m:oMath>
      </m:oMathPara>
    </w:p>
    <w:p w14:paraId="2A1A25F6" w14:textId="57A47429" w:rsidR="001A0D5C" w:rsidRDefault="00BE322D"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As a result,</w:t>
      </w:r>
      <w:r w:rsidR="001A0D5C">
        <w:rPr>
          <w:rFonts w:ascii="Times New Roman" w:eastAsiaTheme="minorEastAsia" w:hAnsi="Times New Roman" w:cs="Times New Roman"/>
          <w:sz w:val="24"/>
          <w:szCs w:val="24"/>
          <w:lang w:val="en-US"/>
        </w:rPr>
        <w:t xml:space="preserve"> the hierarchical model tends to have less MSE, especially for groups with fewer observations</w:t>
      </w:r>
      <w:r w:rsidR="00AC3491">
        <w:rPr>
          <w:rFonts w:ascii="Times New Roman" w:eastAsiaTheme="minorEastAsia" w:hAnsi="Times New Roman" w:cs="Times New Roman"/>
          <w:sz w:val="24"/>
          <w:szCs w:val="24"/>
          <w:lang w:val="en-US"/>
        </w:rPr>
        <w:t xml:space="preserve"> (derived from the property that it uses partial and complete information to make inferences on the estimators)</w:t>
      </w:r>
      <w:r w:rsidR="002D7A5C">
        <w:rPr>
          <w:rFonts w:ascii="Times New Roman" w:eastAsiaTheme="minorEastAsia" w:hAnsi="Times New Roman" w:cs="Times New Roman"/>
          <w:sz w:val="24"/>
          <w:szCs w:val="24"/>
          <w:lang w:val="en-US"/>
        </w:rPr>
        <w:t xml:space="preserve">, yielding better inference and reliable results for groups with </w:t>
      </w:r>
      <w:r w:rsidR="00E34A17">
        <w:rPr>
          <w:rFonts w:ascii="Times New Roman" w:eastAsiaTheme="minorEastAsia" w:hAnsi="Times New Roman" w:cs="Times New Roman"/>
          <w:sz w:val="24"/>
          <w:szCs w:val="24"/>
          <w:lang w:val="en-US"/>
        </w:rPr>
        <w:t>fewer</w:t>
      </w:r>
      <w:r w:rsidR="002D7A5C">
        <w:rPr>
          <w:rFonts w:ascii="Times New Roman" w:eastAsiaTheme="minorEastAsia" w:hAnsi="Times New Roman" w:cs="Times New Roman"/>
          <w:sz w:val="24"/>
          <w:szCs w:val="24"/>
          <w:lang w:val="en-US"/>
        </w:rPr>
        <w:t xml:space="preserve"> observations compared to the no-pooling approach</w:t>
      </w:r>
      <w:r w:rsidR="001A0D5C">
        <w:rPr>
          <w:rFonts w:ascii="Times New Roman" w:eastAsiaTheme="minorEastAsia" w:hAnsi="Times New Roman" w:cs="Times New Roman"/>
          <w:sz w:val="24"/>
          <w:szCs w:val="24"/>
          <w:lang w:val="en-US"/>
        </w:rPr>
        <w:t>.</w:t>
      </w:r>
      <w:r w:rsidR="00E34A17">
        <w:rPr>
          <w:rFonts w:ascii="Times New Roman" w:eastAsiaTheme="minorEastAsia" w:hAnsi="Times New Roman" w:cs="Times New Roman"/>
          <w:sz w:val="24"/>
          <w:szCs w:val="24"/>
          <w:lang w:val="en-US"/>
        </w:rPr>
        <w:t xml:space="preserve"> Now, in terms of the complete pooling we have</w:t>
      </w:r>
      <w:r w:rsidR="00AC3491">
        <w:rPr>
          <w:rFonts w:ascii="Times New Roman" w:eastAsiaTheme="minorEastAsia" w:hAnsi="Times New Roman" w:cs="Times New Roman"/>
          <w:sz w:val="24"/>
          <w:szCs w:val="24"/>
          <w:lang w:val="en-US"/>
        </w:rPr>
        <w:t xml:space="preserve"> the following difference related to the MSEs</w:t>
      </w:r>
      <w:r w:rsidR="00E34A17">
        <w:rPr>
          <w:rFonts w:ascii="Times New Roman" w:eastAsiaTheme="minorEastAsia" w:hAnsi="Times New Roman" w:cs="Times New Roman"/>
          <w:sz w:val="24"/>
          <w:szCs w:val="24"/>
          <w:lang w:val="en-US"/>
        </w:rPr>
        <w:t>:</w:t>
      </w:r>
    </w:p>
    <w:p w14:paraId="4B4B82EA" w14:textId="1728B58F" w:rsidR="00E34A17" w:rsidRPr="00E34A17" w:rsidRDefault="00E34A17" w:rsidP="00583025">
      <w:pPr>
        <w:jc w:val="both"/>
        <w:rPr>
          <w:rFonts w:ascii="Times New Roman" w:eastAsiaTheme="minorEastAsia" w:hAnsi="Times New Roman" w:cs="Times New Roman"/>
          <w:sz w:val="24"/>
          <w:szCs w:val="24"/>
          <w:lang w:val="en-US"/>
        </w:rPr>
      </w:pPr>
      <m:oMathPara>
        <m:oMath>
          <m:r>
            <w:rPr>
              <w:rFonts w:ascii="Cambria Math" w:eastAsiaTheme="minorEastAsia" w:hAnsi="Cambria Math" w:cs="Times New Roman"/>
              <w:sz w:val="24"/>
              <w:szCs w:val="24"/>
              <w:lang w:val="en-US"/>
            </w:rPr>
            <m:t>MS</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E</m:t>
              </m:r>
            </m:e>
            <m:sup>
              <m:r>
                <w:rPr>
                  <w:rFonts w:ascii="Cambria Math" w:eastAsiaTheme="minorEastAsia" w:hAnsi="Cambria Math" w:cs="Times New Roman"/>
                  <w:sz w:val="24"/>
                  <w:szCs w:val="24"/>
                  <w:lang w:val="en-US"/>
                </w:rPr>
                <m:t>comp</m:t>
              </m:r>
            </m:sup>
          </m:sSup>
          <m:r>
            <w:rPr>
              <w:rFonts w:ascii="Cambria Math" w:eastAsiaTheme="minorEastAsia" w:hAnsi="Cambria Math" w:cs="Times New Roman"/>
              <w:sz w:val="24"/>
              <w:szCs w:val="24"/>
              <w:lang w:val="en-US"/>
            </w:rPr>
            <m:t>-MS</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E</m:t>
              </m:r>
            </m:e>
            <m:sub>
              <m:r>
                <w:rPr>
                  <w:rFonts w:ascii="Cambria Math" w:eastAsiaTheme="minorEastAsia" w:hAnsi="Cambria Math" w:cs="Times New Roman"/>
                  <w:sz w:val="24"/>
                  <w:szCs w:val="24"/>
                  <w:lang w:val="en-US"/>
                </w:rPr>
                <m:t>j</m:t>
              </m:r>
            </m:sub>
            <m:sup>
              <m:r>
                <w:rPr>
                  <w:rFonts w:ascii="Cambria Math" w:eastAsiaTheme="minorEastAsia" w:hAnsi="Cambria Math" w:cs="Times New Roman"/>
                  <w:sz w:val="24"/>
                  <w:szCs w:val="24"/>
                  <w:lang w:val="en-US"/>
                </w:rPr>
                <m:t>partial</m:t>
              </m:r>
            </m:sup>
          </m:sSubSup>
          <m:r>
            <w:rPr>
              <w:rFonts w:ascii="Cambria Math" w:eastAsiaTheme="minorEastAsia" w:hAnsi="Cambria Math" w:cs="Times New Roman"/>
              <w:sz w:val="24"/>
              <w:szCs w:val="24"/>
              <w:lang w:val="en-US"/>
            </w:rPr>
            <m:t>≈</m:t>
          </m:r>
          <m:d>
            <m:dPr>
              <m:ctrlPr>
                <w:rPr>
                  <w:rFonts w:ascii="Cambria Math" w:eastAsiaTheme="minorEastAsia" w:hAnsi="Cambria Math" w:cs="Times New Roman"/>
                  <w:i/>
                  <w:sz w:val="24"/>
                  <w:szCs w:val="24"/>
                  <w:lang w:val="en-US"/>
                </w:rPr>
              </m:ctrlPr>
            </m:dPr>
            <m:e>
              <m:f>
                <m:fPr>
                  <m:ctrlPr>
                    <w:rPr>
                      <w:rFonts w:ascii="Cambria Math" w:eastAsiaTheme="minorEastAsia" w:hAnsi="Cambria Math" w:cs="Times New Roman"/>
                      <w:i/>
                      <w:sz w:val="24"/>
                      <w:szCs w:val="24"/>
                      <w:lang w:val="en-US"/>
                    </w:rPr>
                  </m:ctrlPr>
                </m:fPr>
                <m:num>
                  <m:sSub>
                    <m:sSubPr>
                      <m:ctrlPr>
                        <w:rPr>
                          <w:rFonts w:ascii="Cambria Math" w:eastAsiaTheme="minorEastAsia" w:hAnsi="Cambria Math" w:cs="Times New Roman"/>
                          <w:i/>
                          <w:sz w:val="24"/>
                          <w:szCs w:val="24"/>
                          <w:lang w:val="en-US"/>
                        </w:rPr>
                      </m:ctrlPr>
                    </m:sSubPr>
                    <m:e>
                      <m:acc>
                        <m:accPr>
                          <m:chr m:val="̅"/>
                          <m:ctrlPr>
                            <w:rPr>
                              <w:rFonts w:ascii="Cambria Math" w:eastAsiaTheme="minorEastAsia" w:hAnsi="Cambria Math" w:cs="Times New Roman"/>
                              <w:i/>
                              <w:sz w:val="24"/>
                              <w:szCs w:val="24"/>
                              <w:lang w:val="en-US"/>
                            </w:rPr>
                          </m:ctrlPr>
                        </m:accPr>
                        <m:e>
                          <m:r>
                            <w:rPr>
                              <w:rFonts w:ascii="Cambria Math" w:eastAsiaTheme="minorEastAsia" w:hAnsi="Cambria Math" w:cs="Times New Roman"/>
                              <w:sz w:val="24"/>
                              <w:szCs w:val="24"/>
                              <w:lang w:val="en-US"/>
                            </w:rPr>
                            <m:t>λ</m:t>
                          </m:r>
                        </m:e>
                      </m:acc>
                    </m:e>
                    <m:sub>
                      <m:r>
                        <w:rPr>
                          <w:rFonts w:ascii="Cambria Math" w:eastAsiaTheme="minorEastAsia" w:hAnsi="Cambria Math" w:cs="Times New Roman"/>
                          <w:sz w:val="24"/>
                          <w:szCs w:val="24"/>
                          <w:lang w:val="en-US"/>
                        </w:rPr>
                        <m:t>j</m:t>
                      </m:r>
                    </m:sub>
                  </m:sSub>
                </m:num>
                <m:den>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t</m:t>
                      </m:r>
                    </m:sub>
                  </m:sSub>
                </m:den>
              </m:f>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w</m:t>
                  </m:r>
                </m:e>
                <m:sup>
                  <m:r>
                    <w:rPr>
                      <w:rFonts w:ascii="Cambria Math" w:eastAsiaTheme="minorEastAsia" w:hAnsi="Cambria Math" w:cs="Times New Roman"/>
                      <w:sz w:val="24"/>
                      <w:szCs w:val="24"/>
                      <w:lang w:val="en-US"/>
                    </w:rPr>
                    <m:t>2</m:t>
                  </m:r>
                </m:sup>
              </m:sSup>
              <m:f>
                <m:fPr>
                  <m:ctrlPr>
                    <w:rPr>
                      <w:rFonts w:ascii="Cambria Math" w:eastAsiaTheme="minorEastAsia" w:hAnsi="Cambria Math" w:cs="Times New Roman"/>
                      <w:i/>
                      <w:sz w:val="24"/>
                      <w:szCs w:val="24"/>
                      <w:lang w:val="en-US"/>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num>
                <m:den>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den>
              </m:f>
              <m:r>
                <w:rPr>
                  <w:rFonts w:ascii="Cambria Math" w:eastAsiaTheme="minorEastAsia" w:hAnsi="Cambria Math" w:cs="Times New Roman"/>
                  <w:sz w:val="24"/>
                  <w:szCs w:val="24"/>
                  <w:lang w:val="en-US"/>
                </w:rPr>
                <m:t xml:space="preserve"> </m:t>
              </m:r>
            </m:e>
          </m:d>
          <m:r>
            <w:rPr>
              <w:rFonts w:ascii="Cambria Math" w:eastAsiaTheme="minorEastAsia" w:hAnsi="Cambria Math" w:cs="Times New Roman"/>
              <w:sz w:val="24"/>
              <w:szCs w:val="24"/>
              <w:lang w:val="en-US"/>
            </w:rPr>
            <m:t>+((</m:t>
          </m:r>
          <m:acc>
            <m:accPr>
              <m:chr m:val="̅"/>
              <m:ctrlPr>
                <w:rPr>
                  <w:rFonts w:ascii="Cambria Math" w:eastAsiaTheme="minorEastAsia" w:hAnsi="Cambria Math" w:cs="Times New Roman"/>
                  <w:i/>
                  <w:sz w:val="24"/>
                  <w:szCs w:val="24"/>
                  <w:lang w:val="en-US"/>
                </w:rPr>
              </m:ctrlPr>
            </m:accPr>
            <m:e>
              <m:r>
                <w:rPr>
                  <w:rFonts w:ascii="Cambria Math" w:eastAsiaTheme="minorEastAsia" w:hAnsi="Cambria Math" w:cs="Times New Roman"/>
                  <w:sz w:val="24"/>
                  <w:szCs w:val="24"/>
                  <w:lang w:val="en-US"/>
                </w:rPr>
                <m:t>λ</m:t>
              </m:r>
            </m:e>
          </m:acc>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m:t>
              </m:r>
            </m:e>
            <m:sup>
              <m:r>
                <w:rPr>
                  <w:rFonts w:ascii="Cambria Math" w:eastAsiaTheme="minorEastAsia" w:hAnsi="Cambria Math" w:cs="Times New Roman"/>
                  <w:sz w:val="24"/>
                  <w:szCs w:val="24"/>
                  <w:lang w:val="en-US"/>
                </w:rPr>
                <m:t>2</m:t>
              </m:r>
            </m:sup>
          </m:sSup>
          <m:r>
            <w:rPr>
              <w:rFonts w:ascii="Cambria Math" w:eastAsiaTheme="minorEastAsia" w:hAnsi="Cambria Math" w:cs="Times New Roman"/>
              <w:sz w:val="24"/>
              <w:szCs w:val="24"/>
              <w:lang w:val="en-US"/>
            </w:rPr>
            <m:t>-</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1-</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j</m:t>
                  </m:r>
                </m:sub>
              </m:sSub>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m:t>
                  </m:r>
                </m:e>
                <m:sup>
                  <m:r>
                    <w:rPr>
                      <w:rFonts w:ascii="Cambria Math" w:eastAsiaTheme="minorEastAsia" w:hAnsi="Cambria Math" w:cs="Times New Roman"/>
                      <w:sz w:val="24"/>
                      <w:szCs w:val="24"/>
                      <w:lang w:val="en-US"/>
                    </w:rPr>
                    <m:t>2</m:t>
                  </m:r>
                </m:sup>
              </m:sSup>
              <m:sSup>
                <m:sSupPr>
                  <m:ctrlPr>
                    <w:rPr>
                      <w:rFonts w:ascii="Cambria Math" w:eastAsiaTheme="minorEastAsia" w:hAnsi="Cambria Math" w:cs="Times New Roman"/>
                      <w:i/>
                      <w:sz w:val="24"/>
                      <w:szCs w:val="24"/>
                      <w:lang w:val="en-US"/>
                    </w:rPr>
                  </m:ctrlPr>
                </m:sSupPr>
                <m:e>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μ</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e>
                  </m:d>
                </m:e>
                <m:sup>
                  <m:r>
                    <w:rPr>
                      <w:rFonts w:ascii="Cambria Math" w:eastAsiaTheme="minorEastAsia" w:hAnsi="Cambria Math" w:cs="Times New Roman"/>
                      <w:sz w:val="24"/>
                      <w:szCs w:val="24"/>
                      <w:lang w:val="en-US"/>
                    </w:rPr>
                    <m:t>2</m:t>
                  </m:r>
                </m:sup>
              </m:sSup>
            </m:e>
          </m:d>
          <m:r>
            <w:rPr>
              <w:rFonts w:ascii="Cambria Math" w:eastAsiaTheme="minorEastAsia" w:hAnsi="Cambria Math" w:cs="Times New Roman"/>
              <w:sz w:val="24"/>
              <w:szCs w:val="24"/>
              <w:lang w:val="en-US"/>
            </w:rPr>
            <m:t>&gt;0 (34)</m:t>
          </m:r>
        </m:oMath>
      </m:oMathPara>
    </w:p>
    <w:p w14:paraId="44869D01" w14:textId="14DC1DC0" w:rsidR="00E34A17" w:rsidRDefault="00E34A17"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lastRenderedPageBreak/>
        <w:t>Hence the hierarchical approach yields strictly lower MSE compared to complete pooling, especially for sites with few observations.</w:t>
      </w:r>
    </w:p>
    <w:p w14:paraId="0CC7C6F5" w14:textId="77777777" w:rsidR="00AC3491" w:rsidRDefault="00AC3491" w:rsidP="00583025">
      <w:pPr>
        <w:jc w:val="both"/>
        <w:rPr>
          <w:rFonts w:ascii="Times New Roman" w:eastAsiaTheme="minorEastAsia" w:hAnsi="Times New Roman" w:cs="Times New Roman"/>
          <w:sz w:val="24"/>
          <w:szCs w:val="24"/>
          <w:lang w:val="en-US"/>
        </w:rPr>
      </w:pPr>
    </w:p>
    <w:p w14:paraId="136C8620" w14:textId="77777777" w:rsidR="00AC3491" w:rsidRDefault="00AC3491" w:rsidP="00583025">
      <w:pPr>
        <w:jc w:val="both"/>
        <w:rPr>
          <w:rFonts w:ascii="Times New Roman" w:eastAsiaTheme="minorEastAsia" w:hAnsi="Times New Roman" w:cs="Times New Roman"/>
          <w:sz w:val="24"/>
          <w:szCs w:val="24"/>
          <w:lang w:val="en-US"/>
        </w:rPr>
      </w:pPr>
    </w:p>
    <w:p w14:paraId="44B92425" w14:textId="690E0915" w:rsidR="001A0D5C" w:rsidRDefault="001A0D5C" w:rsidP="00583025">
      <w:pPr>
        <w:jc w:val="both"/>
        <w:rPr>
          <w:rFonts w:ascii="Times New Roman" w:eastAsiaTheme="minorEastAsia" w:hAnsi="Times New Roman" w:cs="Times New Roman"/>
          <w:b/>
          <w:bCs/>
          <w:sz w:val="24"/>
          <w:szCs w:val="24"/>
          <w:lang w:val="en-US"/>
        </w:rPr>
      </w:pPr>
      <w:r>
        <w:rPr>
          <w:rFonts w:ascii="Times New Roman" w:eastAsiaTheme="minorEastAsia" w:hAnsi="Times New Roman" w:cs="Times New Roman"/>
          <w:b/>
          <w:bCs/>
          <w:sz w:val="24"/>
          <w:szCs w:val="24"/>
          <w:lang w:val="en-US"/>
        </w:rPr>
        <w:t>Connection with Empirical Bayes</w:t>
      </w:r>
    </w:p>
    <w:p w14:paraId="10A9F1B0" w14:textId="7E19D62B" w:rsidR="001A0D5C" w:rsidRDefault="00AC3491"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A property derived from the structure of hierarchical modeling is its connection with Empirical Bayes (EB), a method widely used in road safety analysis to estimate the outcome of design changes on roads and highways. The EB method is conducted (traditionally) on the following way: </w:t>
      </w:r>
      <w:r w:rsidR="001A0D5C">
        <w:rPr>
          <w:rFonts w:ascii="Times New Roman" w:eastAsiaTheme="minorEastAsia" w:hAnsi="Times New Roman" w:cs="Times New Roman"/>
          <w:sz w:val="24"/>
          <w:szCs w:val="24"/>
          <w:lang w:val="en-US"/>
        </w:rPr>
        <w:t xml:space="preserve">(i) Estimation of the distribution of parameters through </w:t>
      </w:r>
      <w:r>
        <w:rPr>
          <w:rFonts w:ascii="Times New Roman" w:eastAsiaTheme="minorEastAsia" w:hAnsi="Times New Roman" w:cs="Times New Roman"/>
          <w:sz w:val="24"/>
          <w:szCs w:val="24"/>
          <w:lang w:val="en-US"/>
        </w:rPr>
        <w:t xml:space="preserve">(Maximum Likelihood Estimation) </w:t>
      </w:r>
      <w:r w:rsidR="001A0D5C">
        <w:rPr>
          <w:rFonts w:ascii="Times New Roman" w:eastAsiaTheme="minorEastAsia" w:hAnsi="Times New Roman" w:cs="Times New Roman"/>
          <w:sz w:val="24"/>
          <w:szCs w:val="24"/>
          <w:lang w:val="en-US"/>
        </w:rPr>
        <w:t>MLE (or other procedure</w:t>
      </w:r>
      <w:r>
        <w:rPr>
          <w:rFonts w:ascii="Times New Roman" w:eastAsiaTheme="minorEastAsia" w:hAnsi="Times New Roman" w:cs="Times New Roman"/>
          <w:sz w:val="24"/>
          <w:szCs w:val="24"/>
          <w:lang w:val="en-US"/>
        </w:rPr>
        <w:t>s such as partial MLE, OLS, or simulation</w:t>
      </w:r>
      <w:r w:rsidR="001A0D5C">
        <w:rPr>
          <w:rFonts w:ascii="Times New Roman" w:eastAsiaTheme="minorEastAsia" w:hAnsi="Times New Roman" w:cs="Times New Roman"/>
          <w:sz w:val="24"/>
          <w:szCs w:val="24"/>
          <w:lang w:val="en-US"/>
        </w:rPr>
        <w:t>), (ii) Given the estimations, the posterior distribution is adjusted</w:t>
      </w:r>
      <w:r>
        <w:rPr>
          <w:rFonts w:ascii="Times New Roman" w:eastAsiaTheme="minorEastAsia" w:hAnsi="Times New Roman" w:cs="Times New Roman"/>
          <w:sz w:val="24"/>
          <w:szCs w:val="24"/>
          <w:lang w:val="en-US"/>
        </w:rPr>
        <w:t xml:space="preserve"> considering observed results</w:t>
      </w:r>
      <w:r w:rsidR="005E71D8">
        <w:rPr>
          <w:rFonts w:ascii="Times New Roman" w:eastAsiaTheme="minorEastAsia" w:hAnsi="Times New Roman" w:cs="Times New Roman"/>
          <w:sz w:val="24"/>
          <w:szCs w:val="24"/>
          <w:lang w:val="en-US"/>
        </w:rPr>
        <w:t xml:space="preserve"> </w:t>
      </w:r>
      <w:sdt>
        <w:sdtPr>
          <w:rPr>
            <w:rFonts w:ascii="Times New Roman" w:eastAsiaTheme="minorEastAsia" w:hAnsi="Times New Roman" w:cs="Times New Roman"/>
            <w:sz w:val="24"/>
            <w:szCs w:val="24"/>
            <w:lang w:val="en-US"/>
          </w:rPr>
          <w:id w:val="-907449887"/>
          <w:citation/>
        </w:sdtPr>
        <w:sdtContent>
          <w:r w:rsidR="005E71D8">
            <w:rPr>
              <w:rFonts w:ascii="Times New Roman" w:eastAsiaTheme="minorEastAsia" w:hAnsi="Times New Roman" w:cs="Times New Roman"/>
              <w:sz w:val="24"/>
              <w:szCs w:val="24"/>
              <w:lang w:val="en-US"/>
            </w:rPr>
            <w:fldChar w:fldCharType="begin"/>
          </w:r>
          <w:r w:rsidR="005E71D8" w:rsidRPr="005E71D8">
            <w:rPr>
              <w:rFonts w:ascii="Times New Roman" w:eastAsiaTheme="minorEastAsia" w:hAnsi="Times New Roman" w:cs="Times New Roman"/>
              <w:sz w:val="24"/>
              <w:szCs w:val="24"/>
              <w:lang w:val="en-US"/>
            </w:rPr>
            <w:instrText xml:space="preserve"> CITATION Ger25 \l 13322 </w:instrText>
          </w:r>
          <w:r w:rsidR="005E71D8">
            <w:rPr>
              <w:rFonts w:ascii="Times New Roman" w:eastAsiaTheme="minorEastAsia" w:hAnsi="Times New Roman" w:cs="Times New Roman"/>
              <w:sz w:val="24"/>
              <w:szCs w:val="24"/>
              <w:lang w:val="en-US"/>
            </w:rPr>
            <w:fldChar w:fldCharType="separate"/>
          </w:r>
          <w:r w:rsidR="00902A32" w:rsidRPr="00902A32">
            <w:rPr>
              <w:rFonts w:ascii="Times New Roman" w:eastAsiaTheme="minorEastAsia" w:hAnsi="Times New Roman" w:cs="Times New Roman"/>
              <w:noProof/>
              <w:sz w:val="24"/>
              <w:szCs w:val="24"/>
              <w:lang w:val="en-US"/>
            </w:rPr>
            <w:t>(German, 2025)</w:t>
          </w:r>
          <w:r w:rsidR="005E71D8">
            <w:rPr>
              <w:rFonts w:ascii="Times New Roman" w:eastAsiaTheme="minorEastAsia" w:hAnsi="Times New Roman" w:cs="Times New Roman"/>
              <w:sz w:val="24"/>
              <w:szCs w:val="24"/>
              <w:lang w:val="en-US"/>
            </w:rPr>
            <w:fldChar w:fldCharType="end"/>
          </w:r>
        </w:sdtContent>
      </w:sdt>
      <w:r w:rsidR="001A0D5C">
        <w:rPr>
          <w:rFonts w:ascii="Times New Roman" w:eastAsiaTheme="minorEastAsia" w:hAnsi="Times New Roman" w:cs="Times New Roman"/>
          <w:sz w:val="24"/>
          <w:szCs w:val="24"/>
          <w:lang w:val="en-US"/>
        </w:rPr>
        <w:t xml:space="preserve">. </w:t>
      </w:r>
    </w:p>
    <w:p w14:paraId="18002798" w14:textId="589787B9" w:rsidR="001A0D5C" w:rsidRDefault="00AC3491"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Recall the model described above has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y</m:t>
            </m:r>
          </m:e>
          <m:sub>
            <m:r>
              <w:rPr>
                <w:rFonts w:ascii="Cambria Math" w:eastAsiaTheme="minorEastAsia" w:hAnsi="Cambria Math" w:cs="Times New Roman"/>
                <w:sz w:val="24"/>
                <w:szCs w:val="24"/>
                <w:lang w:val="en-US"/>
              </w:rPr>
              <m:t>ij</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r>
          <w:rPr>
            <w:rFonts w:ascii="Cambria Math" w:eastAsiaTheme="minorEastAsia" w:hAnsi="Cambria Math" w:cs="Times New Roman"/>
            <w:sz w:val="24"/>
            <w:szCs w:val="24"/>
            <w:lang w:val="en-US"/>
          </w:rPr>
          <m:t>∼Poisson(</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r>
          <w:rPr>
            <w:rFonts w:ascii="Cambria Math" w:eastAsiaTheme="minorEastAsia" w:hAnsi="Cambria Math" w:cs="Times New Roman"/>
            <w:sz w:val="24"/>
            <w:szCs w:val="24"/>
            <w:lang w:val="en-US"/>
          </w:rPr>
          <m:t>)</m:t>
        </m:r>
      </m:oMath>
      <w:r w:rsidR="001A0D5C">
        <w:rPr>
          <w:rFonts w:ascii="Times New Roman" w:eastAsiaTheme="minorEastAsia" w:hAnsi="Times New Roman" w:cs="Times New Roman"/>
          <w:sz w:val="24"/>
          <w:szCs w:val="24"/>
          <w:lang w:val="en-US"/>
        </w:rPr>
        <w:t xml:space="preserve">, while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r>
          <w:rPr>
            <w:rFonts w:ascii="Cambria Math" w:eastAsiaTheme="minorEastAsia" w:hAnsi="Cambria Math" w:cs="Times New Roman"/>
            <w:sz w:val="24"/>
            <w:szCs w:val="24"/>
            <w:lang w:val="en-US"/>
          </w:rPr>
          <m:t>∼Gamma(α,β)</m:t>
        </m:r>
      </m:oMath>
      <w:r w:rsidR="001A0D5C">
        <w:rPr>
          <w:rFonts w:ascii="Times New Roman" w:eastAsiaTheme="minorEastAsia" w:hAnsi="Times New Roman" w:cs="Times New Roman"/>
          <w:sz w:val="24"/>
          <w:szCs w:val="24"/>
          <w:lang w:val="en-US"/>
        </w:rPr>
        <w:t xml:space="preserve">, with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μ</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=α/β</m:t>
        </m:r>
      </m:oMath>
      <w:r w:rsidR="001A0D5C">
        <w:rPr>
          <w:rFonts w:ascii="Times New Roman" w:eastAsiaTheme="minorEastAsia" w:hAnsi="Times New Roman" w:cs="Times New Roman"/>
          <w:sz w:val="24"/>
          <w:szCs w:val="24"/>
          <w:lang w:val="en-US"/>
        </w:rPr>
        <w:t xml:space="preserve">, and </w:t>
      </w:r>
      <m:oMath>
        <m:r>
          <w:rPr>
            <w:rFonts w:ascii="Cambria Math" w:eastAsiaTheme="minorEastAsia" w:hAnsi="Cambria Math" w:cs="Times New Roman"/>
            <w:sz w:val="24"/>
            <w:szCs w:val="24"/>
            <w:lang w:val="en-US"/>
          </w:rPr>
          <m:t>Variance=α/</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β</m:t>
            </m:r>
          </m:e>
          <m:sup>
            <m:r>
              <w:rPr>
                <w:rFonts w:ascii="Cambria Math" w:eastAsiaTheme="minorEastAsia" w:hAnsi="Cambria Math" w:cs="Times New Roman"/>
                <w:sz w:val="24"/>
                <w:szCs w:val="24"/>
                <w:lang w:val="en-US"/>
              </w:rPr>
              <m:t>2</m:t>
            </m:r>
          </m:sup>
        </m:sSup>
      </m:oMath>
      <w:r w:rsidR="001A0D5C">
        <w:rPr>
          <w:rFonts w:ascii="Times New Roman" w:eastAsiaTheme="minorEastAsia" w:hAnsi="Times New Roman" w:cs="Times New Roman"/>
          <w:sz w:val="24"/>
          <w:szCs w:val="24"/>
          <w:lang w:val="en-US"/>
        </w:rPr>
        <w:t xml:space="preserve">. In an EB approach, the parameters </w:t>
      </w:r>
      <m:oMath>
        <m:r>
          <w:rPr>
            <w:rFonts w:ascii="Cambria Math" w:eastAsiaTheme="minorEastAsia" w:hAnsi="Cambria Math" w:cs="Times New Roman"/>
            <w:sz w:val="24"/>
            <w:szCs w:val="24"/>
            <w:lang w:val="en-US"/>
          </w:rPr>
          <m:t>α,β</m:t>
        </m:r>
      </m:oMath>
      <w:r w:rsidR="001A0D5C">
        <w:rPr>
          <w:rFonts w:ascii="Times New Roman" w:eastAsiaTheme="minorEastAsia" w:hAnsi="Times New Roman" w:cs="Times New Roman"/>
          <w:sz w:val="24"/>
          <w:szCs w:val="24"/>
          <w:lang w:val="en-US"/>
        </w:rPr>
        <w:t xml:space="preserve"> are estimated from the marginal distribution of the data. Later, for each group </w:t>
      </w:r>
      <m:oMath>
        <m:r>
          <w:rPr>
            <w:rFonts w:ascii="Cambria Math" w:eastAsiaTheme="minorEastAsia" w:hAnsi="Cambria Math" w:cs="Times New Roman"/>
            <w:sz w:val="24"/>
            <w:szCs w:val="24"/>
            <w:lang w:val="en-US"/>
          </w:rPr>
          <m:t>j</m:t>
        </m:r>
      </m:oMath>
      <w:r w:rsidR="001A0D5C">
        <w:rPr>
          <w:rFonts w:ascii="Times New Roman" w:eastAsiaTheme="minorEastAsia" w:hAnsi="Times New Roman" w:cs="Times New Roman"/>
          <w:sz w:val="24"/>
          <w:szCs w:val="24"/>
          <w:lang w:val="en-US"/>
        </w:rPr>
        <w:t xml:space="preserve">, the posterior mean is calculated given </w:t>
      </w:r>
      <m:oMath>
        <m:r>
          <w:rPr>
            <w:rFonts w:ascii="Cambria Math" w:eastAsiaTheme="minorEastAsia" w:hAnsi="Cambria Math" w:cs="Times New Roman"/>
            <w:sz w:val="24"/>
            <w:szCs w:val="24"/>
            <w:lang w:val="en-US"/>
          </w:rPr>
          <m:t>α,β</m:t>
        </m:r>
      </m:oMath>
      <w:r w:rsidR="001A0D5C">
        <w:rPr>
          <w:rFonts w:ascii="Times New Roman" w:eastAsiaTheme="minorEastAsia" w:hAnsi="Times New Roman" w:cs="Times New Roman"/>
          <w:sz w:val="24"/>
          <w:szCs w:val="24"/>
          <w:lang w:val="en-US"/>
        </w:rPr>
        <w:t xml:space="preserve">, taking the </w:t>
      </w:r>
      <w:r>
        <w:rPr>
          <w:rFonts w:ascii="Times New Roman" w:eastAsiaTheme="minorEastAsia" w:hAnsi="Times New Roman" w:cs="Times New Roman"/>
          <w:sz w:val="24"/>
          <w:szCs w:val="24"/>
          <w:lang w:val="en-US"/>
        </w:rPr>
        <w:t>form shown in Equation (35).</w:t>
      </w:r>
    </w:p>
    <w:p w14:paraId="12AC3AAC" w14:textId="2A65E469" w:rsidR="00AC3491" w:rsidRDefault="00000000" w:rsidP="00583025">
      <w:pPr>
        <w:jc w:val="both"/>
        <w:rPr>
          <w:rFonts w:ascii="Times New Roman" w:eastAsiaTheme="minorEastAsia" w:hAnsi="Times New Roman" w:cs="Times New Roman"/>
          <w:sz w:val="24"/>
          <w:szCs w:val="24"/>
          <w:lang w:val="en-US"/>
        </w:rPr>
      </w:pPr>
      <m:oMathPara>
        <m:oMath>
          <m:sSup>
            <m:sSupPr>
              <m:ctrlPr>
                <w:rPr>
                  <w:rFonts w:ascii="Cambria Math" w:eastAsiaTheme="minorEastAsia" w:hAnsi="Cambria Math" w:cs="Times New Roman"/>
                  <w:i/>
                  <w:sz w:val="24"/>
                  <w:szCs w:val="24"/>
                  <w:lang w:val="en-US"/>
                </w:rPr>
              </m:ctrlPr>
            </m:sSupPr>
            <m:e>
              <m:acc>
                <m:accPr>
                  <m:ctrlPr>
                    <w:rPr>
                      <w:rFonts w:ascii="Cambria Math" w:eastAsiaTheme="minorEastAsia" w:hAnsi="Cambria Math" w:cs="Times New Roman"/>
                      <w:i/>
                      <w:sz w:val="24"/>
                      <w:szCs w:val="24"/>
                      <w:lang w:val="en-US"/>
                    </w:rPr>
                  </m:ctrlPr>
                </m:acc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λ</m:t>
                      </m:r>
                    </m:e>
                    <m:sub>
                      <m:r>
                        <w:rPr>
                          <w:rFonts w:ascii="Cambria Math" w:eastAsiaTheme="minorEastAsia" w:hAnsi="Cambria Math" w:cs="Times New Roman"/>
                          <w:sz w:val="24"/>
                          <w:szCs w:val="24"/>
                          <w:lang w:val="en-US"/>
                        </w:rPr>
                        <m:t>j</m:t>
                      </m:r>
                    </m:sub>
                  </m:sSub>
                </m:e>
              </m:acc>
            </m:e>
            <m:sup>
              <m:r>
                <w:rPr>
                  <w:rFonts w:ascii="Cambria Math" w:eastAsiaTheme="minorEastAsia" w:hAnsi="Cambria Math" w:cs="Times New Roman"/>
                  <w:sz w:val="24"/>
                  <w:szCs w:val="24"/>
                  <w:lang w:val="en-US"/>
                </w:rPr>
                <m:t>EB</m:t>
              </m:r>
            </m:sup>
          </m:sSup>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acc>
                <m:accPr>
                  <m:ctrlPr>
                    <w:rPr>
                      <w:rFonts w:ascii="Cambria Math" w:eastAsiaTheme="minorEastAsia" w:hAnsi="Cambria Math" w:cs="Times New Roman"/>
                      <w:i/>
                      <w:sz w:val="24"/>
                      <w:szCs w:val="24"/>
                      <w:lang w:val="en-US"/>
                    </w:rPr>
                  </m:ctrlPr>
                </m:accPr>
                <m:e>
                  <m:r>
                    <w:rPr>
                      <w:rFonts w:ascii="Cambria Math" w:eastAsiaTheme="minorEastAsia" w:hAnsi="Cambria Math" w:cs="Times New Roman"/>
                      <w:sz w:val="24"/>
                      <w:szCs w:val="24"/>
                      <w:lang w:val="en-US"/>
                    </w:rPr>
                    <m:t>α</m:t>
                  </m:r>
                </m:e>
              </m:acc>
              <m:r>
                <w:rPr>
                  <w:rFonts w:ascii="Cambria Math" w:eastAsiaTheme="minorEastAsia" w:hAnsi="Cambria Math" w:cs="Times New Roman"/>
                  <w:sz w:val="24"/>
                  <w:szCs w:val="24"/>
                  <w:lang w:val="en-US"/>
                </w:rPr>
                <m:t>+</m:t>
              </m:r>
              <m:nary>
                <m:naryPr>
                  <m:chr m:val="∑"/>
                  <m:limLoc m:val="subSup"/>
                  <m:supHide m:val="1"/>
                  <m:ctrlPr>
                    <w:rPr>
                      <w:rFonts w:ascii="Cambria Math" w:eastAsiaTheme="minorEastAsia" w:hAnsi="Cambria Math" w:cs="Times New Roman"/>
                      <w:i/>
                      <w:sz w:val="24"/>
                      <w:szCs w:val="24"/>
                      <w:lang w:val="en-US"/>
                    </w:rPr>
                  </m:ctrlPr>
                </m:naryPr>
                <m:sub>
                  <m:r>
                    <w:rPr>
                      <w:rFonts w:ascii="Cambria Math" w:eastAsiaTheme="minorEastAsia" w:hAnsi="Cambria Math" w:cs="Times New Roman"/>
                      <w:sz w:val="24"/>
                      <w:szCs w:val="24"/>
                      <w:lang w:val="en-US"/>
                    </w:rPr>
                    <m:t>i</m:t>
                  </m:r>
                </m:sub>
                <m:sup/>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y</m:t>
                      </m:r>
                    </m:e>
                    <m:sub>
                      <m:r>
                        <w:rPr>
                          <w:rFonts w:ascii="Cambria Math" w:eastAsiaTheme="minorEastAsia" w:hAnsi="Cambria Math" w:cs="Times New Roman"/>
                          <w:sz w:val="24"/>
                          <w:szCs w:val="24"/>
                          <w:lang w:val="en-US"/>
                        </w:rPr>
                        <m:t>ij</m:t>
                      </m:r>
                    </m:sub>
                  </m:sSub>
                </m:e>
              </m:nary>
            </m:num>
            <m:den>
              <m:acc>
                <m:accPr>
                  <m:ctrlPr>
                    <w:rPr>
                      <w:rFonts w:ascii="Cambria Math" w:eastAsiaTheme="minorEastAsia" w:hAnsi="Cambria Math" w:cs="Times New Roman"/>
                      <w:i/>
                      <w:sz w:val="24"/>
                      <w:szCs w:val="24"/>
                      <w:lang w:val="en-US"/>
                    </w:rPr>
                  </m:ctrlPr>
                </m:accPr>
                <m:e>
                  <m:r>
                    <w:rPr>
                      <w:rFonts w:ascii="Cambria Math" w:eastAsiaTheme="minorEastAsia" w:hAnsi="Cambria Math" w:cs="Times New Roman"/>
                      <w:sz w:val="24"/>
                      <w:szCs w:val="24"/>
                      <w:lang w:val="en-US"/>
                    </w:rPr>
                    <m:t>β</m:t>
                  </m:r>
                </m:e>
              </m:acc>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den>
          </m:f>
          <m:r>
            <w:rPr>
              <w:rFonts w:ascii="Cambria Math" w:eastAsiaTheme="minorEastAsia" w:hAnsi="Cambria Math" w:cs="Times New Roman"/>
              <w:sz w:val="24"/>
              <w:szCs w:val="24"/>
              <w:lang w:val="en-US"/>
            </w:rPr>
            <m:t xml:space="preserve">    (35)</m:t>
          </m:r>
        </m:oMath>
      </m:oMathPara>
    </w:p>
    <w:p w14:paraId="073DB4A7" w14:textId="39572ADA" w:rsidR="001A0D5C" w:rsidRDefault="001A0D5C"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Which is the same estimator from the partial-pooling procedure</w:t>
      </w:r>
      <w:r w:rsidR="00AC3491">
        <w:rPr>
          <w:rFonts w:ascii="Times New Roman" w:eastAsiaTheme="minorEastAsia" w:hAnsi="Times New Roman" w:cs="Times New Roman"/>
          <w:sz w:val="24"/>
          <w:szCs w:val="24"/>
          <w:lang w:val="en-US"/>
        </w:rPr>
        <w:t xml:space="preserve"> shown in Equation (25)</w:t>
      </w:r>
      <w:r>
        <w:rPr>
          <w:rFonts w:ascii="Times New Roman" w:eastAsiaTheme="minorEastAsia" w:hAnsi="Times New Roman" w:cs="Times New Roman"/>
          <w:sz w:val="24"/>
          <w:szCs w:val="24"/>
          <w:lang w:val="en-US"/>
        </w:rPr>
        <w:t xml:space="preserve">, but with </w:t>
      </w:r>
      <m:oMath>
        <m:acc>
          <m:accPr>
            <m:ctrlPr>
              <w:rPr>
                <w:rFonts w:ascii="Cambria Math" w:eastAsiaTheme="minorEastAsia" w:hAnsi="Cambria Math" w:cs="Times New Roman"/>
                <w:i/>
                <w:sz w:val="24"/>
                <w:szCs w:val="24"/>
                <w:lang w:val="en-US"/>
              </w:rPr>
            </m:ctrlPr>
          </m:accPr>
          <m:e>
            <m:r>
              <w:rPr>
                <w:rFonts w:ascii="Cambria Math" w:eastAsiaTheme="minorEastAsia" w:hAnsi="Cambria Math" w:cs="Times New Roman"/>
                <w:sz w:val="24"/>
                <w:szCs w:val="24"/>
                <w:lang w:val="en-US"/>
              </w:rPr>
              <m:t>α</m:t>
            </m:r>
          </m:e>
        </m:acc>
        <m:r>
          <w:rPr>
            <w:rFonts w:ascii="Cambria Math" w:eastAsiaTheme="minorEastAsia" w:hAnsi="Cambria Math" w:cs="Times New Roman"/>
            <w:sz w:val="24"/>
            <w:szCs w:val="24"/>
            <w:lang w:val="en-US"/>
          </w:rPr>
          <m:t>,</m:t>
        </m:r>
        <m:acc>
          <m:accPr>
            <m:ctrlPr>
              <w:rPr>
                <w:rFonts w:ascii="Cambria Math" w:eastAsiaTheme="minorEastAsia" w:hAnsi="Cambria Math" w:cs="Times New Roman"/>
                <w:i/>
                <w:sz w:val="24"/>
                <w:szCs w:val="24"/>
                <w:lang w:val="en-US"/>
              </w:rPr>
            </m:ctrlPr>
          </m:accPr>
          <m:e>
            <m:r>
              <w:rPr>
                <w:rFonts w:ascii="Cambria Math" w:eastAsiaTheme="minorEastAsia" w:hAnsi="Cambria Math" w:cs="Times New Roman"/>
                <w:sz w:val="24"/>
                <w:szCs w:val="24"/>
                <w:lang w:val="en-US"/>
              </w:rPr>
              <m:t>β</m:t>
            </m:r>
          </m:e>
        </m:acc>
      </m:oMath>
      <w:r>
        <w:rPr>
          <w:rFonts w:ascii="Times New Roman" w:eastAsiaTheme="minorEastAsia" w:hAnsi="Times New Roman" w:cs="Times New Roman"/>
          <w:sz w:val="24"/>
          <w:szCs w:val="24"/>
          <w:lang w:val="en-US"/>
        </w:rPr>
        <w:t xml:space="preserve"> estimated</w:t>
      </w:r>
      <w:r w:rsidR="00AC3491">
        <w:rPr>
          <w:rFonts w:ascii="Times New Roman" w:eastAsiaTheme="minorEastAsia" w:hAnsi="Times New Roman" w:cs="Times New Roman"/>
          <w:sz w:val="24"/>
          <w:szCs w:val="24"/>
          <w:lang w:val="en-US"/>
        </w:rPr>
        <w:t xml:space="preserve"> differently in the EB method</w:t>
      </w:r>
      <w:r>
        <w:rPr>
          <w:rFonts w:ascii="Times New Roman" w:eastAsiaTheme="minorEastAsia" w:hAnsi="Times New Roman" w:cs="Times New Roman"/>
          <w:sz w:val="24"/>
          <w:szCs w:val="24"/>
          <w:lang w:val="en-US"/>
        </w:rPr>
        <w:t>.</w:t>
      </w:r>
    </w:p>
    <w:p w14:paraId="35D80043" w14:textId="2DE6100E" w:rsidR="001A0D5C" w:rsidRDefault="001A0D5C" w:rsidP="00583025">
      <w:pPr>
        <w:jc w:val="both"/>
        <w:rPr>
          <w:rFonts w:ascii="Times New Roman" w:eastAsiaTheme="minorEastAsia" w:hAnsi="Times New Roman" w:cs="Times New Roman"/>
          <w:b/>
          <w:bCs/>
          <w:sz w:val="24"/>
          <w:szCs w:val="24"/>
          <w:lang w:val="en-US"/>
        </w:rPr>
      </w:pPr>
      <w:r>
        <w:rPr>
          <w:rFonts w:ascii="Times New Roman" w:eastAsiaTheme="minorEastAsia" w:hAnsi="Times New Roman" w:cs="Times New Roman"/>
          <w:b/>
          <w:bCs/>
          <w:sz w:val="24"/>
          <w:szCs w:val="24"/>
          <w:lang w:val="en-US"/>
        </w:rPr>
        <w:t>Development of SPF and CMF</w:t>
      </w:r>
    </w:p>
    <w:p w14:paraId="76738404" w14:textId="27C04650" w:rsidR="001A0D5C" w:rsidRDefault="00AC3491"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 key property of the hierarchical modeling approach is its connection for developing SPF and CMF following the recommendations made by HSM. Recall the structure of the hierarchical model shown in Equations (7) and (8).</w:t>
      </w:r>
    </w:p>
    <w:p w14:paraId="32F6259A" w14:textId="1FFDBFA6" w:rsidR="001A0D5C" w:rsidRPr="00FB0C2B" w:rsidRDefault="00000000" w:rsidP="001A0D5C">
      <w:pPr>
        <w:jc w:val="both"/>
        <w:rPr>
          <w:rFonts w:ascii="Times New Roman" w:eastAsiaTheme="minorEastAsia" w:hAnsi="Times New Roman" w:cs="Times New Roman"/>
          <w:sz w:val="24"/>
          <w:szCs w:val="24"/>
          <w:lang w:val="en-US"/>
        </w:rPr>
      </w:pPr>
      <m:oMathPara>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f</m:t>
              </m:r>
            </m:e>
            <m:sup>
              <m:r>
                <w:rPr>
                  <w:rFonts w:ascii="Cambria Math" w:eastAsiaTheme="minorEastAsia" w:hAnsi="Cambria Math" w:cs="Times New Roman"/>
                  <w:sz w:val="24"/>
                  <w:szCs w:val="24"/>
                  <w:lang w:val="en-US"/>
                </w:rPr>
                <m:t>-1</m:t>
              </m:r>
            </m:sup>
          </m:sSup>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θ</m:t>
              </m:r>
            </m:e>
          </m:d>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00</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L1</m:t>
              </m:r>
            </m:sup>
          </m:sSup>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01</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L2</m:t>
              </m:r>
            </m:sup>
          </m:sSup>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L1</m:t>
              </m:r>
            </m:sup>
          </m:sSup>
          <m:sSup>
            <m:sSupPr>
              <m:ctrlPr>
                <w:rPr>
                  <w:rFonts w:ascii="Cambria Math" w:eastAsiaTheme="minorEastAsia" w:hAnsi="Cambria Math" w:cs="Times New Roman"/>
                  <w:i/>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L2</m:t>
              </m:r>
            </m:sup>
          </m:sSup>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1</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ε</m:t>
              </m:r>
            </m:e>
            <m:sup>
              <m:r>
                <w:rPr>
                  <w:rFonts w:ascii="Cambria Math" w:eastAsiaTheme="minorEastAsia" w:hAnsi="Cambria Math" w:cs="Times New Roman"/>
                  <w:sz w:val="24"/>
                  <w:szCs w:val="24"/>
                  <w:lang w:val="en-US"/>
                </w:rPr>
                <m:t>L1</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ε</m:t>
                  </m:r>
                </m:e>
                <m:sub>
                  <m:r>
                    <w:rPr>
                      <w:rFonts w:ascii="Cambria Math" w:eastAsiaTheme="minorEastAsia" w:hAnsi="Cambria Math" w:cs="Times New Roman"/>
                      <w:sz w:val="24"/>
                      <w:szCs w:val="24"/>
                      <w:lang w:val="en-US"/>
                    </w:rPr>
                    <m:t>0</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L1</m:t>
              </m:r>
            </m:sup>
          </m:sSup>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ε</m:t>
                  </m:r>
                </m:e>
                <m:sub>
                  <m:r>
                    <w:rPr>
                      <w:rFonts w:ascii="Cambria Math" w:eastAsiaTheme="minorEastAsia" w:hAnsi="Cambria Math" w:cs="Times New Roman"/>
                      <w:sz w:val="24"/>
                      <w:szCs w:val="24"/>
                      <w:lang w:val="en-US"/>
                    </w:rPr>
                    <m:t>1</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 xml:space="preserve">   (36)</m:t>
          </m:r>
        </m:oMath>
      </m:oMathPara>
    </w:p>
    <w:p w14:paraId="39BC4A5D" w14:textId="42DB9725" w:rsidR="001A0D5C" w:rsidRDefault="00AC3491"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This structure in (36) c</w:t>
      </w:r>
      <w:r w:rsidR="001A0D5C">
        <w:rPr>
          <w:rFonts w:ascii="Times New Roman" w:eastAsiaTheme="minorEastAsia" w:hAnsi="Times New Roman" w:cs="Times New Roman"/>
          <w:sz w:val="24"/>
          <w:szCs w:val="24"/>
          <w:lang w:val="en-US"/>
        </w:rPr>
        <w:t xml:space="preserve">an be written as a varying-coefficient model in the </w:t>
      </w:r>
      <w:r>
        <w:rPr>
          <w:rFonts w:ascii="Times New Roman" w:eastAsiaTheme="minorEastAsia" w:hAnsi="Times New Roman" w:cs="Times New Roman"/>
          <w:sz w:val="24"/>
          <w:szCs w:val="24"/>
          <w:lang w:val="en-US"/>
        </w:rPr>
        <w:t xml:space="preserve">multiplicative </w:t>
      </w:r>
      <w:r w:rsidR="001A0D5C">
        <w:rPr>
          <w:rFonts w:ascii="Times New Roman" w:eastAsiaTheme="minorEastAsia" w:hAnsi="Times New Roman" w:cs="Times New Roman"/>
          <w:sz w:val="24"/>
          <w:szCs w:val="24"/>
          <w:lang w:val="en-US"/>
        </w:rPr>
        <w:t>form</w:t>
      </w:r>
      <w:r>
        <w:rPr>
          <w:rFonts w:ascii="Times New Roman" w:eastAsiaTheme="minorEastAsia" w:hAnsi="Times New Roman" w:cs="Times New Roman"/>
          <w:sz w:val="24"/>
          <w:szCs w:val="24"/>
          <w:lang w:val="en-US"/>
        </w:rPr>
        <w:t xml:space="preserve"> shown in Equation (37)</w:t>
      </w:r>
      <w:r w:rsidR="001A0D5C">
        <w:rPr>
          <w:rFonts w:ascii="Times New Roman" w:eastAsiaTheme="minorEastAsia" w:hAnsi="Times New Roman" w:cs="Times New Roman"/>
          <w:sz w:val="24"/>
          <w:szCs w:val="24"/>
          <w:lang w:val="en-US"/>
        </w:rPr>
        <w:t>:</w:t>
      </w:r>
    </w:p>
    <w:p w14:paraId="52C9F830" w14:textId="09142468" w:rsidR="001A0D5C" w:rsidRPr="001A0D5C" w:rsidRDefault="00000000" w:rsidP="00583025">
      <w:pPr>
        <w:jc w:val="both"/>
        <w:rPr>
          <w:rFonts w:ascii="Times New Roman" w:eastAsiaTheme="minorEastAsia" w:hAnsi="Times New Roman" w:cs="Times New Roman"/>
          <w:b/>
          <w:bCs/>
          <w:iCs/>
          <w:sz w:val="24"/>
          <w:szCs w:val="24"/>
          <w:lang w:val="en-US"/>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p</m:t>
              </m:r>
            </m:sub>
          </m:sSub>
          <m:r>
            <w:rPr>
              <w:rFonts w:ascii="Cambria Math" w:eastAsiaTheme="minorEastAsia" w:hAnsi="Cambria Math" w:cs="Times New Roman"/>
              <w:sz w:val="24"/>
              <w:szCs w:val="24"/>
              <w:lang w:val="en-US"/>
            </w:rPr>
            <m:t>=A×</m:t>
          </m:r>
          <m:sSup>
            <m:sSupPr>
              <m:ctrlPr>
                <w:rPr>
                  <w:rFonts w:ascii="Cambria Math" w:eastAsiaTheme="minorEastAsia" w:hAnsi="Cambria Math" w:cs="Times New Roman"/>
                  <w:b/>
                  <w:bCs/>
                  <w:iCs/>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B</m:t>
              </m:r>
            </m:sup>
          </m:sSup>
        </m:oMath>
      </m:oMathPara>
    </w:p>
    <w:p w14:paraId="5D3C5B39" w14:textId="3DDFFFD9" w:rsidR="001A0D5C" w:rsidRDefault="001A0D5C" w:rsidP="00583025">
      <w:pPr>
        <w:jc w:val="both"/>
        <w:rPr>
          <w:rFonts w:ascii="Times New Roman" w:eastAsiaTheme="minorEastAsia" w:hAnsi="Times New Roman" w:cs="Times New Roman"/>
          <w:iCs/>
          <w:sz w:val="24"/>
          <w:szCs w:val="24"/>
          <w:lang w:val="en-US"/>
        </w:rPr>
      </w:pPr>
      <w:r>
        <w:rPr>
          <w:rFonts w:ascii="Times New Roman" w:eastAsiaTheme="minorEastAsia" w:hAnsi="Times New Roman" w:cs="Times New Roman"/>
          <w:sz w:val="24"/>
          <w:szCs w:val="24"/>
          <w:lang w:val="en-US"/>
        </w:rPr>
        <w:t xml:space="preserve">Where </w:t>
      </w:r>
      <m:oMath>
        <m:r>
          <w:rPr>
            <w:rFonts w:ascii="Cambria Math" w:eastAsiaTheme="minorEastAsia" w:hAnsi="Cambria Math" w:cs="Times New Roman"/>
            <w:sz w:val="24"/>
            <w:szCs w:val="24"/>
            <w:lang w:val="en-US"/>
          </w:rPr>
          <m:t>A=</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m:t>
        </m:r>
        <m:r>
          <m:rPr>
            <m:sty m:val="p"/>
          </m:rPr>
          <w:rPr>
            <w:rFonts w:ascii="Cambria Math" w:eastAsiaTheme="minorEastAsia" w:hAnsi="Cambria Math" w:cs="Times New Roman"/>
            <w:sz w:val="24"/>
            <w:szCs w:val="24"/>
            <w:lang w:val="en-US"/>
          </w:rPr>
          <m:t>exp⁡</m:t>
        </m:r>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i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m:t>
        </m:r>
      </m:oMath>
      <w:r>
        <w:rPr>
          <w:rFonts w:ascii="Times New Roman" w:eastAsiaTheme="minorEastAsia" w:hAnsi="Times New Roman" w:cs="Times New Roman"/>
          <w:sz w:val="24"/>
          <w:szCs w:val="24"/>
          <w:lang w:val="en-US"/>
        </w:rPr>
        <w:t xml:space="preserve"> and </w:t>
      </w:r>
      <m:oMath>
        <m:r>
          <w:rPr>
            <w:rFonts w:ascii="Cambria Math" w:eastAsiaTheme="minorEastAsia" w:hAnsi="Cambria Math" w:cs="Times New Roman"/>
            <w:sz w:val="24"/>
            <w:szCs w:val="24"/>
            <w:lang w:val="en-US"/>
          </w:rPr>
          <m:t>B=</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m:t>
        </m:r>
        <m:r>
          <m:rPr>
            <m:sty m:val="p"/>
          </m:rPr>
          <w:rPr>
            <w:rFonts w:ascii="Cambria Math" w:eastAsiaTheme="minorEastAsia" w:hAnsi="Cambria Math" w:cs="Times New Roman"/>
            <w:sz w:val="24"/>
            <w:szCs w:val="24"/>
            <w:lang w:val="en-US"/>
          </w:rPr>
          <m:t>exp⁡</m:t>
        </m:r>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i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2</m:t>
            </m:r>
          </m:sub>
        </m:sSub>
        <m:r>
          <m:rPr>
            <m:sty m:val="bi"/>
          </m:rPr>
          <w:rPr>
            <w:rFonts w:ascii="Cambria Math" w:eastAsiaTheme="minorEastAsia" w:hAnsi="Cambria Math" w:cs="Times New Roman"/>
            <w:sz w:val="24"/>
            <w:szCs w:val="24"/>
            <w:lang w:val="en-US"/>
          </w:rPr>
          <m:t>)</m:t>
        </m:r>
      </m:oMath>
      <w:r>
        <w:rPr>
          <w:rFonts w:ascii="Times New Roman" w:eastAsiaTheme="minorEastAsia" w:hAnsi="Times New Roman" w:cs="Times New Roman"/>
          <w:b/>
          <w:bCs/>
          <w:iCs/>
          <w:sz w:val="24"/>
          <w:szCs w:val="24"/>
          <w:lang w:val="en-US"/>
        </w:rPr>
        <w:t xml:space="preserve"> </w:t>
      </w:r>
      <w:r w:rsidRPr="001A0D5C">
        <w:rPr>
          <w:rFonts w:ascii="Times New Roman" w:eastAsiaTheme="minorEastAsia" w:hAnsi="Times New Roman" w:cs="Times New Roman"/>
          <w:iCs/>
          <w:sz w:val="24"/>
          <w:szCs w:val="24"/>
          <w:lang w:val="en-US"/>
        </w:rPr>
        <w:t>where</w:t>
      </w:r>
      <w:r>
        <w:rPr>
          <w:rFonts w:ascii="Times New Roman" w:eastAsiaTheme="minorEastAsia" w:hAnsi="Times New Roman" w:cs="Times New Roman"/>
          <w:iCs/>
          <w:sz w:val="24"/>
          <w:szCs w:val="24"/>
          <w:lang w:val="en-US"/>
        </w:rPr>
        <w:t xml:space="preserve"> </w:t>
      </w:r>
      <m:oMath>
        <m:r>
          <m:rPr>
            <m:sty m:val="b"/>
          </m:rPr>
          <w:rPr>
            <w:rFonts w:ascii="Cambria Math" w:eastAsiaTheme="minorEastAsia" w:hAnsi="Cambria Math" w:cs="Times New Roman"/>
            <w:sz w:val="24"/>
            <w:szCs w:val="24"/>
            <w:lang w:val="en-US"/>
          </w:rPr>
          <m:t>x,</m:t>
        </m:r>
        <m:sSub>
          <m:sSubPr>
            <m:ctrlPr>
              <w:rPr>
                <w:rFonts w:ascii="Cambria Math" w:eastAsiaTheme="minorEastAsia" w:hAnsi="Cambria Math" w:cs="Times New Roman"/>
                <w:b/>
                <w:b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1</m:t>
            </m:r>
          </m:sub>
        </m:sSub>
        <m:r>
          <m:rPr>
            <m:sty m:val="b"/>
          </m:rPr>
          <w:rPr>
            <w:rFonts w:ascii="Cambria Math" w:eastAsiaTheme="minorEastAsia" w:hAnsi="Cambria Math" w:cs="Times New Roman"/>
            <w:sz w:val="24"/>
            <w:szCs w:val="24"/>
            <w:lang w:val="en-US"/>
          </w:rPr>
          <m:t>,</m:t>
        </m:r>
        <m:sSub>
          <m:sSubPr>
            <m:ctrlPr>
              <w:rPr>
                <w:rFonts w:ascii="Cambria Math" w:eastAsiaTheme="minorEastAsia" w:hAnsi="Cambria Math" w:cs="Times New Roman"/>
                <w:b/>
                <w:b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2</m:t>
            </m:r>
          </m:sub>
        </m:sSub>
      </m:oMath>
      <w:r>
        <w:rPr>
          <w:rFonts w:ascii="Times New Roman" w:eastAsiaTheme="minorEastAsia" w:hAnsi="Times New Roman" w:cs="Times New Roman"/>
          <w:b/>
          <w:bCs/>
          <w:sz w:val="24"/>
          <w:szCs w:val="24"/>
          <w:lang w:val="en-US"/>
        </w:rPr>
        <w:t xml:space="preserve"> </w:t>
      </w:r>
      <w:r w:rsidRPr="001A0D5C">
        <w:rPr>
          <w:rFonts w:ascii="Times New Roman" w:eastAsiaTheme="minorEastAsia" w:hAnsi="Times New Roman" w:cs="Times New Roman"/>
          <w:sz w:val="24"/>
          <w:szCs w:val="24"/>
          <w:lang w:val="en-US"/>
        </w:rPr>
        <w:t>are</w:t>
      </w:r>
      <w:r>
        <w:rPr>
          <w:rFonts w:ascii="Times New Roman" w:eastAsiaTheme="minorEastAsia" w:hAnsi="Times New Roman" w:cs="Times New Roman"/>
          <w:b/>
          <w:bCs/>
          <w:sz w:val="24"/>
          <w:szCs w:val="24"/>
          <w:lang w:val="en-US"/>
        </w:rPr>
        <w:t xml:space="preserve"> </w:t>
      </w:r>
      <w:r w:rsidRPr="001A0D5C">
        <w:rPr>
          <w:rFonts w:ascii="Times New Roman" w:eastAsiaTheme="minorEastAsia" w:hAnsi="Times New Roman" w:cs="Times New Roman"/>
          <w:sz w:val="24"/>
          <w:szCs w:val="24"/>
          <w:lang w:val="en-US"/>
        </w:rPr>
        <w:t>covariates</w:t>
      </w:r>
      <w:r w:rsidR="00BB2F97">
        <w:rPr>
          <w:rFonts w:ascii="Times New Roman" w:eastAsiaTheme="minorEastAsia" w:hAnsi="Times New Roman" w:cs="Times New Roman"/>
          <w:sz w:val="24"/>
          <w:szCs w:val="24"/>
          <w:lang w:val="en-US"/>
        </w:rPr>
        <w:t xml:space="preserve"> for a varying-coefficient model</w:t>
      </w:r>
      <w:r>
        <w:rPr>
          <w:rFonts w:ascii="Times New Roman" w:eastAsiaTheme="minorEastAsia" w:hAnsi="Times New Roman" w:cs="Times New Roman"/>
          <w:sz w:val="24"/>
          <w:szCs w:val="24"/>
          <w:lang w:val="en-US"/>
        </w:rPr>
        <w:t xml:space="preserve">. For the purposes of this analysis, we set </w:t>
      </w:r>
      <m:oMath>
        <m:r>
          <m:rPr>
            <m:sty m:val="b"/>
          </m:rPr>
          <w:rPr>
            <w:rFonts w:ascii="Cambria Math" w:eastAsiaTheme="minorEastAsia" w:hAnsi="Cambria Math" w:cs="Times New Roman"/>
            <w:sz w:val="24"/>
            <w:szCs w:val="24"/>
            <w:lang w:val="en-US"/>
          </w:rPr>
          <m:t>x</m:t>
        </m:r>
      </m:oMath>
      <w:r>
        <w:rPr>
          <w:rFonts w:ascii="Times New Roman" w:eastAsiaTheme="minorEastAsia" w:hAnsi="Times New Roman" w:cs="Times New Roman"/>
          <w:b/>
          <w:bCs/>
          <w:iCs/>
          <w:sz w:val="24"/>
          <w:szCs w:val="24"/>
          <w:lang w:val="en-US"/>
        </w:rPr>
        <w:t xml:space="preserve"> </w:t>
      </w:r>
      <w:r w:rsidRPr="001A0D5C">
        <w:rPr>
          <w:rFonts w:ascii="Times New Roman" w:eastAsiaTheme="minorEastAsia" w:hAnsi="Times New Roman" w:cs="Times New Roman"/>
          <w:iCs/>
          <w:sz w:val="24"/>
          <w:szCs w:val="24"/>
          <w:lang w:val="en-US"/>
        </w:rPr>
        <w:t>to be</w:t>
      </w:r>
      <w:r>
        <w:rPr>
          <w:rFonts w:ascii="Times New Roman" w:eastAsiaTheme="minorEastAsia" w:hAnsi="Times New Roman" w:cs="Times New Roman"/>
          <w:b/>
          <w:bCs/>
          <w:iCs/>
          <w:sz w:val="24"/>
          <w:szCs w:val="24"/>
          <w:lang w:val="en-US"/>
        </w:rPr>
        <w:t xml:space="preserve"> </w:t>
      </w:r>
      <w:r w:rsidRPr="001A0D5C">
        <w:rPr>
          <w:rFonts w:ascii="Times New Roman" w:eastAsiaTheme="minorEastAsia" w:hAnsi="Times New Roman" w:cs="Times New Roman"/>
          <w:iCs/>
          <w:sz w:val="24"/>
          <w:szCs w:val="24"/>
          <w:lang w:val="en-US"/>
        </w:rPr>
        <w:t>exposure</w:t>
      </w:r>
      <w:r>
        <w:rPr>
          <w:rFonts w:ascii="Times New Roman" w:eastAsiaTheme="minorEastAsia" w:hAnsi="Times New Roman" w:cs="Times New Roman"/>
          <w:iCs/>
          <w:sz w:val="24"/>
          <w:szCs w:val="24"/>
          <w:lang w:val="en-US"/>
        </w:rPr>
        <w:t xml:space="preserve"> terms (Annual Daily Average Traffic (AADT)), </w:t>
      </w:r>
      <m:oMath>
        <m:sSub>
          <m:sSubPr>
            <m:ctrlPr>
              <w:rPr>
                <w:rFonts w:ascii="Cambria Math" w:eastAsiaTheme="minorEastAsia" w:hAnsi="Cambria Math" w:cs="Times New Roman"/>
                <w:b/>
                <w:b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1</m:t>
            </m:r>
          </m:sub>
        </m:sSub>
      </m:oMath>
      <w:r>
        <w:rPr>
          <w:rFonts w:ascii="Times New Roman" w:eastAsiaTheme="minorEastAsia" w:hAnsi="Times New Roman" w:cs="Times New Roman"/>
          <w:b/>
          <w:bCs/>
          <w:sz w:val="24"/>
          <w:szCs w:val="24"/>
          <w:lang w:val="en-US"/>
        </w:rPr>
        <w:t xml:space="preserve"> </w:t>
      </w:r>
      <w:r>
        <w:rPr>
          <w:rFonts w:ascii="Times New Roman" w:eastAsiaTheme="minorEastAsia" w:hAnsi="Times New Roman" w:cs="Times New Roman"/>
          <w:sz w:val="24"/>
          <w:szCs w:val="24"/>
          <w:lang w:val="en-US"/>
        </w:rPr>
        <w:t xml:space="preserve">characteristics of interest, and </w:t>
      </w:r>
      <m:oMath>
        <m:sSub>
          <m:sSubPr>
            <m:ctrlPr>
              <w:rPr>
                <w:rFonts w:ascii="Cambria Math" w:eastAsiaTheme="minorEastAsia" w:hAnsi="Cambria Math" w:cs="Times New Roman"/>
                <w:b/>
                <w:bCs/>
                <w:i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2</m:t>
            </m:r>
          </m:sub>
        </m:sSub>
      </m:oMath>
      <w:r>
        <w:rPr>
          <w:rFonts w:ascii="Times New Roman" w:eastAsiaTheme="minorEastAsia" w:hAnsi="Times New Roman" w:cs="Times New Roman"/>
          <w:b/>
          <w:bCs/>
          <w:iCs/>
          <w:sz w:val="24"/>
          <w:szCs w:val="24"/>
          <w:lang w:val="en-US"/>
        </w:rPr>
        <w:t xml:space="preserve"> </w:t>
      </w:r>
      <w:r>
        <w:rPr>
          <w:rFonts w:ascii="Times New Roman" w:eastAsiaTheme="minorEastAsia" w:hAnsi="Times New Roman" w:cs="Times New Roman"/>
          <w:iCs/>
          <w:sz w:val="24"/>
          <w:szCs w:val="24"/>
          <w:lang w:val="en-US"/>
        </w:rPr>
        <w:t>are local factors</w:t>
      </w:r>
      <w:r w:rsidR="00AC3491">
        <w:rPr>
          <w:rFonts w:ascii="Times New Roman" w:eastAsiaTheme="minorEastAsia" w:hAnsi="Times New Roman" w:cs="Times New Roman"/>
          <w:iCs/>
          <w:sz w:val="24"/>
          <w:szCs w:val="24"/>
          <w:lang w:val="en-US"/>
        </w:rPr>
        <w:t xml:space="preserve"> of road segments</w:t>
      </w:r>
      <w:r>
        <w:rPr>
          <w:rFonts w:ascii="Times New Roman" w:eastAsiaTheme="minorEastAsia" w:hAnsi="Times New Roman" w:cs="Times New Roman"/>
          <w:iCs/>
          <w:sz w:val="24"/>
          <w:szCs w:val="24"/>
          <w:lang w:val="en-US"/>
        </w:rPr>
        <w:t>. Given that, we can write the model</w:t>
      </w:r>
      <w:r w:rsidR="00AC3491">
        <w:rPr>
          <w:rFonts w:ascii="Times New Roman" w:eastAsiaTheme="minorEastAsia" w:hAnsi="Times New Roman" w:cs="Times New Roman"/>
          <w:iCs/>
          <w:sz w:val="24"/>
          <w:szCs w:val="24"/>
          <w:lang w:val="en-US"/>
        </w:rPr>
        <w:t xml:space="preserve"> (37) in a more detailed way</w:t>
      </w:r>
      <w:r>
        <w:rPr>
          <w:rFonts w:ascii="Times New Roman" w:eastAsiaTheme="minorEastAsia" w:hAnsi="Times New Roman" w:cs="Times New Roman"/>
          <w:iCs/>
          <w:sz w:val="24"/>
          <w:szCs w:val="24"/>
          <w:lang w:val="en-US"/>
        </w:rPr>
        <w:t xml:space="preserve"> as follows:</w:t>
      </w:r>
    </w:p>
    <w:p w14:paraId="1D59623D" w14:textId="6EC57468" w:rsidR="001A0D5C" w:rsidRPr="001A0D5C" w:rsidRDefault="00000000" w:rsidP="00583025">
      <w:pPr>
        <w:jc w:val="both"/>
        <w:rPr>
          <w:rFonts w:ascii="Times New Roman" w:eastAsiaTheme="minorEastAsia" w:hAnsi="Times New Roman" w:cs="Times New Roman"/>
          <w:b/>
          <w:bCs/>
          <w:iCs/>
          <w:sz w:val="24"/>
          <w:szCs w:val="24"/>
          <w:lang w:val="en-US"/>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p</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m:t>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exp</m:t>
              </m:r>
              <m:ctrlPr>
                <w:rPr>
                  <w:rFonts w:ascii="Cambria Math" w:eastAsiaTheme="minorEastAsia" w:hAnsi="Cambria Math" w:cs="Times New Roman"/>
                  <w:i/>
                  <w:sz w:val="24"/>
                  <w:szCs w:val="24"/>
                  <w:lang w:val="en-US"/>
                </w:rPr>
              </m:ctrlPr>
            </m:fName>
            <m:e>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m:rPr>
                          <m:sty m:val="bi"/>
                        </m:rP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i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1</m:t>
                      </m:r>
                    </m:sub>
                  </m:sSub>
                </m:e>
              </m:d>
            </m:e>
          </m:func>
          <m:sSup>
            <m:sSupPr>
              <m:ctrlPr>
                <w:rPr>
                  <w:rFonts w:ascii="Cambria Math" w:eastAsiaTheme="minorEastAsia" w:hAnsi="Cambria Math" w:cs="Times New Roman"/>
                  <w:b/>
                  <w:bCs/>
                  <w:iCs/>
                  <w:sz w:val="24"/>
                  <w:szCs w:val="24"/>
                  <w:lang w:val="en-US"/>
                </w:rPr>
              </m:ctrlPr>
            </m:sSupPr>
            <m:e>
              <m:r>
                <m:rPr>
                  <m:sty m:val="b"/>
                </m:rPr>
                <w:rPr>
                  <w:rFonts w:ascii="Cambria Math" w:eastAsiaTheme="minorEastAsia" w:hAnsi="Cambria Math" w:cs="Times New Roman"/>
                  <w:sz w:val="24"/>
                  <w:szCs w:val="24"/>
                  <w:lang w:val="en-US"/>
                </w:rPr>
                <m:t>x</m:t>
              </m:r>
            </m:e>
            <m:sup>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exp</m:t>
                  </m:r>
                </m:fName>
                <m:e>
                  <m:d>
                    <m:dPr>
                      <m:ctrlPr>
                        <w:rPr>
                          <w:rFonts w:ascii="Cambria Math" w:eastAsiaTheme="minorEastAsia" w:hAnsi="Cambria Math" w:cs="Times New Roman"/>
                          <w:b/>
                          <w:bCs/>
                          <w:i/>
                          <w:iCs/>
                          <w:sz w:val="24"/>
                          <w:szCs w:val="24"/>
                          <w:lang w:val="en-US"/>
                        </w:rPr>
                      </m:ctrlPr>
                    </m:dPr>
                    <m:e>
                      <m:sSub>
                        <m:sSubPr>
                          <m:ctrlPr>
                            <w:rPr>
                              <w:rFonts w:ascii="Cambria Math" w:eastAsiaTheme="minorEastAsia" w:hAnsi="Cambria Math" w:cs="Times New Roman"/>
                              <w:i/>
                              <w:iCs/>
                              <w:sz w:val="24"/>
                              <w:szCs w:val="24"/>
                              <w:lang w:val="en-US"/>
                            </w:rPr>
                          </m:ctrlPr>
                        </m:sSubPr>
                        <m:e>
                          <m:r>
                            <m:rPr>
                              <m:sty m:val="bi"/>
                            </m:rP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i/>
                              <w:iCs/>
                              <w:sz w:val="24"/>
                              <w:szCs w:val="24"/>
                              <w:lang w:val="en-US"/>
                            </w:rPr>
                          </m:ctrlPr>
                        </m:sSubPr>
                        <m:e>
                          <m:r>
                            <m:rPr>
                              <m:sty m:val="bi"/>
                            </m:rPr>
                            <w:rPr>
                              <w:rFonts w:ascii="Cambria Math" w:eastAsiaTheme="minorEastAsia" w:hAnsi="Cambria Math" w:cs="Times New Roman"/>
                              <w:sz w:val="24"/>
                              <w:szCs w:val="24"/>
                              <w:lang w:val="en-US"/>
                            </w:rPr>
                            <m:t>z</m:t>
                          </m:r>
                        </m:e>
                        <m:sub>
                          <m:r>
                            <m:rPr>
                              <m:sty m:val="bi"/>
                            </m:rPr>
                            <w:rPr>
                              <w:rFonts w:ascii="Cambria Math" w:eastAsiaTheme="minorEastAsia" w:hAnsi="Cambria Math" w:cs="Times New Roman"/>
                              <w:sz w:val="24"/>
                              <w:szCs w:val="24"/>
                              <w:lang w:val="en-US"/>
                            </w:rPr>
                            <m:t>2</m:t>
                          </m:r>
                        </m:sub>
                      </m:sSub>
                      <m:ctrlPr>
                        <w:rPr>
                          <w:rFonts w:ascii="Cambria Math" w:eastAsiaTheme="minorEastAsia" w:hAnsi="Cambria Math" w:cs="Times New Roman"/>
                          <w:i/>
                          <w:iCs/>
                          <w:sz w:val="24"/>
                          <w:szCs w:val="24"/>
                          <w:lang w:val="en-US"/>
                        </w:rPr>
                      </m:ctrlPr>
                    </m:e>
                  </m:d>
                </m:e>
              </m:func>
            </m:sup>
          </m:sSup>
          <m:r>
            <m:rPr>
              <m:sty m:val="bi"/>
            </m:rPr>
            <w:rPr>
              <w:rFonts w:ascii="Cambria Math" w:eastAsiaTheme="minorEastAsia" w:hAnsi="Cambria Math" w:cs="Times New Roman"/>
              <w:sz w:val="24"/>
              <w:szCs w:val="24"/>
              <w:lang w:val="en-US"/>
            </w:rPr>
            <m:t xml:space="preserve">   (</m:t>
          </m:r>
          <m:r>
            <w:rPr>
              <w:rFonts w:ascii="Cambria Math" w:eastAsiaTheme="minorEastAsia" w:hAnsi="Cambria Math" w:cs="Times New Roman"/>
              <w:sz w:val="24"/>
              <w:szCs w:val="24"/>
              <w:lang w:val="en-US"/>
            </w:rPr>
            <m:t>38)</m:t>
          </m:r>
        </m:oMath>
      </m:oMathPara>
    </w:p>
    <w:p w14:paraId="12E809FB" w14:textId="012F3596" w:rsidR="001A0D5C" w:rsidRDefault="001A0D5C"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lastRenderedPageBreak/>
        <w:t>Taking logarithms on both sides it yields:</w:t>
      </w:r>
    </w:p>
    <w:p w14:paraId="20A73CF9" w14:textId="0BA9DEA3" w:rsidR="001A0D5C" w:rsidRPr="001A0D5C" w:rsidRDefault="00000000" w:rsidP="00583025">
      <w:pPr>
        <w:jc w:val="both"/>
        <w:rPr>
          <w:rFonts w:ascii="Times New Roman" w:eastAsiaTheme="minorEastAsia" w:hAnsi="Times New Roman" w:cs="Times New Roman"/>
          <w:iCs/>
          <w:sz w:val="24"/>
          <w:szCs w:val="24"/>
          <w:lang w:val="en-US"/>
        </w:rPr>
      </w:pPr>
      <m:oMathPara>
        <m:oMath>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ln</m:t>
              </m:r>
            </m:fName>
            <m:e>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p</m:t>
                      </m:r>
                    </m:sub>
                  </m:sSub>
                </m:e>
              </m:d>
            </m:e>
          </m:func>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m:rPr>
                  <m:sty m:val="bi"/>
                </m:rP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i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1</m:t>
              </m:r>
            </m:sub>
          </m:sSub>
          <m:r>
            <m:rPr>
              <m:sty m:val="bi"/>
            </m:rPr>
            <w:rPr>
              <w:rFonts w:ascii="Cambria Math" w:eastAsiaTheme="minorEastAsia" w:hAnsi="Cambria Math" w:cs="Times New Roman"/>
              <w:sz w:val="24"/>
              <w:szCs w:val="24"/>
              <w:lang w:val="en-US"/>
            </w:rPr>
            <m:t>+</m:t>
          </m:r>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func>
            <m:funcPr>
              <m:ctrlPr>
                <w:rPr>
                  <w:rFonts w:ascii="Cambria Math" w:eastAsiaTheme="minorEastAsia" w:hAnsi="Cambria Math" w:cs="Times New Roman"/>
                  <w:i/>
                  <w:iCs/>
                  <w:sz w:val="24"/>
                  <w:szCs w:val="24"/>
                  <w:lang w:val="en-US"/>
                </w:rPr>
              </m:ctrlPr>
            </m:funcPr>
            <m:fName>
              <m:r>
                <m:rPr>
                  <m:sty m:val="p"/>
                </m:rPr>
                <w:rPr>
                  <w:rFonts w:ascii="Cambria Math" w:eastAsiaTheme="minorEastAsia" w:hAnsi="Cambria Math" w:cs="Times New Roman"/>
                  <w:sz w:val="24"/>
                  <w:szCs w:val="24"/>
                  <w:lang w:val="en-US"/>
                </w:rPr>
                <m:t>exp</m:t>
              </m:r>
            </m:fName>
            <m:e>
              <m:d>
                <m:dPr>
                  <m:ctrlPr>
                    <w:rPr>
                      <w:rFonts w:ascii="Cambria Math" w:eastAsiaTheme="minorEastAsia" w:hAnsi="Cambria Math" w:cs="Times New Roman"/>
                      <w:i/>
                      <w:iCs/>
                      <w:sz w:val="24"/>
                      <w:szCs w:val="24"/>
                      <w:lang w:val="en-US"/>
                    </w:rPr>
                  </m:ctrlPr>
                </m:dPr>
                <m:e>
                  <m:sSub>
                    <m:sSubPr>
                      <m:ctrlPr>
                        <w:rPr>
                          <w:rFonts w:ascii="Cambria Math" w:eastAsiaTheme="minorEastAsia" w:hAnsi="Cambria Math" w:cs="Times New Roman"/>
                          <w:i/>
                          <w:iCs/>
                          <w:sz w:val="24"/>
                          <w:szCs w:val="24"/>
                          <w:lang w:val="en-US"/>
                        </w:rPr>
                      </m:ctrlPr>
                    </m:sSubPr>
                    <m:e>
                      <m:r>
                        <m:rPr>
                          <m:sty m:val="bi"/>
                        </m:rP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2</m:t>
                      </m:r>
                    </m:sub>
                  </m:sSub>
                </m:e>
              </m:d>
              <m:func>
                <m:funcPr>
                  <m:ctrlPr>
                    <w:rPr>
                      <w:rFonts w:ascii="Cambria Math" w:eastAsiaTheme="minorEastAsia" w:hAnsi="Cambria Math" w:cs="Times New Roman"/>
                      <w:iCs/>
                      <w:sz w:val="24"/>
                      <w:szCs w:val="24"/>
                      <w:lang w:val="en-US"/>
                    </w:rPr>
                  </m:ctrlPr>
                </m:funcPr>
                <m:fName>
                  <m:r>
                    <m:rPr>
                      <m:sty m:val="p"/>
                    </m:rPr>
                    <w:rPr>
                      <w:rFonts w:ascii="Cambria Math" w:eastAsiaTheme="minorEastAsia" w:hAnsi="Cambria Math" w:cs="Times New Roman"/>
                      <w:sz w:val="24"/>
                      <w:szCs w:val="24"/>
                      <w:lang w:val="en-US"/>
                    </w:rPr>
                    <m:t>ln</m:t>
                  </m:r>
                </m:fName>
                <m:e>
                  <m:d>
                    <m:dPr>
                      <m:ctrlPr>
                        <w:rPr>
                          <w:rFonts w:ascii="Cambria Math" w:eastAsiaTheme="minorEastAsia" w:hAnsi="Cambria Math" w:cs="Times New Roman"/>
                          <w:i/>
                          <w:iCs/>
                          <w:sz w:val="24"/>
                          <w:szCs w:val="24"/>
                          <w:lang w:val="en-US"/>
                        </w:rPr>
                      </m:ctrlPr>
                    </m:dPr>
                    <m:e>
                      <m:r>
                        <m:rPr>
                          <m:sty m:val="b"/>
                        </m:rPr>
                        <w:rPr>
                          <w:rFonts w:ascii="Cambria Math" w:eastAsiaTheme="minorEastAsia" w:hAnsi="Cambria Math" w:cs="Times New Roman"/>
                          <w:sz w:val="24"/>
                          <w:szCs w:val="24"/>
                          <w:lang w:val="en-US"/>
                        </w:rPr>
                        <m:t>x</m:t>
                      </m:r>
                    </m:e>
                  </m:d>
                </m:e>
              </m:func>
            </m:e>
          </m:func>
          <m:r>
            <w:rPr>
              <w:rFonts w:ascii="Cambria Math" w:eastAsiaTheme="minorEastAsia" w:hAnsi="Cambria Math" w:cs="Times New Roman"/>
              <w:sz w:val="24"/>
              <w:szCs w:val="24"/>
              <w:lang w:val="en-US"/>
            </w:rPr>
            <m:t xml:space="preserve">    (39)</m:t>
          </m:r>
        </m:oMath>
      </m:oMathPara>
    </w:p>
    <w:p w14:paraId="20088A93" w14:textId="5DDD3823" w:rsidR="001A0D5C" w:rsidRDefault="001A0D5C" w:rsidP="00583025">
      <w:pPr>
        <w:jc w:val="both"/>
        <w:rPr>
          <w:rFonts w:ascii="Times New Roman" w:eastAsiaTheme="minorEastAsia" w:hAnsi="Times New Roman" w:cs="Times New Roman"/>
          <w:iCs/>
          <w:sz w:val="24"/>
          <w:szCs w:val="24"/>
          <w:lang w:val="en-US"/>
        </w:rPr>
      </w:pPr>
      <w:r>
        <w:rPr>
          <w:rFonts w:ascii="Times New Roman" w:eastAsiaTheme="minorEastAsia" w:hAnsi="Times New Roman" w:cs="Times New Roman"/>
          <w:sz w:val="24"/>
          <w:szCs w:val="24"/>
          <w:lang w:val="en-US"/>
        </w:rPr>
        <w:t xml:space="preserve">Where the term </w:t>
      </w:r>
      <m:oMath>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func>
          <m:funcPr>
            <m:ctrlPr>
              <w:rPr>
                <w:rFonts w:ascii="Cambria Math" w:eastAsiaTheme="minorEastAsia" w:hAnsi="Cambria Math" w:cs="Times New Roman"/>
                <w:i/>
                <w:iCs/>
                <w:sz w:val="24"/>
                <w:szCs w:val="24"/>
                <w:lang w:val="en-US"/>
              </w:rPr>
            </m:ctrlPr>
          </m:funcPr>
          <m:fName>
            <m:r>
              <m:rPr>
                <m:sty m:val="p"/>
              </m:rPr>
              <w:rPr>
                <w:rFonts w:ascii="Cambria Math" w:eastAsiaTheme="minorEastAsia" w:hAnsi="Cambria Math" w:cs="Times New Roman"/>
                <w:sz w:val="24"/>
                <w:szCs w:val="24"/>
                <w:lang w:val="en-US"/>
              </w:rPr>
              <m:t>exp</m:t>
            </m:r>
          </m:fName>
          <m:e>
            <m:d>
              <m:dPr>
                <m:ctrlPr>
                  <w:rPr>
                    <w:rFonts w:ascii="Cambria Math" w:eastAsiaTheme="minorEastAsia" w:hAnsi="Cambria Math" w:cs="Times New Roman"/>
                    <w:i/>
                    <w:iCs/>
                    <w:sz w:val="24"/>
                    <w:szCs w:val="24"/>
                    <w:lang w:val="en-US"/>
                  </w:rPr>
                </m:ctrlPr>
              </m:dPr>
              <m:e>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2</m:t>
                    </m:r>
                  </m:sub>
                </m:sSub>
              </m:e>
            </m:d>
            <m:func>
              <m:funcPr>
                <m:ctrlPr>
                  <w:rPr>
                    <w:rFonts w:ascii="Cambria Math" w:eastAsiaTheme="minorEastAsia" w:hAnsi="Cambria Math" w:cs="Times New Roman"/>
                    <w:iCs/>
                    <w:sz w:val="24"/>
                    <w:szCs w:val="24"/>
                    <w:lang w:val="en-US"/>
                  </w:rPr>
                </m:ctrlPr>
              </m:funcPr>
              <m:fName>
                <m:r>
                  <m:rPr>
                    <m:sty m:val="p"/>
                  </m:rPr>
                  <w:rPr>
                    <w:rFonts w:ascii="Cambria Math" w:eastAsiaTheme="minorEastAsia" w:hAnsi="Cambria Math" w:cs="Times New Roman"/>
                    <w:sz w:val="24"/>
                    <w:szCs w:val="24"/>
                    <w:lang w:val="en-US"/>
                  </w:rPr>
                  <m:t>ln</m:t>
                </m:r>
              </m:fName>
              <m:e>
                <m:d>
                  <m:dPr>
                    <m:ctrlPr>
                      <w:rPr>
                        <w:rFonts w:ascii="Cambria Math" w:eastAsiaTheme="minorEastAsia" w:hAnsi="Cambria Math" w:cs="Times New Roman"/>
                        <w:i/>
                        <w:iCs/>
                        <w:sz w:val="24"/>
                        <w:szCs w:val="24"/>
                        <w:lang w:val="en-US"/>
                      </w:rPr>
                    </m:ctrlPr>
                  </m:dPr>
                  <m:e>
                    <m:r>
                      <m:rPr>
                        <m:sty m:val="b"/>
                      </m:rPr>
                      <w:rPr>
                        <w:rFonts w:ascii="Cambria Math" w:eastAsiaTheme="minorEastAsia" w:hAnsi="Cambria Math" w:cs="Times New Roman"/>
                        <w:sz w:val="24"/>
                        <w:szCs w:val="24"/>
                        <w:lang w:val="en-US"/>
                      </w:rPr>
                      <m:t>x</m:t>
                    </m:r>
                  </m:e>
                </m:d>
              </m:e>
            </m:func>
          </m:e>
        </m:func>
      </m:oMath>
      <w:r>
        <w:rPr>
          <w:rFonts w:ascii="Times New Roman" w:eastAsiaTheme="minorEastAsia" w:hAnsi="Times New Roman" w:cs="Times New Roman"/>
          <w:iCs/>
          <w:sz w:val="24"/>
          <w:szCs w:val="24"/>
          <w:lang w:val="en-US"/>
        </w:rPr>
        <w:t xml:space="preserve"> denotes the cross-level interactions presented in the data.</w:t>
      </w:r>
      <w:r w:rsidR="00AC3491">
        <w:rPr>
          <w:rFonts w:ascii="Times New Roman" w:eastAsiaTheme="minorEastAsia" w:hAnsi="Times New Roman" w:cs="Times New Roman"/>
          <w:iCs/>
          <w:sz w:val="24"/>
          <w:szCs w:val="24"/>
          <w:lang w:val="en-US"/>
        </w:rPr>
        <w:t xml:space="preserve"> </w:t>
      </w:r>
      <w:r>
        <w:rPr>
          <w:rFonts w:ascii="Times New Roman" w:eastAsiaTheme="minorEastAsia" w:hAnsi="Times New Roman" w:cs="Times New Roman"/>
          <w:iCs/>
          <w:sz w:val="24"/>
          <w:szCs w:val="24"/>
          <w:lang w:val="en-US"/>
        </w:rPr>
        <w:t xml:space="preserve">Recall the HSM suggests the development of SPF </w:t>
      </w:r>
      <w:r w:rsidR="004A11A6">
        <w:rPr>
          <w:rFonts w:ascii="Times New Roman" w:eastAsiaTheme="minorEastAsia" w:hAnsi="Times New Roman" w:cs="Times New Roman"/>
          <w:iCs/>
          <w:sz w:val="24"/>
          <w:szCs w:val="24"/>
          <w:lang w:val="en-US"/>
        </w:rPr>
        <w:t>in</w:t>
      </w:r>
      <w:r>
        <w:rPr>
          <w:rFonts w:ascii="Times New Roman" w:eastAsiaTheme="minorEastAsia" w:hAnsi="Times New Roman" w:cs="Times New Roman"/>
          <w:iCs/>
          <w:sz w:val="24"/>
          <w:szCs w:val="24"/>
          <w:lang w:val="en-US"/>
        </w:rPr>
        <w:t xml:space="preserve"> the following</w:t>
      </w:r>
      <w:r w:rsidR="00AC3491">
        <w:rPr>
          <w:rFonts w:ascii="Times New Roman" w:eastAsiaTheme="minorEastAsia" w:hAnsi="Times New Roman" w:cs="Times New Roman"/>
          <w:iCs/>
          <w:sz w:val="24"/>
          <w:szCs w:val="24"/>
          <w:lang w:val="en-US"/>
        </w:rPr>
        <w:t xml:space="preserve"> multiplicative</w:t>
      </w:r>
      <w:r>
        <w:rPr>
          <w:rFonts w:ascii="Times New Roman" w:eastAsiaTheme="minorEastAsia" w:hAnsi="Times New Roman" w:cs="Times New Roman"/>
          <w:iCs/>
          <w:sz w:val="24"/>
          <w:szCs w:val="24"/>
          <w:lang w:val="en-US"/>
        </w:rPr>
        <w:t xml:space="preserve"> form:</w:t>
      </w:r>
    </w:p>
    <w:p w14:paraId="4BE95DF2" w14:textId="71ECE2E7" w:rsidR="001A0D5C" w:rsidRPr="001A0D5C" w:rsidRDefault="00000000" w:rsidP="00583025">
      <w:pPr>
        <w:jc w:val="both"/>
        <w:rPr>
          <w:rFonts w:ascii="Times New Roman" w:eastAsiaTheme="minorEastAsia" w:hAnsi="Times New Roman" w:cs="Times New Roman"/>
          <w:b/>
          <w:bCs/>
          <w:iCs/>
          <w:sz w:val="24"/>
          <w:szCs w:val="24"/>
          <w:lang w:val="en-US"/>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p</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SPF</m:t>
              </m:r>
            </m:sub>
          </m:sSub>
          <m:r>
            <w:rPr>
              <w:rFonts w:ascii="Cambria Math" w:eastAsiaTheme="minorEastAsia" w:hAnsi="Cambria Math" w:cs="Times New Roman"/>
              <w:sz w:val="24"/>
              <w:szCs w:val="24"/>
              <w:lang w:val="en-US"/>
            </w:rPr>
            <m:t>×CM</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F</m:t>
              </m:r>
            </m:e>
            <m:sub>
              <m:r>
                <w:rPr>
                  <w:rFonts w:ascii="Cambria Math" w:eastAsiaTheme="minorEastAsia" w:hAnsi="Cambria Math" w:cs="Times New Roman"/>
                  <w:sz w:val="24"/>
                  <w:szCs w:val="24"/>
                  <w:lang w:val="en-US"/>
                </w:rPr>
                <m:t>i</m:t>
              </m:r>
            </m:sub>
          </m:sSub>
          <m:r>
            <w:rPr>
              <w:rFonts w:ascii="Cambria Math" w:eastAsiaTheme="minorEastAsia" w:hAnsi="Cambria Math" w:cs="Times New Roman"/>
              <w:sz w:val="24"/>
              <w:szCs w:val="24"/>
              <w:lang w:val="en-US"/>
            </w:rPr>
            <m:t>×…×CM</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F</m:t>
              </m:r>
            </m:e>
            <m:sub>
              <m:r>
                <w:rPr>
                  <w:rFonts w:ascii="Cambria Math" w:eastAsiaTheme="minorEastAsia" w:hAnsi="Cambria Math" w:cs="Times New Roman"/>
                  <w:sz w:val="24"/>
                  <w:szCs w:val="24"/>
                  <w:lang w:val="en-US"/>
                </w:rPr>
                <m:t>k</m:t>
              </m:r>
            </m:sub>
          </m:sSub>
          <m:r>
            <w:rPr>
              <w:rFonts w:ascii="Cambria Math" w:eastAsiaTheme="minorEastAsia" w:hAnsi="Cambria Math" w:cs="Times New Roman"/>
              <w:sz w:val="24"/>
              <w:szCs w:val="24"/>
              <w:lang w:val="en-US"/>
            </w:rPr>
            <m:t>×C=</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m:t>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exp</m:t>
              </m:r>
              <m:ctrlPr>
                <w:rPr>
                  <w:rFonts w:ascii="Cambria Math" w:eastAsiaTheme="minorEastAsia" w:hAnsi="Cambria Math" w:cs="Times New Roman"/>
                  <w:i/>
                  <w:sz w:val="24"/>
                  <w:szCs w:val="24"/>
                  <w:lang w:val="en-US"/>
                </w:rPr>
              </m:ctrlPr>
            </m:fName>
            <m:e>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i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1</m:t>
                      </m:r>
                    </m:sub>
                  </m:sSub>
                </m:e>
              </m:d>
            </m:e>
          </m:func>
          <m:sSup>
            <m:sSupPr>
              <m:ctrlPr>
                <w:rPr>
                  <w:rFonts w:ascii="Cambria Math" w:eastAsiaTheme="minorEastAsia" w:hAnsi="Cambria Math" w:cs="Times New Roman"/>
                  <w:b/>
                  <w:bCs/>
                  <w:iCs/>
                  <w:sz w:val="24"/>
                  <w:szCs w:val="24"/>
                  <w:lang w:val="en-US"/>
                </w:rPr>
              </m:ctrlPr>
            </m:sSupPr>
            <m:e>
              <m:r>
                <m:rPr>
                  <m:sty m:val="b"/>
                </m:rPr>
                <w:rPr>
                  <w:rFonts w:ascii="Cambria Math" w:eastAsiaTheme="minorEastAsia" w:hAnsi="Cambria Math" w:cs="Times New Roman"/>
                  <w:sz w:val="24"/>
                  <w:szCs w:val="24"/>
                  <w:lang w:val="en-US"/>
                </w:rPr>
                <m:t>x</m:t>
              </m:r>
            </m:e>
            <m:sup>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exp</m:t>
                  </m:r>
                </m:fName>
                <m:e>
                  <m:d>
                    <m:dPr>
                      <m:ctrlPr>
                        <w:rPr>
                          <w:rFonts w:ascii="Cambria Math" w:eastAsiaTheme="minorEastAsia" w:hAnsi="Cambria Math" w:cs="Times New Roman"/>
                          <w:b/>
                          <w:bCs/>
                          <w:i/>
                          <w:iCs/>
                          <w:sz w:val="24"/>
                          <w:szCs w:val="24"/>
                          <w:lang w:val="en-US"/>
                        </w:rPr>
                      </m:ctrlPr>
                    </m:dPr>
                    <m:e>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i/>
                              <w:iCs/>
                              <w:sz w:val="24"/>
                              <w:szCs w:val="24"/>
                              <w:lang w:val="en-US"/>
                            </w:rPr>
                          </m:ctrlPr>
                        </m:sSubPr>
                        <m:e>
                          <m:r>
                            <m:rPr>
                              <m:sty m:val="bi"/>
                            </m:rPr>
                            <w:rPr>
                              <w:rFonts w:ascii="Cambria Math" w:eastAsiaTheme="minorEastAsia" w:hAnsi="Cambria Math" w:cs="Times New Roman"/>
                              <w:sz w:val="24"/>
                              <w:szCs w:val="24"/>
                              <w:lang w:val="en-US"/>
                            </w:rPr>
                            <m:t>z</m:t>
                          </m:r>
                        </m:e>
                        <m:sub>
                          <m:r>
                            <m:rPr>
                              <m:sty m:val="bi"/>
                            </m:rPr>
                            <w:rPr>
                              <w:rFonts w:ascii="Cambria Math" w:eastAsiaTheme="minorEastAsia" w:hAnsi="Cambria Math" w:cs="Times New Roman"/>
                              <w:sz w:val="24"/>
                              <w:szCs w:val="24"/>
                              <w:lang w:val="en-US"/>
                            </w:rPr>
                            <m:t>2</m:t>
                          </m:r>
                        </m:sub>
                      </m:sSub>
                      <m:ctrlPr>
                        <w:rPr>
                          <w:rFonts w:ascii="Cambria Math" w:eastAsiaTheme="minorEastAsia" w:hAnsi="Cambria Math" w:cs="Times New Roman"/>
                          <w:i/>
                          <w:iCs/>
                          <w:sz w:val="24"/>
                          <w:szCs w:val="24"/>
                          <w:lang w:val="en-US"/>
                        </w:rPr>
                      </m:ctrlPr>
                    </m:e>
                  </m:d>
                </m:e>
              </m:func>
            </m:sup>
          </m:sSup>
          <m:r>
            <m:rPr>
              <m:sty m:val="bi"/>
            </m:rPr>
            <w:rPr>
              <w:rFonts w:ascii="Cambria Math" w:eastAsiaTheme="minorEastAsia" w:hAnsi="Cambria Math" w:cs="Times New Roman"/>
              <w:sz w:val="24"/>
              <w:szCs w:val="24"/>
              <w:lang w:val="en-US"/>
            </w:rPr>
            <m:t xml:space="preserve">   (</m:t>
          </m:r>
          <m:r>
            <w:rPr>
              <w:rFonts w:ascii="Cambria Math" w:eastAsiaTheme="minorEastAsia" w:hAnsi="Cambria Math" w:cs="Times New Roman"/>
              <w:sz w:val="24"/>
              <w:szCs w:val="24"/>
              <w:lang w:val="en-US"/>
            </w:rPr>
            <m:t>40</m:t>
          </m:r>
          <m:r>
            <m:rPr>
              <m:sty m:val="bi"/>
            </m:rPr>
            <w:rPr>
              <w:rFonts w:ascii="Cambria Math" w:eastAsiaTheme="minorEastAsia" w:hAnsi="Cambria Math" w:cs="Times New Roman"/>
              <w:sz w:val="24"/>
              <w:szCs w:val="24"/>
              <w:lang w:val="en-US"/>
            </w:rPr>
            <m:t>)</m:t>
          </m:r>
        </m:oMath>
      </m:oMathPara>
    </w:p>
    <w:p w14:paraId="61445686" w14:textId="29E10BA2" w:rsidR="001A0D5C" w:rsidRDefault="001A0D5C" w:rsidP="00583025">
      <w:pPr>
        <w:jc w:val="both"/>
        <w:rPr>
          <w:rFonts w:ascii="Times New Roman" w:eastAsiaTheme="minorEastAsia" w:hAnsi="Times New Roman" w:cs="Times New Roman"/>
          <w:iCs/>
          <w:sz w:val="24"/>
          <w:szCs w:val="24"/>
          <w:lang w:val="en-US"/>
        </w:rPr>
      </w:pPr>
      <w:r w:rsidRPr="001A0D5C">
        <w:rPr>
          <w:rFonts w:ascii="Times New Roman" w:eastAsiaTheme="minorEastAsia" w:hAnsi="Times New Roman" w:cs="Times New Roman"/>
          <w:iCs/>
          <w:sz w:val="24"/>
          <w:szCs w:val="24"/>
          <w:lang w:val="en-US"/>
        </w:rPr>
        <w:t>In th</w:t>
      </w:r>
      <w:r>
        <w:rPr>
          <w:rFonts w:ascii="Times New Roman" w:eastAsiaTheme="minorEastAsia" w:hAnsi="Times New Roman" w:cs="Times New Roman"/>
          <w:iCs/>
          <w:sz w:val="24"/>
          <w:szCs w:val="24"/>
          <w:lang w:val="en-US"/>
        </w:rPr>
        <w:t xml:space="preserve">is setting, the base SPF has the form of the expression </w:t>
      </w:r>
      <m:oMath>
        <m:sSup>
          <m:sSupPr>
            <m:ctrlPr>
              <w:rPr>
                <w:rFonts w:ascii="Cambria Math" w:eastAsiaTheme="minorEastAsia" w:hAnsi="Cambria Math" w:cs="Times New Roman"/>
                <w:b/>
                <w:bCs/>
                <w:sz w:val="24"/>
                <w:szCs w:val="24"/>
                <w:lang w:val="en-US"/>
              </w:rPr>
            </m:ctrlPr>
          </m:sSupPr>
          <m:e>
            <m:r>
              <m:rPr>
                <m:sty m:val="b"/>
              </m:rPr>
              <w:rPr>
                <w:rFonts w:ascii="Cambria Math" w:eastAsiaTheme="minorEastAsia" w:hAnsi="Cambria Math" w:cs="Times New Roman"/>
                <w:sz w:val="24"/>
                <w:szCs w:val="24"/>
                <w:lang w:val="en-US"/>
              </w:rPr>
              <m:t>x</m:t>
            </m:r>
          </m:e>
          <m:sup>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r>
              <m:rPr>
                <m:sty m:val="p"/>
              </m:rPr>
              <w:rPr>
                <w:rFonts w:ascii="Cambria Math" w:eastAsiaTheme="minorEastAsia" w:hAnsi="Cambria Math" w:cs="Times New Roman"/>
                <w:sz w:val="24"/>
                <w:szCs w:val="24"/>
                <w:lang w:val="en-US"/>
              </w:rPr>
              <m:t>exp</m:t>
            </m:r>
            <m:r>
              <m:rPr>
                <m:sty m:val="bi"/>
              </m:rP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i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2</m:t>
                </m:r>
              </m:sub>
            </m:sSub>
            <m:r>
              <m:rPr>
                <m:sty m:val="bi"/>
              </m:rPr>
              <w:rPr>
                <w:rFonts w:ascii="Cambria Math" w:eastAsiaTheme="minorEastAsia" w:hAnsi="Cambria Math" w:cs="Times New Roman"/>
                <w:sz w:val="24"/>
                <w:szCs w:val="24"/>
                <w:lang w:val="en-US"/>
              </w:rPr>
              <m:t>)</m:t>
            </m:r>
          </m:sup>
        </m:sSup>
      </m:oMath>
      <w:r>
        <w:rPr>
          <w:rFonts w:ascii="Times New Roman" w:eastAsiaTheme="minorEastAsia" w:hAnsi="Times New Roman" w:cs="Times New Roman"/>
          <w:sz w:val="24"/>
          <w:szCs w:val="24"/>
          <w:lang w:val="en-US"/>
        </w:rPr>
        <w:t xml:space="preserve">, allowing to capture interactions between the </w:t>
      </w:r>
      <m:oMath>
        <m:r>
          <m:rPr>
            <m:sty m:val="b"/>
          </m:rPr>
          <w:rPr>
            <w:rFonts w:ascii="Cambria Math" w:eastAsiaTheme="minorEastAsia" w:hAnsi="Cambria Math" w:cs="Times New Roman"/>
            <w:sz w:val="24"/>
            <w:szCs w:val="24"/>
            <w:lang w:val="en-US"/>
          </w:rPr>
          <m:t>x</m:t>
        </m:r>
      </m:oMath>
      <w:r>
        <w:rPr>
          <w:rFonts w:ascii="Times New Roman" w:eastAsiaTheme="minorEastAsia" w:hAnsi="Times New Roman" w:cs="Times New Roman"/>
          <w:b/>
          <w:bCs/>
          <w:iCs/>
          <w:sz w:val="24"/>
          <w:szCs w:val="24"/>
          <w:lang w:val="en-US"/>
        </w:rPr>
        <w:t xml:space="preserve"> </w:t>
      </w:r>
      <w:r w:rsidRPr="001A0D5C">
        <w:rPr>
          <w:rFonts w:ascii="Times New Roman" w:eastAsiaTheme="minorEastAsia" w:hAnsi="Times New Roman" w:cs="Times New Roman"/>
          <w:iCs/>
          <w:sz w:val="24"/>
          <w:szCs w:val="24"/>
          <w:lang w:val="en-US"/>
        </w:rPr>
        <w:t>term</w:t>
      </w:r>
      <w:r>
        <w:rPr>
          <w:rFonts w:ascii="Times New Roman" w:eastAsiaTheme="minorEastAsia" w:hAnsi="Times New Roman" w:cs="Times New Roman"/>
          <w:b/>
          <w:bCs/>
          <w:iCs/>
          <w:sz w:val="24"/>
          <w:szCs w:val="24"/>
          <w:lang w:val="en-US"/>
        </w:rPr>
        <w:t xml:space="preserve"> </w:t>
      </w:r>
      <w:r w:rsidRPr="001A0D5C">
        <w:rPr>
          <w:rFonts w:ascii="Times New Roman" w:eastAsiaTheme="minorEastAsia" w:hAnsi="Times New Roman" w:cs="Times New Roman"/>
          <w:iCs/>
          <w:sz w:val="24"/>
          <w:szCs w:val="24"/>
          <w:lang w:val="en-US"/>
        </w:rPr>
        <w:t>(exposure)</w:t>
      </w:r>
      <w:r>
        <w:rPr>
          <w:rFonts w:ascii="Times New Roman" w:eastAsiaTheme="minorEastAsia" w:hAnsi="Times New Roman" w:cs="Times New Roman"/>
          <w:iCs/>
          <w:sz w:val="24"/>
          <w:szCs w:val="24"/>
          <w:lang w:val="en-US"/>
        </w:rPr>
        <w:t xml:space="preserve"> and local factors. Now, the term </w:t>
      </w:r>
      <m:oMath>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m:t>
        </m:r>
        <m:r>
          <m:rPr>
            <m:sty m:val="p"/>
          </m:rPr>
          <w:rPr>
            <w:rFonts w:ascii="Cambria Math" w:eastAsiaTheme="minorEastAsia" w:hAnsi="Cambria Math" w:cs="Times New Roman"/>
            <w:sz w:val="24"/>
            <w:szCs w:val="24"/>
            <w:lang w:val="en-US"/>
          </w:rPr>
          <m:t>exp⁡</m:t>
        </m:r>
        <m:r>
          <w:rPr>
            <w:rFonts w:ascii="Cambria Math" w:eastAsiaTheme="minorEastAsia" w:hAnsi="Cambria Math" w:cs="Times New Roman"/>
            <w:sz w:val="24"/>
            <w:szCs w:val="24"/>
            <w:lang w:val="en-US"/>
          </w:rPr>
          <m:t>(</m:t>
        </m:r>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m:t>
        </m:r>
      </m:oMath>
      <w:r>
        <w:rPr>
          <w:rFonts w:ascii="Times New Roman" w:eastAsiaTheme="minorEastAsia" w:hAnsi="Times New Roman" w:cs="Times New Roman"/>
          <w:iCs/>
          <w:sz w:val="24"/>
          <w:szCs w:val="24"/>
          <w:lang w:val="en-US"/>
        </w:rPr>
        <w:t xml:space="preserve"> replaces the product of CMFs and the calibration factor </w:t>
      </w:r>
      <m:oMath>
        <m:r>
          <w:rPr>
            <w:rFonts w:ascii="Cambria Math" w:eastAsiaTheme="minorEastAsia" w:hAnsi="Cambria Math" w:cs="Times New Roman"/>
            <w:sz w:val="24"/>
            <w:szCs w:val="24"/>
            <w:lang w:val="en-US"/>
          </w:rPr>
          <m:t>(</m:t>
        </m:r>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m:t>
        </m:r>
      </m:oMath>
      <w:r>
        <w:rPr>
          <w:rFonts w:ascii="Times New Roman" w:eastAsiaTheme="minorEastAsia" w:hAnsi="Times New Roman" w:cs="Times New Roman"/>
          <w:iCs/>
          <w:sz w:val="24"/>
          <w:szCs w:val="24"/>
          <w:lang w:val="en-US"/>
        </w:rPr>
        <w:t xml:space="preserve">. </w:t>
      </w:r>
      <w:r w:rsidR="00CD2CF4">
        <w:rPr>
          <w:rFonts w:ascii="Times New Roman" w:eastAsiaTheme="minorEastAsia" w:hAnsi="Times New Roman" w:cs="Times New Roman"/>
          <w:iCs/>
          <w:sz w:val="24"/>
          <w:szCs w:val="24"/>
          <w:lang w:val="en-US"/>
        </w:rPr>
        <w:t>This setting comprises all the structure proposed by the HSM in the development of SPF and CMFs, avoiding the use of external calibration (e.g., two stage methods) in the analysis.</w:t>
      </w:r>
    </w:p>
    <w:p w14:paraId="5F649FA7" w14:textId="77777777" w:rsidR="00CD2CF4" w:rsidRDefault="00CD2CF4"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iCs/>
          <w:sz w:val="24"/>
          <w:szCs w:val="24"/>
          <w:lang w:val="en-US"/>
        </w:rPr>
        <w:t xml:space="preserve">Furthermore, to retrieve the CMFs from the expression, we have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0</m:t>
            </m:r>
          </m:sub>
        </m:sSub>
      </m:oMath>
      <w:r>
        <w:rPr>
          <w:rFonts w:ascii="Times New Roman" w:eastAsiaTheme="minorEastAsia" w:hAnsi="Times New Roman" w:cs="Times New Roman"/>
          <w:sz w:val="24"/>
          <w:szCs w:val="24"/>
          <w:lang w:val="en-US"/>
        </w:rPr>
        <w:t xml:space="preserve"> as the multiplicative base factor when the rest of covariates are zero. </w:t>
      </w:r>
      <w:r w:rsidR="001A0D5C">
        <w:rPr>
          <w:rFonts w:ascii="Times New Roman" w:eastAsiaTheme="minorEastAsia" w:hAnsi="Times New Roman" w:cs="Times New Roman"/>
          <w:iCs/>
          <w:sz w:val="24"/>
          <w:szCs w:val="24"/>
          <w:lang w:val="en-US"/>
        </w:rPr>
        <w:t xml:space="preserve">But for this case, the SPF includes the exposure terms </w:t>
      </w:r>
      <m:oMath>
        <m:r>
          <m:rPr>
            <m:sty m:val="b"/>
          </m:rPr>
          <w:rPr>
            <w:rFonts w:ascii="Cambria Math" w:eastAsiaTheme="minorEastAsia" w:hAnsi="Cambria Math" w:cs="Times New Roman"/>
            <w:sz w:val="24"/>
            <w:szCs w:val="24"/>
            <w:lang w:val="en-US"/>
          </w:rPr>
          <m:t>x</m:t>
        </m:r>
        <m:r>
          <m:rPr>
            <m:sty m:val="bi"/>
          </m:rPr>
          <w:rPr>
            <w:rFonts w:ascii="Cambria Math" w:eastAsiaTheme="minorEastAsia" w:hAnsi="Cambria Math" w:cs="Times New Roman"/>
            <w:sz w:val="24"/>
            <w:szCs w:val="24"/>
            <w:lang w:val="en-US"/>
          </w:rPr>
          <m:t>,</m:t>
        </m:r>
      </m:oMath>
      <w:r w:rsidR="001A0D5C">
        <w:rPr>
          <w:rFonts w:ascii="Times New Roman" w:eastAsiaTheme="minorEastAsia" w:hAnsi="Times New Roman" w:cs="Times New Roman"/>
          <w:b/>
          <w:bCs/>
          <w:sz w:val="24"/>
          <w:szCs w:val="24"/>
          <w:lang w:val="en-US"/>
        </w:rPr>
        <w:t xml:space="preserve"> </w:t>
      </w:r>
      <w:r w:rsidR="001A0D5C" w:rsidRPr="001A0D5C">
        <w:rPr>
          <w:rFonts w:ascii="Times New Roman" w:eastAsiaTheme="minorEastAsia" w:hAnsi="Times New Roman" w:cs="Times New Roman"/>
          <w:sz w:val="24"/>
          <w:szCs w:val="24"/>
          <w:lang w:val="en-US"/>
        </w:rPr>
        <w:t>so</w:t>
      </w:r>
      <w:r w:rsidR="001A0D5C">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0</m:t>
            </m:r>
          </m:sub>
        </m:sSub>
      </m:oMath>
      <w:r w:rsidR="001A0D5C">
        <w:rPr>
          <w:rFonts w:ascii="Times New Roman" w:eastAsiaTheme="minorEastAsia" w:hAnsi="Times New Roman" w:cs="Times New Roman"/>
          <w:sz w:val="24"/>
          <w:szCs w:val="24"/>
          <w:lang w:val="en-US"/>
        </w:rPr>
        <w:t xml:space="preserve"> cannot be interpreted directly. </w:t>
      </w:r>
    </w:p>
    <w:p w14:paraId="04D842AB" w14:textId="65DC58B0" w:rsidR="001A0D5C" w:rsidRPr="00CD2CF4" w:rsidRDefault="00CD2CF4" w:rsidP="00583025">
      <w:pPr>
        <w:jc w:val="both"/>
        <w:rPr>
          <w:rFonts w:ascii="Times New Roman" w:eastAsiaTheme="minorEastAsia" w:hAnsi="Times New Roman" w:cs="Times New Roman"/>
          <w:b/>
          <w:bCs/>
          <w:sz w:val="24"/>
          <w:szCs w:val="24"/>
          <w:lang w:val="en-US"/>
        </w:rPr>
      </w:pPr>
      <w:r>
        <w:rPr>
          <w:rFonts w:ascii="Times New Roman" w:eastAsiaTheme="minorEastAsia" w:hAnsi="Times New Roman" w:cs="Times New Roman"/>
          <w:sz w:val="24"/>
          <w:szCs w:val="24"/>
          <w:lang w:val="en-US"/>
        </w:rPr>
        <w:t>In this sense, t</w:t>
      </w:r>
      <w:r w:rsidR="001A0D5C">
        <w:rPr>
          <w:rFonts w:ascii="Times New Roman" w:eastAsiaTheme="minorEastAsia" w:hAnsi="Times New Roman" w:cs="Times New Roman"/>
          <w:sz w:val="24"/>
          <w:szCs w:val="24"/>
          <w:lang w:val="en-US"/>
        </w:rPr>
        <w:t xml:space="preserve">he term </w:t>
      </w:r>
      <m:oMath>
        <m:r>
          <m:rPr>
            <m:sty m:val="p"/>
          </m:rPr>
          <w:rPr>
            <w:rFonts w:ascii="Cambria Math" w:eastAsiaTheme="minorEastAsia" w:hAnsi="Cambria Math" w:cs="Times New Roman"/>
            <w:sz w:val="24"/>
            <w:szCs w:val="24"/>
            <w:lang w:val="en-US"/>
          </w:rPr>
          <m:t>exp⁡</m:t>
        </m:r>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1</m:t>
            </m:r>
          </m:sub>
        </m:sSub>
      </m:oMath>
      <w:r w:rsidR="001A0D5C">
        <w:rPr>
          <w:rFonts w:ascii="Times New Roman" w:eastAsiaTheme="minorEastAsia" w:hAnsi="Times New Roman" w:cs="Times New Roman"/>
          <w:sz w:val="24"/>
          <w:szCs w:val="24"/>
          <w:lang w:val="en-US"/>
        </w:rPr>
        <w:t xml:space="preserve">) is the multiplicative factor of varying </w:t>
      </w:r>
      <m:oMath>
        <m:sSub>
          <m:sSubPr>
            <m:ctrlPr>
              <w:rPr>
                <w:rFonts w:ascii="Cambria Math" w:eastAsiaTheme="minorEastAsia" w:hAnsi="Cambria Math" w:cs="Times New Roman"/>
                <w:b/>
                <w:bCs/>
                <w:i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1</m:t>
            </m:r>
          </m:sub>
        </m:sSub>
      </m:oMath>
      <w:r w:rsidR="001A0D5C" w:rsidRPr="001A0D5C">
        <w:rPr>
          <w:rFonts w:ascii="Times New Roman" w:eastAsiaTheme="minorEastAsia" w:hAnsi="Times New Roman" w:cs="Times New Roman"/>
          <w:sz w:val="24"/>
          <w:szCs w:val="24"/>
          <w:lang w:val="en-US"/>
        </w:rPr>
        <w:t>.</w:t>
      </w:r>
      <w:r>
        <w:rPr>
          <w:rFonts w:ascii="Times New Roman" w:eastAsiaTheme="minorEastAsia" w:hAnsi="Times New Roman" w:cs="Times New Roman"/>
          <w:b/>
          <w:bCs/>
          <w:sz w:val="24"/>
          <w:szCs w:val="24"/>
          <w:lang w:val="en-US"/>
        </w:rPr>
        <w:t xml:space="preserve"> </w:t>
      </w:r>
      <w:r w:rsidR="001A0D5C">
        <w:rPr>
          <w:rFonts w:ascii="Times New Roman" w:eastAsiaTheme="minorEastAsia" w:hAnsi="Times New Roman" w:cs="Times New Roman"/>
          <w:sz w:val="24"/>
          <w:szCs w:val="24"/>
          <w:lang w:val="en-US"/>
        </w:rPr>
        <w:t xml:space="preserve">Suppose that we go from </w:t>
      </w:r>
      <m:oMath>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z</m:t>
                </m:r>
              </m:e>
              <m:sub>
                <m:r>
                  <w:rPr>
                    <w:rFonts w:ascii="Cambria Math" w:eastAsiaTheme="minorEastAsia" w:hAnsi="Cambria Math" w:cs="Times New Roman"/>
                    <w:sz w:val="24"/>
                    <w:szCs w:val="24"/>
                    <w:lang w:val="en-US"/>
                  </w:rPr>
                  <m:t>1</m:t>
                </m:r>
              </m:sub>
            </m:sSub>
          </m:e>
          <m:sup>
            <m:r>
              <w:rPr>
                <w:rFonts w:ascii="Cambria Math" w:eastAsiaTheme="minorEastAsia" w:hAnsi="Cambria Math" w:cs="Times New Roman"/>
                <w:sz w:val="24"/>
                <w:szCs w:val="24"/>
                <w:lang w:val="en-US"/>
              </w:rPr>
              <m:t>0</m:t>
            </m:r>
          </m:sup>
        </m:sSup>
        <m:r>
          <w:rPr>
            <w:rFonts w:ascii="Cambria Math" w:eastAsiaTheme="minorEastAsia" w:hAnsi="Cambria Math" w:cs="Times New Roman"/>
            <w:sz w:val="24"/>
            <w:szCs w:val="24"/>
            <w:lang w:val="en-US"/>
          </w:rPr>
          <m:t>=a</m:t>
        </m:r>
      </m:oMath>
      <w:r w:rsidR="001A0D5C">
        <w:rPr>
          <w:rFonts w:ascii="Times New Roman" w:eastAsiaTheme="minorEastAsia" w:hAnsi="Times New Roman" w:cs="Times New Roman"/>
          <w:sz w:val="24"/>
          <w:szCs w:val="24"/>
          <w:lang w:val="en-US"/>
        </w:rPr>
        <w:t xml:space="preserve"> to </w:t>
      </w:r>
      <m:oMath>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z</m:t>
                </m:r>
              </m:e>
              <m:sub>
                <m:r>
                  <w:rPr>
                    <w:rFonts w:ascii="Cambria Math" w:eastAsiaTheme="minorEastAsia" w:hAnsi="Cambria Math" w:cs="Times New Roman"/>
                    <w:sz w:val="24"/>
                    <w:szCs w:val="24"/>
                    <w:lang w:val="en-US"/>
                  </w:rPr>
                  <m:t>1</m:t>
                </m:r>
              </m:sub>
            </m:sSub>
          </m:e>
          <m:sup>
            <m:r>
              <w:rPr>
                <w:rFonts w:ascii="Cambria Math" w:eastAsiaTheme="minorEastAsia" w:hAnsi="Cambria Math" w:cs="Times New Roman"/>
                <w:sz w:val="24"/>
                <w:szCs w:val="24"/>
                <w:lang w:val="en-US"/>
              </w:rPr>
              <m:t>1</m:t>
            </m:r>
          </m:sup>
        </m:sSup>
        <m:r>
          <w:rPr>
            <w:rFonts w:ascii="Cambria Math" w:eastAsiaTheme="minorEastAsia" w:hAnsi="Cambria Math" w:cs="Times New Roman"/>
            <w:sz w:val="24"/>
            <w:szCs w:val="24"/>
            <w:lang w:val="en-US"/>
          </w:rPr>
          <m:t>=b</m:t>
        </m:r>
      </m:oMath>
      <w:r w:rsidR="001A0D5C">
        <w:rPr>
          <w:rFonts w:ascii="Times New Roman" w:eastAsiaTheme="minorEastAsia" w:hAnsi="Times New Roman" w:cs="Times New Roman"/>
          <w:sz w:val="24"/>
          <w:szCs w:val="24"/>
          <w:lang w:val="en-US"/>
        </w:rPr>
        <w:t>, according to the procedure suggested by the HSM, we can write the following:</w:t>
      </w:r>
    </w:p>
    <w:p w14:paraId="76DE090C" w14:textId="42983502" w:rsidR="001A0D5C" w:rsidRPr="001A0D5C" w:rsidRDefault="00000000" w:rsidP="001A0D5C">
      <w:pPr>
        <w:jc w:val="center"/>
        <w:rPr>
          <w:rFonts w:ascii="Times New Roman" w:eastAsiaTheme="minorEastAsia" w:hAnsi="Times New Roman" w:cs="Times New Roman"/>
          <w:b/>
          <w:bCs/>
          <w:iCs/>
          <w:sz w:val="24"/>
          <w:szCs w:val="24"/>
          <w:lang w:val="en-US"/>
        </w:rPr>
      </w:pPr>
      <m:oMathPara>
        <m:oMath>
          <m:acc>
            <m:accPr>
              <m:ctrlPr>
                <w:rPr>
                  <w:rFonts w:ascii="Cambria Math" w:eastAsiaTheme="minorEastAsia" w:hAnsi="Cambria Math" w:cs="Times New Roman"/>
                  <w:i/>
                  <w:sz w:val="24"/>
                  <w:szCs w:val="24"/>
                  <w:lang w:val="en-US"/>
                </w:rPr>
              </m:ctrlPr>
            </m:acc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a</m:t>
                  </m:r>
                </m:sub>
              </m:sSub>
            </m:e>
          </m:acc>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0</m:t>
              </m:r>
            </m:sub>
          </m:sSub>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exp</m:t>
              </m:r>
            </m:fName>
            <m:e>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m:rPr>
                          <m:sty m:val="bi"/>
                        </m:rP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a</m:t>
                  </m:r>
                </m:e>
              </m:d>
            </m:e>
          </m:func>
          <m:sSup>
            <m:sSupPr>
              <m:ctrlPr>
                <w:rPr>
                  <w:rFonts w:ascii="Cambria Math" w:eastAsiaTheme="minorEastAsia" w:hAnsi="Cambria Math" w:cs="Times New Roman"/>
                  <w:b/>
                  <w:bCs/>
                  <w:iCs/>
                  <w:sz w:val="24"/>
                  <w:szCs w:val="24"/>
                  <w:lang w:val="en-US"/>
                </w:rPr>
              </m:ctrlPr>
            </m:sSupPr>
            <m:e>
              <m:r>
                <m:rPr>
                  <m:sty m:val="b"/>
                </m:rPr>
                <w:rPr>
                  <w:rFonts w:ascii="Cambria Math" w:eastAsiaTheme="minorEastAsia" w:hAnsi="Cambria Math" w:cs="Times New Roman"/>
                  <w:sz w:val="24"/>
                  <w:szCs w:val="24"/>
                  <w:lang w:val="en-US"/>
                </w:rPr>
                <m:t>x</m:t>
              </m:r>
            </m:e>
            <m:sup>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exp</m:t>
                  </m:r>
                </m:fName>
                <m:e>
                  <m:d>
                    <m:dPr>
                      <m:ctrlPr>
                        <w:rPr>
                          <w:rFonts w:ascii="Cambria Math" w:eastAsiaTheme="minorEastAsia" w:hAnsi="Cambria Math" w:cs="Times New Roman"/>
                          <w:b/>
                          <w:i/>
                          <w:sz w:val="24"/>
                          <w:szCs w:val="24"/>
                          <w:lang w:val="en-US"/>
                        </w:rPr>
                      </m:ctrlPr>
                    </m:dPr>
                    <m:e>
                      <m:sSub>
                        <m:sSubPr>
                          <m:ctrlPr>
                            <w:rPr>
                              <w:rFonts w:ascii="Cambria Math" w:eastAsiaTheme="minorEastAsia" w:hAnsi="Cambria Math" w:cs="Times New Roman"/>
                              <w:i/>
                              <w:iCs/>
                              <w:sz w:val="24"/>
                              <w:szCs w:val="24"/>
                              <w:lang w:val="en-US"/>
                            </w:rPr>
                          </m:ctrlPr>
                        </m:sSubPr>
                        <m:e>
                          <m:r>
                            <m:rPr>
                              <m:sty m:val="bi"/>
                            </m:rP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2</m:t>
                          </m:r>
                        </m:sub>
                      </m:sSub>
                    </m:e>
                  </m:d>
                </m:e>
              </m:func>
            </m:sup>
          </m:sSup>
          <m:r>
            <w:rPr>
              <w:rFonts w:ascii="Cambria Math" w:eastAsiaTheme="minorEastAsia" w:hAnsi="Cambria Math" w:cs="Times New Roman"/>
              <w:sz w:val="24"/>
              <w:szCs w:val="24"/>
              <w:lang w:val="en-US"/>
            </w:rPr>
            <m:t xml:space="preserve">     (41)</m:t>
          </m:r>
        </m:oMath>
      </m:oMathPara>
    </w:p>
    <w:p w14:paraId="07F4C466" w14:textId="670056CB" w:rsidR="001A0D5C" w:rsidRPr="001A0D5C" w:rsidRDefault="00000000" w:rsidP="001A0D5C">
      <w:pPr>
        <w:jc w:val="center"/>
        <w:rPr>
          <w:rFonts w:ascii="Times New Roman" w:eastAsiaTheme="minorEastAsia" w:hAnsi="Times New Roman" w:cs="Times New Roman"/>
          <w:b/>
          <w:bCs/>
          <w:iCs/>
          <w:sz w:val="24"/>
          <w:szCs w:val="24"/>
          <w:lang w:val="en-US"/>
        </w:rPr>
      </w:pPr>
      <m:oMathPara>
        <m:oMath>
          <m:acc>
            <m:accPr>
              <m:ctrlPr>
                <w:rPr>
                  <w:rFonts w:ascii="Cambria Math" w:eastAsiaTheme="minorEastAsia" w:hAnsi="Cambria Math" w:cs="Times New Roman"/>
                  <w:i/>
                  <w:sz w:val="24"/>
                  <w:szCs w:val="24"/>
                  <w:lang w:val="en-US"/>
                </w:rPr>
              </m:ctrlPr>
            </m:acc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b</m:t>
                  </m:r>
                </m:sub>
              </m:sSub>
            </m:e>
          </m:acc>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0</m:t>
              </m:r>
            </m:sub>
          </m:sSub>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exp</m:t>
              </m:r>
            </m:fName>
            <m:e>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m:rPr>
                          <m:sty m:val="bi"/>
                        </m:rP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b</m:t>
                  </m:r>
                </m:e>
              </m:d>
            </m:e>
          </m:func>
          <m:sSup>
            <m:sSupPr>
              <m:ctrlPr>
                <w:rPr>
                  <w:rFonts w:ascii="Cambria Math" w:eastAsiaTheme="minorEastAsia" w:hAnsi="Cambria Math" w:cs="Times New Roman"/>
                  <w:b/>
                  <w:bCs/>
                  <w:iCs/>
                  <w:sz w:val="24"/>
                  <w:szCs w:val="24"/>
                  <w:lang w:val="en-US"/>
                </w:rPr>
              </m:ctrlPr>
            </m:sSupPr>
            <m:e>
              <m:r>
                <m:rPr>
                  <m:sty m:val="b"/>
                </m:rPr>
                <w:rPr>
                  <w:rFonts w:ascii="Cambria Math" w:eastAsiaTheme="minorEastAsia" w:hAnsi="Cambria Math" w:cs="Times New Roman"/>
                  <w:sz w:val="24"/>
                  <w:szCs w:val="24"/>
                  <w:lang w:val="en-US"/>
                </w:rPr>
                <m:t>x</m:t>
              </m:r>
            </m:e>
            <m:sup>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exp</m:t>
                  </m:r>
                </m:fName>
                <m:e>
                  <m:d>
                    <m:dPr>
                      <m:ctrlPr>
                        <w:rPr>
                          <w:rFonts w:ascii="Cambria Math" w:eastAsiaTheme="minorEastAsia" w:hAnsi="Cambria Math" w:cs="Times New Roman"/>
                          <w:b/>
                          <w:i/>
                          <w:sz w:val="24"/>
                          <w:szCs w:val="24"/>
                          <w:lang w:val="en-US"/>
                        </w:rPr>
                      </m:ctrlPr>
                    </m:dPr>
                    <m:e>
                      <m:sSub>
                        <m:sSubPr>
                          <m:ctrlPr>
                            <w:rPr>
                              <w:rFonts w:ascii="Cambria Math" w:eastAsiaTheme="minorEastAsia" w:hAnsi="Cambria Math" w:cs="Times New Roman"/>
                              <w:i/>
                              <w:iCs/>
                              <w:sz w:val="24"/>
                              <w:szCs w:val="24"/>
                              <w:lang w:val="en-US"/>
                            </w:rPr>
                          </m:ctrlPr>
                        </m:sSubPr>
                        <m:e>
                          <m:r>
                            <m:rPr>
                              <m:sty m:val="bi"/>
                            </m:rP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2</m:t>
                          </m:r>
                        </m:sub>
                      </m:sSub>
                    </m:e>
                  </m:d>
                </m:e>
              </m:func>
            </m:sup>
          </m:sSup>
          <m:r>
            <m:rPr>
              <m:sty m:val="bi"/>
            </m:rPr>
            <w:rPr>
              <w:rFonts w:ascii="Cambria Math" w:eastAsiaTheme="minorEastAsia" w:hAnsi="Cambria Math" w:cs="Times New Roman"/>
              <w:sz w:val="24"/>
              <w:szCs w:val="24"/>
              <w:lang w:val="en-US"/>
            </w:rPr>
            <m:t xml:space="preserve">    </m:t>
          </m:r>
          <m:r>
            <w:rPr>
              <w:rFonts w:ascii="Cambria Math" w:eastAsiaTheme="minorEastAsia" w:hAnsi="Cambria Math" w:cs="Times New Roman"/>
              <w:sz w:val="24"/>
              <w:szCs w:val="24"/>
              <w:lang w:val="en-US"/>
            </w:rPr>
            <m:t>(42)</m:t>
          </m:r>
        </m:oMath>
      </m:oMathPara>
    </w:p>
    <w:p w14:paraId="49A0831F" w14:textId="15C1D2F7" w:rsidR="001A0D5C" w:rsidRDefault="001A0D5C" w:rsidP="00CD2CF4">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Which is a change in the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z</m:t>
            </m:r>
          </m:e>
          <m:sub>
            <m:r>
              <w:rPr>
                <w:rFonts w:ascii="Cambria Math" w:eastAsiaTheme="minorEastAsia" w:hAnsi="Cambria Math" w:cs="Times New Roman"/>
                <w:sz w:val="24"/>
                <w:szCs w:val="24"/>
                <w:lang w:val="en-US"/>
              </w:rPr>
              <m:t>1</m:t>
            </m:r>
          </m:sub>
        </m:sSub>
      </m:oMath>
      <w:r>
        <w:rPr>
          <w:rFonts w:ascii="Times New Roman" w:eastAsiaTheme="minorEastAsia" w:hAnsi="Times New Roman" w:cs="Times New Roman"/>
          <w:sz w:val="24"/>
          <w:szCs w:val="24"/>
          <w:lang w:val="en-US"/>
        </w:rPr>
        <w:t xml:space="preserve"> term keeping all the rest</w:t>
      </w:r>
      <w:r w:rsidR="00CD2CF4">
        <w:rPr>
          <w:rFonts w:ascii="Times New Roman" w:eastAsiaTheme="minorEastAsia" w:hAnsi="Times New Roman" w:cs="Times New Roman"/>
          <w:sz w:val="24"/>
          <w:szCs w:val="24"/>
          <w:lang w:val="en-US"/>
        </w:rPr>
        <w:t xml:space="preserve"> of features</w:t>
      </w:r>
      <w:r>
        <w:rPr>
          <w:rFonts w:ascii="Times New Roman" w:eastAsiaTheme="minorEastAsia" w:hAnsi="Times New Roman" w:cs="Times New Roman"/>
          <w:sz w:val="24"/>
          <w:szCs w:val="24"/>
          <w:lang w:val="en-US"/>
        </w:rPr>
        <w:t xml:space="preserve"> constant. Now, the HSM retrieves the CMF as the change of a design feature or covariate measured as the ratio in the following form</w:t>
      </w:r>
      <w:r w:rsidR="005E71D8">
        <w:rPr>
          <w:rFonts w:ascii="Times New Roman" w:eastAsiaTheme="minorEastAsia" w:hAnsi="Times New Roman" w:cs="Times New Roman"/>
          <w:sz w:val="24"/>
          <w:szCs w:val="24"/>
          <w:lang w:val="en-US"/>
        </w:rPr>
        <w:t xml:space="preserve"> </w:t>
      </w:r>
      <w:sdt>
        <w:sdtPr>
          <w:rPr>
            <w:rFonts w:ascii="Times New Roman" w:eastAsiaTheme="minorEastAsia" w:hAnsi="Times New Roman" w:cs="Times New Roman"/>
            <w:sz w:val="24"/>
            <w:szCs w:val="24"/>
            <w:lang w:val="en-US"/>
          </w:rPr>
          <w:id w:val="701519785"/>
          <w:citation/>
        </w:sdtPr>
        <w:sdtContent>
          <w:r w:rsidR="007E1875">
            <w:rPr>
              <w:rFonts w:ascii="Times New Roman" w:eastAsiaTheme="minorEastAsia" w:hAnsi="Times New Roman" w:cs="Times New Roman"/>
              <w:sz w:val="24"/>
              <w:szCs w:val="24"/>
              <w:lang w:val="en-US"/>
            </w:rPr>
            <w:fldChar w:fldCharType="begin"/>
          </w:r>
          <w:r w:rsidR="007E1875" w:rsidRPr="007E1875">
            <w:rPr>
              <w:rFonts w:ascii="Times New Roman" w:eastAsiaTheme="minorEastAsia" w:hAnsi="Times New Roman" w:cs="Times New Roman"/>
              <w:sz w:val="24"/>
              <w:szCs w:val="24"/>
              <w:lang w:val="en-US"/>
            </w:rPr>
            <w:instrText xml:space="preserve"> CITATION AAS10 \l 13322 </w:instrText>
          </w:r>
          <w:r w:rsidR="007E1875">
            <w:rPr>
              <w:rFonts w:ascii="Times New Roman" w:eastAsiaTheme="minorEastAsia" w:hAnsi="Times New Roman" w:cs="Times New Roman"/>
              <w:sz w:val="24"/>
              <w:szCs w:val="24"/>
              <w:lang w:val="en-US"/>
            </w:rPr>
            <w:fldChar w:fldCharType="separate"/>
          </w:r>
          <w:r w:rsidR="00902A32" w:rsidRPr="00902A32">
            <w:rPr>
              <w:rFonts w:ascii="Times New Roman" w:eastAsiaTheme="minorEastAsia" w:hAnsi="Times New Roman" w:cs="Times New Roman"/>
              <w:noProof/>
              <w:sz w:val="24"/>
              <w:szCs w:val="24"/>
              <w:lang w:val="en-US"/>
            </w:rPr>
            <w:t>(AASHTO, 2010)</w:t>
          </w:r>
          <w:r w:rsidR="007E1875">
            <w:rPr>
              <w:rFonts w:ascii="Times New Roman" w:eastAsiaTheme="minorEastAsia" w:hAnsi="Times New Roman" w:cs="Times New Roman"/>
              <w:sz w:val="24"/>
              <w:szCs w:val="24"/>
              <w:lang w:val="en-US"/>
            </w:rPr>
            <w:fldChar w:fldCharType="end"/>
          </w:r>
        </w:sdtContent>
      </w:sdt>
      <w:r>
        <w:rPr>
          <w:rFonts w:ascii="Times New Roman" w:eastAsiaTheme="minorEastAsia" w:hAnsi="Times New Roman" w:cs="Times New Roman"/>
          <w:sz w:val="24"/>
          <w:szCs w:val="24"/>
          <w:lang w:val="en-US"/>
        </w:rPr>
        <w:t>:</w:t>
      </w:r>
    </w:p>
    <w:p w14:paraId="4BE18299" w14:textId="09349798" w:rsidR="00CD2CF4" w:rsidRPr="001A0D5C" w:rsidRDefault="001A0D5C" w:rsidP="001A0D5C">
      <w:pPr>
        <w:rPr>
          <w:rFonts w:ascii="Times New Roman" w:eastAsiaTheme="minorEastAsia" w:hAnsi="Times New Roman" w:cs="Times New Roman"/>
          <w:sz w:val="24"/>
          <w:szCs w:val="24"/>
          <w:lang w:val="en-US"/>
        </w:rPr>
      </w:pPr>
      <m:oMathPara>
        <m:oMath>
          <m:r>
            <w:rPr>
              <w:rFonts w:ascii="Cambria Math" w:eastAsiaTheme="minorEastAsia" w:hAnsi="Cambria Math" w:cs="Times New Roman"/>
              <w:sz w:val="24"/>
              <w:szCs w:val="24"/>
              <w:lang w:val="en-US"/>
            </w:rPr>
            <m:t>CMF</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a→b</m:t>
              </m:r>
            </m:e>
          </m:d>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sSub>
                <m:sSubPr>
                  <m:ctrlPr>
                    <w:rPr>
                      <w:rFonts w:ascii="Cambria Math" w:eastAsiaTheme="minorEastAsia" w:hAnsi="Cambria Math" w:cs="Times New Roman"/>
                      <w:i/>
                      <w:sz w:val="24"/>
                      <w:szCs w:val="24"/>
                      <w:lang w:val="en-US"/>
                    </w:rPr>
                  </m:ctrlPr>
                </m:sSubPr>
                <m:e>
                  <m:acc>
                    <m:accPr>
                      <m:ctrlPr>
                        <w:rPr>
                          <w:rFonts w:ascii="Cambria Math" w:eastAsiaTheme="minorEastAsia" w:hAnsi="Cambria Math" w:cs="Times New Roman"/>
                          <w:i/>
                          <w:sz w:val="24"/>
                          <w:szCs w:val="24"/>
                          <w:lang w:val="en-US"/>
                        </w:rPr>
                      </m:ctrlPr>
                    </m:accPr>
                    <m:e>
                      <m:r>
                        <w:rPr>
                          <w:rFonts w:ascii="Cambria Math" w:eastAsiaTheme="minorEastAsia" w:hAnsi="Cambria Math" w:cs="Times New Roman"/>
                          <w:sz w:val="24"/>
                          <w:szCs w:val="24"/>
                          <w:lang w:val="en-US"/>
                        </w:rPr>
                        <m:t>N</m:t>
                      </m:r>
                    </m:e>
                  </m:acc>
                </m:e>
                <m:sub>
                  <m:r>
                    <w:rPr>
                      <w:rFonts w:ascii="Cambria Math" w:eastAsiaTheme="minorEastAsia" w:hAnsi="Cambria Math" w:cs="Times New Roman"/>
                      <w:sz w:val="24"/>
                      <w:szCs w:val="24"/>
                      <w:lang w:val="en-US"/>
                    </w:rPr>
                    <m:t>b</m:t>
                  </m:r>
                </m:sub>
              </m:sSub>
            </m:num>
            <m:den>
              <m:sSub>
                <m:sSubPr>
                  <m:ctrlPr>
                    <w:rPr>
                      <w:rFonts w:ascii="Cambria Math" w:eastAsiaTheme="minorEastAsia" w:hAnsi="Cambria Math" w:cs="Times New Roman"/>
                      <w:i/>
                      <w:sz w:val="24"/>
                      <w:szCs w:val="24"/>
                      <w:lang w:val="en-US"/>
                    </w:rPr>
                  </m:ctrlPr>
                </m:sSubPr>
                <m:e>
                  <m:acc>
                    <m:accPr>
                      <m:ctrlPr>
                        <w:rPr>
                          <w:rFonts w:ascii="Cambria Math" w:eastAsiaTheme="minorEastAsia" w:hAnsi="Cambria Math" w:cs="Times New Roman"/>
                          <w:i/>
                          <w:sz w:val="24"/>
                          <w:szCs w:val="24"/>
                          <w:lang w:val="en-US"/>
                        </w:rPr>
                      </m:ctrlPr>
                    </m:accPr>
                    <m:e>
                      <m:r>
                        <w:rPr>
                          <w:rFonts w:ascii="Cambria Math" w:eastAsiaTheme="minorEastAsia" w:hAnsi="Cambria Math" w:cs="Times New Roman"/>
                          <w:sz w:val="24"/>
                          <w:szCs w:val="24"/>
                          <w:lang w:val="en-US"/>
                        </w:rPr>
                        <m:t>N</m:t>
                      </m:r>
                    </m:e>
                  </m:acc>
                </m:e>
                <m:sub>
                  <m:r>
                    <w:rPr>
                      <w:rFonts w:ascii="Cambria Math" w:eastAsiaTheme="minorEastAsia" w:hAnsi="Cambria Math" w:cs="Times New Roman"/>
                      <w:sz w:val="24"/>
                      <w:szCs w:val="24"/>
                      <w:lang w:val="en-US"/>
                    </w:rPr>
                    <m:t>a</m:t>
                  </m:r>
                </m:sub>
              </m:sSub>
            </m:den>
          </m:f>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0</m:t>
                  </m:r>
                </m:sub>
              </m:sSub>
              <m:r>
                <m:rPr>
                  <m:sty m:val="p"/>
                </m:rPr>
                <w:rPr>
                  <w:rFonts w:ascii="Cambria Math" w:eastAsiaTheme="minorEastAsia" w:hAnsi="Cambria Math" w:cs="Times New Roman"/>
                  <w:sz w:val="24"/>
                  <w:szCs w:val="24"/>
                  <w:lang w:val="en-US"/>
                </w:rPr>
                <m:t>exp⁡</m:t>
              </m:r>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m:rPr>
                      <m:sty m:val="bi"/>
                    </m:rP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b)</m:t>
              </m:r>
              <m:sSup>
                <m:sSupPr>
                  <m:ctrlPr>
                    <w:rPr>
                      <w:rFonts w:ascii="Cambria Math" w:eastAsiaTheme="minorEastAsia" w:hAnsi="Cambria Math" w:cs="Times New Roman"/>
                      <w:b/>
                      <w:bCs/>
                      <w:iCs/>
                      <w:sz w:val="24"/>
                      <w:szCs w:val="24"/>
                      <w:lang w:val="en-US"/>
                    </w:rPr>
                  </m:ctrlPr>
                </m:sSupPr>
                <m:e>
                  <m:r>
                    <m:rPr>
                      <m:sty m:val="b"/>
                    </m:rPr>
                    <w:rPr>
                      <w:rFonts w:ascii="Cambria Math" w:eastAsiaTheme="minorEastAsia" w:hAnsi="Cambria Math" w:cs="Times New Roman"/>
                      <w:sz w:val="24"/>
                      <w:szCs w:val="24"/>
                      <w:lang w:val="en-US"/>
                    </w:rPr>
                    <m:t>x</m:t>
                  </m:r>
                </m:e>
                <m:sup>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r>
                    <m:rPr>
                      <m:sty m:val="p"/>
                    </m:rPr>
                    <w:rPr>
                      <w:rFonts w:ascii="Cambria Math" w:eastAsiaTheme="minorEastAsia" w:hAnsi="Cambria Math" w:cs="Times New Roman"/>
                      <w:sz w:val="24"/>
                      <w:szCs w:val="24"/>
                      <w:lang w:val="en-US"/>
                    </w:rPr>
                    <m:t>exp</m:t>
                  </m:r>
                  <m:r>
                    <m:rPr>
                      <m:sty m:val="bi"/>
                    </m:rPr>
                    <w:rPr>
                      <w:rFonts w:ascii="Cambria Math" w:eastAsiaTheme="minorEastAsia" w:hAnsi="Cambria Math" w:cs="Times New Roman"/>
                      <w:sz w:val="24"/>
                      <w:szCs w:val="24"/>
                      <w:lang w:val="en-US"/>
                    </w:rPr>
                    <m:t>(</m:t>
                  </m:r>
                  <m:sSub>
                    <m:sSubPr>
                      <m:ctrlPr>
                        <w:rPr>
                          <w:rFonts w:ascii="Cambria Math" w:eastAsiaTheme="minorEastAsia" w:hAnsi="Cambria Math" w:cs="Times New Roman"/>
                          <w:i/>
                          <w:iCs/>
                          <w:sz w:val="24"/>
                          <w:szCs w:val="24"/>
                          <w:lang w:val="en-US"/>
                        </w:rPr>
                      </m:ctrlPr>
                    </m:sSubPr>
                    <m:e>
                      <m:r>
                        <m:rPr>
                          <m:sty m:val="bi"/>
                        </m:rP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2</m:t>
                      </m:r>
                    </m:sub>
                  </m:sSub>
                  <m:r>
                    <m:rPr>
                      <m:sty m:val="bi"/>
                    </m:rPr>
                    <w:rPr>
                      <w:rFonts w:ascii="Cambria Math" w:eastAsiaTheme="minorEastAsia" w:hAnsi="Cambria Math" w:cs="Times New Roman"/>
                      <w:sz w:val="24"/>
                      <w:szCs w:val="24"/>
                      <w:lang w:val="en-US"/>
                    </w:rPr>
                    <m:t>)</m:t>
                  </m:r>
                </m:sup>
              </m:sSup>
            </m:num>
            <m:den>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0</m:t>
                  </m:r>
                </m:sub>
              </m:sSub>
              <m:r>
                <m:rPr>
                  <m:sty m:val="p"/>
                </m:rPr>
                <w:rPr>
                  <w:rFonts w:ascii="Cambria Math" w:eastAsiaTheme="minorEastAsia" w:hAnsi="Cambria Math" w:cs="Times New Roman"/>
                  <w:sz w:val="24"/>
                  <w:szCs w:val="24"/>
                  <w:lang w:val="en-US"/>
                </w:rPr>
                <m:t>exp⁡</m:t>
              </m:r>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m:rPr>
                      <m:sty m:val="bi"/>
                    </m:rP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a)</m:t>
              </m:r>
              <m:sSup>
                <m:sSupPr>
                  <m:ctrlPr>
                    <w:rPr>
                      <w:rFonts w:ascii="Cambria Math" w:eastAsiaTheme="minorEastAsia" w:hAnsi="Cambria Math" w:cs="Times New Roman"/>
                      <w:b/>
                      <w:bCs/>
                      <w:iCs/>
                      <w:sz w:val="24"/>
                      <w:szCs w:val="24"/>
                      <w:lang w:val="en-US"/>
                    </w:rPr>
                  </m:ctrlPr>
                </m:sSupPr>
                <m:e>
                  <m:r>
                    <m:rPr>
                      <m:sty m:val="b"/>
                    </m:rPr>
                    <w:rPr>
                      <w:rFonts w:ascii="Cambria Math" w:eastAsiaTheme="minorEastAsia" w:hAnsi="Cambria Math" w:cs="Times New Roman"/>
                      <w:sz w:val="24"/>
                      <w:szCs w:val="24"/>
                      <w:lang w:val="en-US"/>
                    </w:rPr>
                    <m:t>x</m:t>
                  </m:r>
                </m:e>
                <m:sup>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r>
                    <m:rPr>
                      <m:sty m:val="p"/>
                    </m:rPr>
                    <w:rPr>
                      <w:rFonts w:ascii="Cambria Math" w:eastAsiaTheme="minorEastAsia" w:hAnsi="Cambria Math" w:cs="Times New Roman"/>
                      <w:sz w:val="24"/>
                      <w:szCs w:val="24"/>
                      <w:lang w:val="en-US"/>
                    </w:rPr>
                    <m:t>exp</m:t>
                  </m:r>
                  <m:r>
                    <m:rPr>
                      <m:sty m:val="bi"/>
                    </m:rPr>
                    <w:rPr>
                      <w:rFonts w:ascii="Cambria Math" w:eastAsiaTheme="minorEastAsia" w:hAnsi="Cambria Math" w:cs="Times New Roman"/>
                      <w:sz w:val="24"/>
                      <w:szCs w:val="24"/>
                      <w:lang w:val="en-US"/>
                    </w:rPr>
                    <m:t>(</m:t>
                  </m:r>
                  <m:sSub>
                    <m:sSubPr>
                      <m:ctrlPr>
                        <w:rPr>
                          <w:rFonts w:ascii="Cambria Math" w:eastAsiaTheme="minorEastAsia" w:hAnsi="Cambria Math" w:cs="Times New Roman"/>
                          <w:i/>
                          <w:iCs/>
                          <w:sz w:val="24"/>
                          <w:szCs w:val="24"/>
                          <w:lang w:val="en-US"/>
                        </w:rPr>
                      </m:ctrlPr>
                    </m:sSubPr>
                    <m:e>
                      <m:r>
                        <m:rPr>
                          <m:sty m:val="bi"/>
                        </m:rP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2</m:t>
                      </m:r>
                    </m:sub>
                  </m:sSub>
                  <m:r>
                    <m:rPr>
                      <m:sty m:val="bi"/>
                    </m:rPr>
                    <w:rPr>
                      <w:rFonts w:ascii="Cambria Math" w:eastAsiaTheme="minorEastAsia" w:hAnsi="Cambria Math" w:cs="Times New Roman"/>
                      <w:sz w:val="24"/>
                      <w:szCs w:val="24"/>
                      <w:lang w:val="en-US"/>
                    </w:rPr>
                    <m:t>)</m:t>
                  </m:r>
                </m:sup>
              </m:sSup>
            </m:den>
          </m:f>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m:rPr>
                  <m:sty m:val="p"/>
                </m:rPr>
                <w:rPr>
                  <w:rFonts w:ascii="Cambria Math" w:eastAsiaTheme="minorEastAsia" w:hAnsi="Cambria Math" w:cs="Times New Roman"/>
                  <w:sz w:val="24"/>
                  <w:szCs w:val="24"/>
                  <w:lang w:val="en-US"/>
                </w:rPr>
                <m:t>exp⁡</m:t>
              </m:r>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b)</m:t>
              </m:r>
            </m:num>
            <m:den>
              <m:r>
                <m:rPr>
                  <m:sty m:val="p"/>
                </m:rPr>
                <w:rPr>
                  <w:rFonts w:ascii="Cambria Math" w:eastAsiaTheme="minorEastAsia" w:hAnsi="Cambria Math" w:cs="Times New Roman"/>
                  <w:sz w:val="24"/>
                  <w:szCs w:val="24"/>
                  <w:lang w:val="en-US"/>
                </w:rPr>
                <m:t>exp⁡</m:t>
              </m:r>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a)</m:t>
              </m:r>
            </m:den>
          </m:f>
          <m:r>
            <w:rPr>
              <w:rFonts w:ascii="Cambria Math" w:eastAsiaTheme="minorEastAsia" w:hAnsi="Cambria Math" w:cs="Times New Roman"/>
              <w:sz w:val="24"/>
              <w:szCs w:val="24"/>
              <w:lang w:val="en-US"/>
            </w:rPr>
            <m:t>=</m:t>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exp</m:t>
              </m:r>
            </m:fName>
            <m:e>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1</m:t>
                      </m:r>
                    </m:sub>
                  </m:sSub>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b-a</m:t>
                      </m:r>
                    </m:e>
                  </m:d>
                </m:e>
              </m:d>
            </m:e>
          </m:func>
          <m:r>
            <w:rPr>
              <w:rFonts w:ascii="Cambria Math" w:eastAsiaTheme="minorEastAsia" w:hAnsi="Cambria Math" w:cs="Times New Roman"/>
              <w:sz w:val="24"/>
              <w:szCs w:val="24"/>
              <w:lang w:val="en-US"/>
            </w:rPr>
            <m:t xml:space="preserve">   (43)</m:t>
          </m:r>
        </m:oMath>
      </m:oMathPara>
    </w:p>
    <w:p w14:paraId="47210909" w14:textId="0BDFFD90" w:rsidR="001A0D5C" w:rsidRPr="001A0D5C" w:rsidRDefault="001A0D5C" w:rsidP="001A0D5C">
      <w:pPr>
        <w:rPr>
          <w:rFonts w:ascii="Times New Roman" w:eastAsiaTheme="minorEastAsia" w:hAnsi="Times New Roman" w:cs="Times New Roman"/>
          <w:b/>
          <w:bCs/>
          <w:sz w:val="24"/>
          <w:szCs w:val="24"/>
          <w:lang w:val="en-US"/>
        </w:rPr>
      </w:pPr>
      <w:r w:rsidRPr="001A0D5C">
        <w:rPr>
          <w:rFonts w:ascii="Times New Roman" w:eastAsiaTheme="minorEastAsia" w:hAnsi="Times New Roman" w:cs="Times New Roman"/>
          <w:b/>
          <w:bCs/>
          <w:sz w:val="24"/>
          <w:szCs w:val="24"/>
          <w:lang w:val="en-US"/>
        </w:rPr>
        <w:t>Omitted variable bias</w:t>
      </w:r>
    </w:p>
    <w:p w14:paraId="01622077" w14:textId="3E7C45C4" w:rsidR="001A0D5C" w:rsidRDefault="001A0D5C" w:rsidP="00583025">
      <w:pPr>
        <w:jc w:val="both"/>
        <w:rPr>
          <w:rFonts w:ascii="Times New Roman" w:eastAsiaTheme="minorEastAsia" w:hAnsi="Times New Roman" w:cs="Times New Roman"/>
          <w:iCs/>
          <w:sz w:val="24"/>
          <w:szCs w:val="24"/>
          <w:lang w:val="en-US"/>
        </w:rPr>
      </w:pPr>
      <w:r>
        <w:rPr>
          <w:rFonts w:ascii="Times New Roman" w:eastAsiaTheme="minorEastAsia" w:hAnsi="Times New Roman" w:cs="Times New Roman"/>
          <w:sz w:val="24"/>
          <w:szCs w:val="24"/>
          <w:lang w:val="en-US"/>
        </w:rPr>
        <w:t>Note that the formulation of the SPF along with the CMF in one-stage approach</w:t>
      </w:r>
      <w:r w:rsidR="00CD2CF4">
        <w:rPr>
          <w:rFonts w:ascii="Times New Roman" w:eastAsiaTheme="minorEastAsia" w:hAnsi="Times New Roman" w:cs="Times New Roman"/>
          <w:sz w:val="24"/>
          <w:szCs w:val="24"/>
          <w:lang w:val="en-US"/>
        </w:rPr>
        <w:t xml:space="preserve"> shown in (38)</w:t>
      </w:r>
      <w:r>
        <w:rPr>
          <w:rFonts w:ascii="Times New Roman" w:eastAsiaTheme="minorEastAsia" w:hAnsi="Times New Roman" w:cs="Times New Roman"/>
          <w:sz w:val="24"/>
          <w:szCs w:val="24"/>
          <w:lang w:val="en-US"/>
        </w:rPr>
        <w:t xml:space="preserve"> includes the exposure term </w:t>
      </w:r>
      <m:oMath>
        <m:r>
          <m:rPr>
            <m:sty m:val="b"/>
          </m:rPr>
          <w:rPr>
            <w:rFonts w:ascii="Cambria Math" w:eastAsiaTheme="minorEastAsia" w:hAnsi="Cambria Math" w:cs="Times New Roman"/>
            <w:sz w:val="24"/>
            <w:szCs w:val="24"/>
            <w:lang w:val="en-US"/>
          </w:rPr>
          <m:t>x</m:t>
        </m:r>
      </m:oMath>
      <w:r>
        <w:rPr>
          <w:rFonts w:ascii="Times New Roman" w:eastAsiaTheme="minorEastAsia" w:hAnsi="Times New Roman" w:cs="Times New Roman"/>
          <w:iCs/>
          <w:sz w:val="24"/>
          <w:szCs w:val="24"/>
          <w:lang w:val="en-US"/>
        </w:rPr>
        <w:t>. If we adjust a model ignoring this term, the model will depend entirely on design factors, generating omitted variable bias</w:t>
      </w:r>
      <w:r w:rsidR="00CD2CF4">
        <w:rPr>
          <w:rFonts w:ascii="Times New Roman" w:eastAsiaTheme="minorEastAsia" w:hAnsi="Times New Roman" w:cs="Times New Roman"/>
          <w:iCs/>
          <w:sz w:val="24"/>
          <w:szCs w:val="24"/>
          <w:lang w:val="en-US"/>
        </w:rPr>
        <w:t xml:space="preserve"> and making the effect of crashes on geometric features ignoring the effect of contextual factors</w:t>
      </w:r>
      <w:r>
        <w:rPr>
          <w:rFonts w:ascii="Times New Roman" w:eastAsiaTheme="minorEastAsia" w:hAnsi="Times New Roman" w:cs="Times New Roman"/>
          <w:iCs/>
          <w:sz w:val="24"/>
          <w:szCs w:val="24"/>
          <w:lang w:val="en-US"/>
        </w:rPr>
        <w:t>.</w:t>
      </w:r>
    </w:p>
    <w:p w14:paraId="19C306E4" w14:textId="0BD75DC8" w:rsidR="001A0D5C" w:rsidRDefault="00CD2CF4" w:rsidP="00583025">
      <w:pPr>
        <w:jc w:val="both"/>
        <w:rPr>
          <w:rFonts w:ascii="Times New Roman" w:eastAsiaTheme="minorEastAsia" w:hAnsi="Times New Roman" w:cs="Times New Roman"/>
          <w:iCs/>
          <w:sz w:val="24"/>
          <w:szCs w:val="24"/>
          <w:lang w:val="en-US"/>
        </w:rPr>
      </w:pPr>
      <w:r>
        <w:rPr>
          <w:rFonts w:ascii="Times New Roman" w:eastAsiaTheme="minorEastAsia" w:hAnsi="Times New Roman" w:cs="Times New Roman"/>
          <w:iCs/>
          <w:sz w:val="24"/>
          <w:szCs w:val="24"/>
          <w:lang w:val="en-US"/>
        </w:rPr>
        <w:t>In this sense, t</w:t>
      </w:r>
      <w:r w:rsidR="001A0D5C">
        <w:rPr>
          <w:rFonts w:ascii="Times New Roman" w:eastAsiaTheme="minorEastAsia" w:hAnsi="Times New Roman" w:cs="Times New Roman"/>
          <w:iCs/>
          <w:sz w:val="24"/>
          <w:szCs w:val="24"/>
          <w:lang w:val="en-US"/>
        </w:rPr>
        <w:t xml:space="preserve">he literature has stated that exposure and contextual factors are determinants on the frequency of crashes. Omission of such terms means that the coefficients derived from local factors absorb all the effects from traffic, generating over-estimation or under-estimation of such </w:t>
      </w:r>
      <w:r>
        <w:rPr>
          <w:rFonts w:ascii="Times New Roman" w:eastAsiaTheme="minorEastAsia" w:hAnsi="Times New Roman" w:cs="Times New Roman"/>
          <w:iCs/>
          <w:sz w:val="24"/>
          <w:szCs w:val="24"/>
          <w:lang w:val="en-US"/>
        </w:rPr>
        <w:t>effects</w:t>
      </w:r>
      <w:r w:rsidR="007E1875">
        <w:rPr>
          <w:rFonts w:ascii="Times New Roman" w:eastAsiaTheme="minorEastAsia" w:hAnsi="Times New Roman" w:cs="Times New Roman"/>
          <w:iCs/>
          <w:sz w:val="24"/>
          <w:szCs w:val="24"/>
          <w:lang w:val="en-US"/>
        </w:rPr>
        <w:t xml:space="preserve"> </w:t>
      </w:r>
      <w:sdt>
        <w:sdtPr>
          <w:rPr>
            <w:rFonts w:ascii="Times New Roman" w:eastAsiaTheme="minorEastAsia" w:hAnsi="Times New Roman" w:cs="Times New Roman"/>
            <w:iCs/>
            <w:sz w:val="24"/>
            <w:szCs w:val="24"/>
            <w:lang w:val="en-US"/>
          </w:rPr>
          <w:id w:val="103942384"/>
          <w:citation/>
        </w:sdtPr>
        <w:sdtContent>
          <w:r w:rsidR="007E1875">
            <w:rPr>
              <w:rFonts w:ascii="Times New Roman" w:eastAsiaTheme="minorEastAsia" w:hAnsi="Times New Roman" w:cs="Times New Roman"/>
              <w:iCs/>
              <w:sz w:val="24"/>
              <w:szCs w:val="24"/>
              <w:lang w:val="en-US"/>
            </w:rPr>
            <w:fldChar w:fldCharType="begin"/>
          </w:r>
          <w:r w:rsidR="007E1875" w:rsidRPr="007E1875">
            <w:rPr>
              <w:rFonts w:ascii="Times New Roman" w:eastAsiaTheme="minorEastAsia" w:hAnsi="Times New Roman" w:cs="Times New Roman"/>
              <w:iCs/>
              <w:sz w:val="24"/>
              <w:szCs w:val="24"/>
              <w:lang w:val="en-US"/>
            </w:rPr>
            <w:instrText xml:space="preserve"> CITATION AAS10 \l 13322 </w:instrText>
          </w:r>
          <w:r w:rsidR="007E1875">
            <w:rPr>
              <w:rFonts w:ascii="Times New Roman" w:eastAsiaTheme="minorEastAsia" w:hAnsi="Times New Roman" w:cs="Times New Roman"/>
              <w:iCs/>
              <w:sz w:val="24"/>
              <w:szCs w:val="24"/>
              <w:lang w:val="en-US"/>
            </w:rPr>
            <w:instrText xml:space="preserve"> \m Lor10</w:instrText>
          </w:r>
          <w:r w:rsidR="007E1875">
            <w:rPr>
              <w:rFonts w:ascii="Times New Roman" w:eastAsiaTheme="minorEastAsia" w:hAnsi="Times New Roman" w:cs="Times New Roman"/>
              <w:iCs/>
              <w:sz w:val="24"/>
              <w:szCs w:val="24"/>
              <w:lang w:val="en-US"/>
            </w:rPr>
            <w:fldChar w:fldCharType="separate"/>
          </w:r>
          <w:r w:rsidR="00902A32" w:rsidRPr="00902A32">
            <w:rPr>
              <w:rFonts w:ascii="Times New Roman" w:eastAsiaTheme="minorEastAsia" w:hAnsi="Times New Roman" w:cs="Times New Roman"/>
              <w:noProof/>
              <w:sz w:val="24"/>
              <w:szCs w:val="24"/>
              <w:lang w:val="en-US"/>
            </w:rPr>
            <w:t>(AASHTO, 2010; Lord, 2010)</w:t>
          </w:r>
          <w:r w:rsidR="007E1875">
            <w:rPr>
              <w:rFonts w:ascii="Times New Roman" w:eastAsiaTheme="minorEastAsia" w:hAnsi="Times New Roman" w:cs="Times New Roman"/>
              <w:iCs/>
              <w:sz w:val="24"/>
              <w:szCs w:val="24"/>
              <w:lang w:val="en-US"/>
            </w:rPr>
            <w:fldChar w:fldCharType="end"/>
          </w:r>
        </w:sdtContent>
      </w:sdt>
      <w:r w:rsidR="001A0D5C">
        <w:rPr>
          <w:rFonts w:ascii="Times New Roman" w:eastAsiaTheme="minorEastAsia" w:hAnsi="Times New Roman" w:cs="Times New Roman"/>
          <w:iCs/>
          <w:sz w:val="24"/>
          <w:szCs w:val="24"/>
          <w:lang w:val="en-US"/>
        </w:rPr>
        <w:t>.</w:t>
      </w:r>
    </w:p>
    <w:p w14:paraId="44956316" w14:textId="1611FDBB" w:rsidR="001A0D5C" w:rsidRDefault="001A0D5C" w:rsidP="00583025">
      <w:pPr>
        <w:jc w:val="both"/>
        <w:rPr>
          <w:rFonts w:ascii="Times New Roman" w:eastAsiaTheme="minorEastAsia" w:hAnsi="Times New Roman" w:cs="Times New Roman"/>
          <w:iCs/>
          <w:sz w:val="24"/>
          <w:szCs w:val="24"/>
          <w:lang w:val="en-US"/>
        </w:rPr>
      </w:pPr>
      <w:r>
        <w:rPr>
          <w:rFonts w:ascii="Times New Roman" w:eastAsiaTheme="minorEastAsia" w:hAnsi="Times New Roman" w:cs="Times New Roman"/>
          <w:iCs/>
          <w:sz w:val="24"/>
          <w:szCs w:val="24"/>
          <w:lang w:val="en-US"/>
        </w:rPr>
        <w:t xml:space="preserve">For instance, if increasing exposure produces more crashes, along with increasing the probability of having more turning lanes, the model will attribute that increasing the number of turning lanes increases the number of crashes, when the number of lanes reduces crash </w:t>
      </w:r>
      <w:r>
        <w:rPr>
          <w:rFonts w:ascii="Times New Roman" w:eastAsiaTheme="minorEastAsia" w:hAnsi="Times New Roman" w:cs="Times New Roman"/>
          <w:iCs/>
          <w:sz w:val="24"/>
          <w:szCs w:val="24"/>
          <w:lang w:val="en-US"/>
        </w:rPr>
        <w:lastRenderedPageBreak/>
        <w:t>frequency. This is an example of confounding. This setting yields that derived CMFs will be implicitly correlated with exposure and contextual factors not considered in the modelling setting, biasing the causal or associated effect of the treatment</w:t>
      </w:r>
      <w:r w:rsidR="00BB2F97">
        <w:rPr>
          <w:rFonts w:ascii="Times New Roman" w:eastAsiaTheme="minorEastAsia" w:hAnsi="Times New Roman" w:cs="Times New Roman"/>
          <w:iCs/>
          <w:sz w:val="24"/>
          <w:szCs w:val="24"/>
          <w:lang w:val="en-US"/>
        </w:rPr>
        <w:t xml:space="preserve">. This later effect is also called the Simpson paradox, in which a hidden third factor influences both variables (or the grouping and the outcome), creating misleading aggregate results </w:t>
      </w:r>
      <w:sdt>
        <w:sdtPr>
          <w:rPr>
            <w:rFonts w:ascii="Times New Roman" w:eastAsiaTheme="minorEastAsia" w:hAnsi="Times New Roman" w:cs="Times New Roman"/>
            <w:iCs/>
            <w:sz w:val="24"/>
            <w:szCs w:val="24"/>
            <w:lang w:val="en-US"/>
          </w:rPr>
          <w:id w:val="1382132086"/>
          <w:citation/>
        </w:sdtPr>
        <w:sdtEndPr>
          <w:rPr>
            <w:highlight w:val="yellow"/>
          </w:rPr>
        </w:sdtEndPr>
        <w:sdtContent>
          <w:r w:rsidR="00BB2F97" w:rsidRPr="004A11A6">
            <w:rPr>
              <w:rFonts w:ascii="Times New Roman" w:eastAsiaTheme="minorEastAsia" w:hAnsi="Times New Roman" w:cs="Times New Roman"/>
              <w:iCs/>
              <w:sz w:val="24"/>
              <w:szCs w:val="24"/>
              <w:highlight w:val="yellow"/>
              <w:lang w:val="en-US"/>
            </w:rPr>
            <w:fldChar w:fldCharType="begin"/>
          </w:r>
          <w:r w:rsidR="00BB2F97" w:rsidRPr="004A11A6">
            <w:rPr>
              <w:rFonts w:ascii="Times New Roman" w:eastAsiaTheme="minorEastAsia" w:hAnsi="Times New Roman" w:cs="Times New Roman"/>
              <w:iCs/>
              <w:sz w:val="24"/>
              <w:szCs w:val="24"/>
              <w:highlight w:val="yellow"/>
              <w:lang w:val="en-US"/>
            </w:rPr>
            <w:instrText xml:space="preserve"> CITATION Elv092 \l 13322 </w:instrText>
          </w:r>
          <w:r w:rsidR="00BB2F97" w:rsidRPr="004A11A6">
            <w:rPr>
              <w:rFonts w:ascii="Times New Roman" w:eastAsiaTheme="minorEastAsia" w:hAnsi="Times New Roman" w:cs="Times New Roman"/>
              <w:iCs/>
              <w:sz w:val="24"/>
              <w:szCs w:val="24"/>
              <w:highlight w:val="yellow"/>
              <w:lang w:val="en-US"/>
            </w:rPr>
            <w:fldChar w:fldCharType="separate"/>
          </w:r>
          <w:r w:rsidR="00902A32" w:rsidRPr="00902A32">
            <w:rPr>
              <w:rFonts w:ascii="Times New Roman" w:eastAsiaTheme="minorEastAsia" w:hAnsi="Times New Roman" w:cs="Times New Roman"/>
              <w:noProof/>
              <w:sz w:val="24"/>
              <w:szCs w:val="24"/>
              <w:highlight w:val="yellow"/>
              <w:lang w:val="en-US"/>
            </w:rPr>
            <w:t>(Elvik R. H., Basic concepts of road safety research, 2009)</w:t>
          </w:r>
          <w:r w:rsidR="00BB2F97" w:rsidRPr="004A11A6">
            <w:rPr>
              <w:rFonts w:ascii="Times New Roman" w:eastAsiaTheme="minorEastAsia" w:hAnsi="Times New Roman" w:cs="Times New Roman"/>
              <w:iCs/>
              <w:sz w:val="24"/>
              <w:szCs w:val="24"/>
              <w:highlight w:val="yellow"/>
              <w:lang w:val="en-US"/>
            </w:rPr>
            <w:fldChar w:fldCharType="end"/>
          </w:r>
        </w:sdtContent>
      </w:sdt>
      <w:r>
        <w:rPr>
          <w:rFonts w:ascii="Times New Roman" w:eastAsiaTheme="minorEastAsia" w:hAnsi="Times New Roman" w:cs="Times New Roman"/>
          <w:iCs/>
          <w:sz w:val="24"/>
          <w:szCs w:val="24"/>
          <w:lang w:val="en-US"/>
        </w:rPr>
        <w:t>.</w:t>
      </w:r>
    </w:p>
    <w:p w14:paraId="3DE6E482" w14:textId="7CE42EE9" w:rsidR="001A0D5C" w:rsidRDefault="001A0D5C" w:rsidP="00583025">
      <w:pPr>
        <w:jc w:val="both"/>
        <w:rPr>
          <w:rFonts w:ascii="Times New Roman" w:eastAsiaTheme="minorEastAsia" w:hAnsi="Times New Roman" w:cs="Times New Roman"/>
          <w:b/>
          <w:bCs/>
          <w:iCs/>
          <w:sz w:val="24"/>
          <w:szCs w:val="24"/>
          <w:lang w:val="en-US"/>
        </w:rPr>
      </w:pPr>
      <w:r>
        <w:rPr>
          <w:rFonts w:ascii="Times New Roman" w:eastAsiaTheme="minorEastAsia" w:hAnsi="Times New Roman" w:cs="Times New Roman"/>
          <w:b/>
          <w:bCs/>
          <w:iCs/>
          <w:sz w:val="24"/>
          <w:szCs w:val="24"/>
          <w:lang w:val="en-US"/>
        </w:rPr>
        <w:t>Relation with the offset</w:t>
      </w:r>
    </w:p>
    <w:p w14:paraId="1AD9781E" w14:textId="71E6745A" w:rsidR="001A0D5C" w:rsidRDefault="001A0D5C" w:rsidP="00583025">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iCs/>
          <w:sz w:val="24"/>
          <w:szCs w:val="24"/>
          <w:lang w:val="en-US"/>
        </w:rPr>
        <w:t xml:space="preserve">In the multiplicative structure of the SPF-CMF model, the exposure </w:t>
      </w:r>
      <m:oMath>
        <m:r>
          <m:rPr>
            <m:sty m:val="b"/>
          </m:rPr>
          <w:rPr>
            <w:rFonts w:ascii="Cambria Math" w:eastAsiaTheme="minorEastAsia" w:hAnsi="Cambria Math" w:cs="Times New Roman"/>
            <w:sz w:val="24"/>
            <w:szCs w:val="24"/>
            <w:lang w:val="en-US"/>
          </w:rPr>
          <m:t>x</m:t>
        </m:r>
      </m:oMath>
      <w:r>
        <w:rPr>
          <w:rFonts w:ascii="Times New Roman" w:eastAsiaTheme="minorEastAsia" w:hAnsi="Times New Roman" w:cs="Times New Roman"/>
          <w:b/>
          <w:bCs/>
          <w:sz w:val="24"/>
          <w:szCs w:val="24"/>
          <w:lang w:val="en-US"/>
        </w:rPr>
        <w:t xml:space="preserve"> </w:t>
      </w:r>
      <w:r w:rsidRPr="001A0D5C">
        <w:rPr>
          <w:rFonts w:ascii="Times New Roman" w:eastAsiaTheme="minorEastAsia" w:hAnsi="Times New Roman" w:cs="Times New Roman"/>
          <w:sz w:val="24"/>
          <w:szCs w:val="24"/>
          <w:lang w:val="en-US"/>
        </w:rPr>
        <w:t>works</w:t>
      </w:r>
      <w:r>
        <w:rPr>
          <w:rFonts w:ascii="Times New Roman" w:eastAsiaTheme="minorEastAsia" w:hAnsi="Times New Roman" w:cs="Times New Roman"/>
          <w:sz w:val="24"/>
          <w:szCs w:val="24"/>
          <w:lang w:val="en-US"/>
        </w:rPr>
        <w:t xml:space="preserve"> in a different way compared to traditional offsets in count models.</w:t>
      </w:r>
      <w:r w:rsidR="00CD2CF4">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A model with offset takes the following form:</w:t>
      </w:r>
    </w:p>
    <w:p w14:paraId="7900C0C9" w14:textId="1CEFEEBA" w:rsidR="001A0D5C" w:rsidRPr="001A0D5C" w:rsidRDefault="00000000" w:rsidP="00583025">
      <w:pPr>
        <w:jc w:val="both"/>
        <w:rPr>
          <w:rFonts w:ascii="Times New Roman" w:eastAsiaTheme="minorEastAsia" w:hAnsi="Times New Roman" w:cs="Times New Roman"/>
          <w:iCs/>
          <w:sz w:val="24"/>
          <w:szCs w:val="24"/>
          <w:lang w:val="en-US"/>
        </w:rPr>
      </w:pPr>
      <m:oMathPara>
        <m:oMath>
          <m:func>
            <m:funcPr>
              <m:ctrlPr>
                <w:rPr>
                  <w:rFonts w:ascii="Cambria Math" w:eastAsiaTheme="minorEastAsia" w:hAnsi="Cambria Math" w:cs="Times New Roman"/>
                  <w:i/>
                  <w:sz w:val="24"/>
                  <w:szCs w:val="24"/>
                  <w:lang w:val="en-US"/>
                </w:rPr>
              </m:ctrlPr>
            </m:funcPr>
            <m:fName>
              <m:r>
                <m:rPr>
                  <m:sty m:val="p"/>
                </m:rPr>
                <w:rPr>
                  <w:rFonts w:ascii="Cambria Math" w:eastAsiaTheme="minorEastAsia" w:hAnsi="Cambria Math" w:cs="Times New Roman"/>
                  <w:sz w:val="24"/>
                  <w:szCs w:val="24"/>
                  <w:lang w:val="en-US"/>
                </w:rPr>
                <m:t>log</m:t>
              </m:r>
            </m:fName>
            <m:e>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μ</m:t>
                  </m:r>
                </m:e>
              </m:d>
            </m:e>
          </m:func>
          <m:r>
            <w:rPr>
              <w:rFonts w:ascii="Cambria Math" w:eastAsiaTheme="minorEastAsia" w:hAnsi="Cambria Math" w:cs="Times New Roman"/>
              <w:sz w:val="24"/>
              <w:szCs w:val="24"/>
              <w:lang w:val="en-US"/>
            </w:rPr>
            <m:t>=</m:t>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log</m:t>
              </m:r>
            </m:fName>
            <m:e>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AADT</m:t>
                  </m:r>
                </m:e>
              </m:d>
            </m:e>
          </m:func>
          <m:r>
            <w:rPr>
              <w:rFonts w:ascii="Cambria Math" w:eastAsiaTheme="minorEastAsia" w:hAnsi="Cambria Math" w:cs="Times New Roman"/>
              <w:sz w:val="24"/>
              <w:szCs w:val="24"/>
              <w:lang w:val="en-US"/>
            </w:rPr>
            <m:t>+</m:t>
          </m:r>
          <m:sSup>
            <m:sSupPr>
              <m:ctrlPr>
                <w:rPr>
                  <w:rFonts w:ascii="Cambria Math" w:eastAsiaTheme="minorEastAsia" w:hAnsi="Cambria Math" w:cs="Times New Roman"/>
                  <w:b/>
                  <w:bCs/>
                  <w:iCs/>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T</m:t>
              </m:r>
            </m:sup>
          </m:sSup>
          <m:r>
            <m:rPr>
              <m:sty m:val="bi"/>
            </m:rPr>
            <w:rPr>
              <w:rFonts w:ascii="Cambria Math" w:eastAsiaTheme="minorEastAsia" w:hAnsi="Cambria Math" w:cs="Times New Roman"/>
              <w:sz w:val="24"/>
              <w:szCs w:val="24"/>
              <w:lang w:val="en-US"/>
            </w:rPr>
            <m:t>β    (</m:t>
          </m:r>
          <m:r>
            <w:rPr>
              <w:rFonts w:ascii="Cambria Math" w:eastAsiaTheme="minorEastAsia" w:hAnsi="Cambria Math" w:cs="Times New Roman"/>
              <w:sz w:val="24"/>
              <w:szCs w:val="24"/>
              <w:lang w:val="en-US"/>
            </w:rPr>
            <m:t>44)</m:t>
          </m:r>
        </m:oMath>
      </m:oMathPara>
    </w:p>
    <w:p w14:paraId="2D1116C9" w14:textId="73A386CF" w:rsidR="001A0D5C" w:rsidRDefault="001A0D5C" w:rsidP="00583025">
      <w:pPr>
        <w:jc w:val="both"/>
        <w:rPr>
          <w:rFonts w:ascii="Times New Roman" w:eastAsiaTheme="minorEastAsia" w:hAnsi="Times New Roman" w:cs="Times New Roman"/>
          <w:iCs/>
          <w:sz w:val="24"/>
          <w:szCs w:val="24"/>
          <w:lang w:val="en-US"/>
        </w:rPr>
      </w:pPr>
      <w:r>
        <w:rPr>
          <w:rFonts w:ascii="Times New Roman" w:eastAsiaTheme="minorEastAsia" w:hAnsi="Times New Roman" w:cs="Times New Roman"/>
          <w:iCs/>
          <w:sz w:val="24"/>
          <w:szCs w:val="24"/>
          <w:lang w:val="en-US"/>
        </w:rPr>
        <w:t xml:space="preserve">This structure leaves the offset term with an elasticity of 1 (its parameter </w:t>
      </w:r>
      <m:oMath>
        <m:r>
          <w:rPr>
            <w:rFonts w:ascii="Cambria Math" w:eastAsiaTheme="minorEastAsia" w:hAnsi="Cambria Math" w:cs="Times New Roman"/>
            <w:sz w:val="24"/>
            <w:szCs w:val="24"/>
            <w:lang w:val="en-US"/>
          </w:rPr>
          <m:t>β</m:t>
        </m:r>
      </m:oMath>
      <w:r>
        <w:rPr>
          <w:rFonts w:ascii="Times New Roman" w:eastAsiaTheme="minorEastAsia" w:hAnsi="Times New Roman" w:cs="Times New Roman"/>
          <w:iCs/>
          <w:sz w:val="24"/>
          <w:szCs w:val="24"/>
          <w:lang w:val="en-US"/>
        </w:rPr>
        <w:t xml:space="preserve"> is fixed to this value). In the multiplicative hierarchical structure shown, the exposure is applied with variable elasticity (depending on contextual factors).</w:t>
      </w:r>
    </w:p>
    <w:p w14:paraId="15C8726A" w14:textId="62DECF31" w:rsidR="001A0D5C" w:rsidRPr="000941C8" w:rsidRDefault="001A0D5C" w:rsidP="00583025">
      <w:pPr>
        <w:jc w:val="both"/>
        <w:rPr>
          <w:ins w:id="272" w:author="Zeke Ahern" w:date="2026-04-28T10:36:00Z" w16du:dateUtc="2026-04-28T00:36:00Z"/>
          <w:rFonts w:ascii="Times New Roman" w:eastAsiaTheme="minorEastAsia" w:hAnsi="Times New Roman" w:cs="Times New Roman"/>
          <w:sz w:val="24"/>
          <w:szCs w:val="24"/>
          <w:lang w:val="en-US"/>
        </w:rPr>
      </w:pPr>
      <m:oMathPara>
        <m:oMath>
          <m:r>
            <w:rPr>
              <w:rFonts w:ascii="Cambria Math" w:eastAsiaTheme="minorEastAsia" w:hAnsi="Cambria Math" w:cs="Times New Roman"/>
              <w:sz w:val="24"/>
              <w:szCs w:val="24"/>
              <w:lang w:val="en-US"/>
            </w:rPr>
            <m:t>offset=</m:t>
          </m:r>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func>
            <m:funcPr>
              <m:ctrlPr>
                <w:rPr>
                  <w:rFonts w:ascii="Cambria Math" w:eastAsiaTheme="minorEastAsia" w:hAnsi="Cambria Math" w:cs="Times New Roman"/>
                  <w:i/>
                  <w:iCs/>
                  <w:sz w:val="24"/>
                  <w:szCs w:val="24"/>
                  <w:lang w:val="en-US"/>
                </w:rPr>
              </m:ctrlPr>
            </m:funcPr>
            <m:fName>
              <m:r>
                <m:rPr>
                  <m:sty m:val="p"/>
                </m:rPr>
                <w:rPr>
                  <w:rFonts w:ascii="Cambria Math" w:eastAsiaTheme="minorEastAsia" w:hAnsi="Cambria Math" w:cs="Times New Roman"/>
                  <w:sz w:val="24"/>
                  <w:szCs w:val="24"/>
                  <w:lang w:val="en-US"/>
                </w:rPr>
                <m:t>exp</m:t>
              </m:r>
            </m:fName>
            <m:e>
              <m:d>
                <m:dPr>
                  <m:ctrlPr>
                    <w:rPr>
                      <w:rFonts w:ascii="Cambria Math" w:eastAsiaTheme="minorEastAsia" w:hAnsi="Cambria Math" w:cs="Times New Roman"/>
                      <w:i/>
                      <w:iCs/>
                      <w:sz w:val="24"/>
                      <w:szCs w:val="24"/>
                      <w:lang w:val="en-US"/>
                    </w:rPr>
                  </m:ctrlPr>
                </m:dPr>
                <m:e>
                  <m:sSub>
                    <m:sSubPr>
                      <m:ctrlPr>
                        <w:rPr>
                          <w:rFonts w:ascii="Cambria Math" w:eastAsiaTheme="minorEastAsia" w:hAnsi="Cambria Math" w:cs="Times New Roman"/>
                          <w:i/>
                          <w:iCs/>
                          <w:sz w:val="24"/>
                          <w:szCs w:val="24"/>
                          <w:lang w:val="en-US"/>
                        </w:rPr>
                      </m:ctrlPr>
                    </m:sSubPr>
                    <m:e>
                      <m:r>
                        <m:rPr>
                          <m:sty m:val="bi"/>
                        </m:rP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2</m:t>
                      </m:r>
                    </m:sub>
                  </m:sSub>
                </m:e>
              </m:d>
              <m:func>
                <m:funcPr>
                  <m:ctrlPr>
                    <w:rPr>
                      <w:rFonts w:ascii="Cambria Math" w:eastAsiaTheme="minorEastAsia" w:hAnsi="Cambria Math" w:cs="Times New Roman"/>
                      <w:iCs/>
                      <w:sz w:val="24"/>
                      <w:szCs w:val="24"/>
                      <w:lang w:val="en-US"/>
                    </w:rPr>
                  </m:ctrlPr>
                </m:funcPr>
                <m:fName>
                  <m:r>
                    <m:rPr>
                      <m:sty m:val="p"/>
                    </m:rPr>
                    <w:rPr>
                      <w:rFonts w:ascii="Cambria Math" w:eastAsiaTheme="minorEastAsia" w:hAnsi="Cambria Math" w:cs="Times New Roman"/>
                      <w:sz w:val="24"/>
                      <w:szCs w:val="24"/>
                      <w:lang w:val="en-US"/>
                    </w:rPr>
                    <m:t>ln</m:t>
                  </m:r>
                </m:fName>
                <m:e>
                  <m:d>
                    <m:dPr>
                      <m:ctrlPr>
                        <w:rPr>
                          <w:rFonts w:ascii="Cambria Math" w:eastAsiaTheme="minorEastAsia" w:hAnsi="Cambria Math" w:cs="Times New Roman"/>
                          <w:i/>
                          <w:iCs/>
                          <w:sz w:val="24"/>
                          <w:szCs w:val="24"/>
                          <w:lang w:val="en-US"/>
                        </w:rPr>
                      </m:ctrlPr>
                    </m:dPr>
                    <m:e>
                      <m:r>
                        <m:rPr>
                          <m:sty m:val="b"/>
                        </m:rPr>
                        <w:rPr>
                          <w:rFonts w:ascii="Cambria Math" w:eastAsiaTheme="minorEastAsia" w:hAnsi="Cambria Math" w:cs="Times New Roman"/>
                          <w:sz w:val="24"/>
                          <w:szCs w:val="24"/>
                          <w:lang w:val="en-US"/>
                        </w:rPr>
                        <m:t>x</m:t>
                      </m:r>
                    </m:e>
                  </m:d>
                </m:e>
              </m:func>
            </m:e>
          </m:func>
          <m:r>
            <w:rPr>
              <w:rFonts w:ascii="Cambria Math" w:eastAsiaTheme="minorEastAsia" w:hAnsi="Cambria Math" w:cs="Times New Roman"/>
              <w:sz w:val="24"/>
              <w:szCs w:val="24"/>
              <w:lang w:val="en-US"/>
            </w:rPr>
            <m:t xml:space="preserve">   (45)</m:t>
          </m:r>
        </m:oMath>
      </m:oMathPara>
    </w:p>
    <w:p w14:paraId="579130FD" w14:textId="77777777" w:rsidR="000941C8" w:rsidRDefault="000941C8" w:rsidP="00583025">
      <w:pPr>
        <w:jc w:val="both"/>
        <w:rPr>
          <w:ins w:id="273" w:author="Zeke Ahern" w:date="2026-04-28T10:36:00Z" w16du:dateUtc="2026-04-28T00:36:00Z"/>
          <w:rFonts w:ascii="Times New Roman" w:eastAsiaTheme="minorEastAsia" w:hAnsi="Times New Roman" w:cs="Times New Roman"/>
          <w:sz w:val="24"/>
          <w:szCs w:val="24"/>
          <w:lang w:val="en-US"/>
        </w:rPr>
      </w:pPr>
      <w:commentRangeStart w:id="274"/>
    </w:p>
    <w:p w14:paraId="24DF6DEE" w14:textId="690F6E00" w:rsidR="000941C8" w:rsidRPr="000941C8" w:rsidRDefault="000941C8" w:rsidP="000941C8">
      <w:pPr>
        <w:jc w:val="both"/>
        <w:rPr>
          <w:ins w:id="275" w:author="Zeke Ahern" w:date="2026-04-28T10:37:00Z"/>
          <w:rFonts w:ascii="Times New Roman" w:eastAsiaTheme="minorEastAsia" w:hAnsi="Times New Roman" w:cs="Times New Roman"/>
          <w:sz w:val="24"/>
          <w:szCs w:val="24"/>
          <w:lang w:val="en-AU"/>
        </w:rPr>
      </w:pPr>
      <w:ins w:id="276" w:author="Zeke Ahern" w:date="2026-04-28T10:38:00Z" w16du:dateUtc="2026-04-28T00:38:00Z">
        <w:r>
          <w:rPr>
            <w:rFonts w:ascii="Times New Roman" w:eastAsiaTheme="minorEastAsia" w:hAnsi="Times New Roman" w:cs="Times New Roman"/>
            <w:sz w:val="24"/>
            <w:szCs w:val="24"/>
            <w:lang w:val="en-AU"/>
          </w:rPr>
          <w:t xml:space="preserve">Under the </w:t>
        </w:r>
      </w:ins>
      <w:ins w:id="277" w:author="Zeke Ahern" w:date="2026-04-28T10:37:00Z">
        <w:r w:rsidRPr="000941C8">
          <w:rPr>
            <w:rFonts w:ascii="Times New Roman" w:eastAsiaTheme="minorEastAsia" w:hAnsi="Times New Roman" w:cs="Times New Roman"/>
            <w:sz w:val="24"/>
            <w:szCs w:val="24"/>
            <w:lang w:val="en-AU"/>
          </w:rPr>
          <w:t>Hierarchical structure:</w:t>
        </w:r>
      </w:ins>
    </w:p>
    <w:p w14:paraId="242002A0" w14:textId="626B87EB" w:rsidR="005F0CB2" w:rsidRPr="005F0CB2" w:rsidRDefault="000941C8" w:rsidP="005F0CB2">
      <w:pPr>
        <w:jc w:val="both"/>
        <w:rPr>
          <w:ins w:id="278" w:author="Zeke Ahern" w:date="2026-04-28T10:56:00Z"/>
          <w:rFonts w:ascii="Times New Roman" w:eastAsiaTheme="minorEastAsia" w:hAnsi="Times New Roman" w:cs="Times New Roman"/>
          <w:sz w:val="24"/>
          <w:szCs w:val="24"/>
          <w:lang w:val="en-AU"/>
        </w:rPr>
      </w:pPr>
      <m:oMathPara>
        <m:oMath>
          <m:r>
            <w:ins w:id="279" w:author="Zeke Ahern" w:date="2026-04-28T10:37:00Z">
              <m:rPr>
                <m:sty m:val="p"/>
              </m:rPr>
              <w:rPr>
                <w:rFonts w:ascii="Cambria Math" w:eastAsiaTheme="minorEastAsia" w:hAnsi="Cambria Math" w:cs="Times New Roman"/>
                <w:sz w:val="24"/>
                <w:szCs w:val="24"/>
                <w:lang w:val="en-AU"/>
              </w:rPr>
              <m:t>log</m:t>
            </w:ins>
          </m:r>
          <m:r>
            <w:ins w:id="280" w:author="Zeke Ahern" w:date="2026-04-28T10:37:00Z">
              <w:rPr>
                <w:rFonts w:ascii="Cambria Math" w:eastAsiaTheme="minorEastAsia" w:hAnsi="Cambria Math" w:cs="Times New Roman"/>
                <w:sz w:val="24"/>
                <w:szCs w:val="24"/>
                <w:lang w:val="en-AU"/>
              </w:rPr>
              <m:t>⁡(μ)=(</m:t>
            </w:ins>
          </m:r>
          <m:r>
            <w:ins w:id="281" w:author="Zeke Ahern" w:date="2026-04-28T10:37:00Z">
              <m:rPr>
                <m:nor/>
              </m:rPr>
              <w:rPr>
                <w:rFonts w:ascii="Times New Roman" w:eastAsiaTheme="minorEastAsia" w:hAnsi="Times New Roman" w:cs="Times New Roman"/>
                <w:sz w:val="24"/>
                <w:szCs w:val="24"/>
                <w:lang w:val="en-AU"/>
              </w:rPr>
              <m:t>baseline</m:t>
            </w:ins>
          </m:r>
          <m:r>
            <w:ins w:id="282" w:author="Zeke Ahern" w:date="2026-04-28T10:37:00Z">
              <w:rPr>
                <w:rFonts w:ascii="Cambria Math" w:eastAsiaTheme="minorEastAsia" w:hAnsi="Cambria Math" w:cs="Times New Roman"/>
                <w:sz w:val="24"/>
                <w:szCs w:val="24"/>
                <w:lang w:val="en-AU"/>
              </w:rPr>
              <m:t>)+(</m:t>
            </w:ins>
          </m:r>
          <m:sSub>
            <m:sSubPr>
              <m:ctrlPr>
                <w:ins w:id="283" w:author="Zeke Ahern" w:date="2026-04-28T10:37:00Z">
                  <w:rPr>
                    <w:rFonts w:ascii="Cambria Math" w:eastAsiaTheme="minorEastAsia" w:hAnsi="Cambria Math" w:cs="Times New Roman"/>
                    <w:sz w:val="24"/>
                    <w:szCs w:val="24"/>
                    <w:lang w:val="en-AU"/>
                  </w:rPr>
                </w:ins>
              </m:ctrlPr>
            </m:sSubPr>
            <m:e>
              <m:r>
                <w:ins w:id="284" w:author="Zeke Ahern" w:date="2026-04-28T10:37:00Z">
                  <w:rPr>
                    <w:rFonts w:ascii="Cambria Math" w:eastAsiaTheme="minorEastAsia" w:hAnsi="Cambria Math" w:cs="Times New Roman"/>
                    <w:sz w:val="24"/>
                    <w:szCs w:val="24"/>
                    <w:lang w:val="en-AU"/>
                  </w:rPr>
                  <m:t>γ</m:t>
                </w:ins>
              </m:r>
            </m:e>
            <m:sub>
              <m:r>
                <w:ins w:id="285" w:author="Zeke Ahern" w:date="2026-04-28T10:37:00Z">
                  <w:rPr>
                    <w:rFonts w:ascii="Cambria Math" w:eastAsiaTheme="minorEastAsia" w:hAnsi="Cambria Math" w:cs="Times New Roman"/>
                    <w:sz w:val="24"/>
                    <w:szCs w:val="24"/>
                    <w:lang w:val="en-AU"/>
                  </w:rPr>
                  <m:t>0</m:t>
                </w:ins>
              </m:r>
            </m:sub>
          </m:sSub>
          <m:r>
            <w:ins w:id="286" w:author="Zeke Ahern" w:date="2026-04-28T10:37:00Z">
              <w:rPr>
                <w:rFonts w:ascii="Cambria Math" w:eastAsiaTheme="minorEastAsia" w:hAnsi="Cambria Math" w:cs="Times New Roman"/>
                <w:sz w:val="24"/>
                <w:szCs w:val="24"/>
                <w:lang w:val="en-AU"/>
              </w:rPr>
              <m:t>+</m:t>
            </w:ins>
          </m:r>
          <m:sSub>
            <m:sSubPr>
              <m:ctrlPr>
                <w:ins w:id="287" w:author="Zeke Ahern" w:date="2026-04-28T10:37:00Z">
                  <w:rPr>
                    <w:rFonts w:ascii="Cambria Math" w:eastAsiaTheme="minorEastAsia" w:hAnsi="Cambria Math" w:cs="Times New Roman"/>
                    <w:sz w:val="24"/>
                    <w:szCs w:val="24"/>
                    <w:lang w:val="en-AU"/>
                  </w:rPr>
                </w:ins>
              </m:ctrlPr>
            </m:sSubPr>
            <m:e>
              <m:r>
                <w:ins w:id="288" w:author="Zeke Ahern" w:date="2026-04-28T10:37:00Z">
                  <w:rPr>
                    <w:rFonts w:ascii="Cambria Math" w:eastAsiaTheme="minorEastAsia" w:hAnsi="Cambria Math" w:cs="Times New Roman"/>
                    <w:sz w:val="24"/>
                    <w:szCs w:val="24"/>
                    <w:lang w:val="en-AU"/>
                  </w:rPr>
                  <m:t>γ</m:t>
                </w:ins>
              </m:r>
            </m:e>
            <m:sub>
              <m:r>
                <w:ins w:id="289" w:author="Zeke Ahern" w:date="2026-04-28T10:37:00Z">
                  <w:rPr>
                    <w:rFonts w:ascii="Cambria Math" w:eastAsiaTheme="minorEastAsia" w:hAnsi="Cambria Math" w:cs="Times New Roman"/>
                    <w:sz w:val="24"/>
                    <w:szCs w:val="24"/>
                    <w:lang w:val="en-AU"/>
                  </w:rPr>
                  <m:t>1</m:t>
                </w:ins>
              </m:r>
            </m:sub>
          </m:sSub>
          <m:r>
            <w:ins w:id="290" w:author="Zeke Ahern" w:date="2026-04-28T10:37:00Z">
              <w:rPr>
                <w:rFonts w:ascii="Cambria Math" w:eastAsiaTheme="minorEastAsia" w:hAnsi="Cambria Math" w:cs="Times New Roman"/>
                <w:sz w:val="24"/>
                <w:szCs w:val="24"/>
                <w:lang w:val="en-AU"/>
              </w:rPr>
              <m:t>z)</m:t>
            </w:ins>
          </m:r>
          <m:r>
            <w:ins w:id="291" w:author="Zeke Ahern" w:date="2026-04-28T10:37:00Z">
              <m:rPr>
                <m:sty m:val="p"/>
              </m:rPr>
              <w:rPr>
                <w:rFonts w:ascii="Cambria Math" w:eastAsiaTheme="minorEastAsia" w:hAnsi="Cambria Math" w:cs="Times New Roman"/>
                <w:sz w:val="24"/>
                <w:szCs w:val="24"/>
                <w:lang w:val="en-AU"/>
              </w:rPr>
              <m:t>log</m:t>
            </w:ins>
          </m:r>
          <m:r>
            <w:ins w:id="292" w:author="Zeke Ahern" w:date="2026-04-28T10:37:00Z">
              <w:rPr>
                <w:rFonts w:ascii="Cambria Math" w:eastAsiaTheme="minorEastAsia" w:hAnsi="Cambria Math" w:cs="Times New Roman"/>
                <w:sz w:val="24"/>
                <w:szCs w:val="24"/>
                <w:lang w:val="en-AU"/>
              </w:rPr>
              <m:t>⁡(AADT)</m:t>
            </w:ins>
          </m:r>
          <m:r>
            <w:ins w:id="293" w:author="Zeke Ahern" w:date="2026-04-28T10:37:00Z">
              <m:rPr>
                <m:sty m:val="p"/>
              </m:rPr>
              <w:rPr>
                <w:rFonts w:ascii="Times New Roman" w:eastAsiaTheme="minorEastAsia" w:hAnsi="Times New Roman" w:cs="Times New Roman"/>
                <w:sz w:val="24"/>
                <w:szCs w:val="24"/>
                <w:lang w:val="en-AU"/>
              </w:rPr>
              <w:br/>
            </w:ins>
          </m:r>
        </m:oMath>
      </m:oMathPara>
      <w:commentRangeEnd w:id="274"/>
      <w:del w:id="294" w:author="Zeke Ahern" w:date="2026-04-28T10:54:00Z" w16du:dateUtc="2026-04-28T00:54:00Z">
        <w:r w:rsidR="005F0CB2" w:rsidRPr="005F0CB2" w:rsidDel="005F0CB2">
          <w:rPr>
            <w:rStyle w:val="Refdecomentario"/>
            <w:rFonts w:ascii="Times New Roman" w:eastAsiaTheme="minorEastAsia" w:hAnsi="Times New Roman" w:cs="Times New Roman"/>
            <w:sz w:val="24"/>
            <w:szCs w:val="24"/>
            <w:lang w:val="en-AU"/>
          </w:rPr>
          <w:commentReference w:id="274"/>
        </w:r>
      </w:del>
      <w:ins w:id="295" w:author="Zeke Ahern" w:date="2026-04-28T10:56:00Z">
        <w:r w:rsidR="005F0CB2" w:rsidRPr="005F0CB2">
          <w:rPr>
            <w:rFonts w:ascii="Times New Roman" w:eastAsiaTheme="minorEastAsia" w:hAnsi="Times New Roman" w:cs="Times New Roman"/>
            <w:sz w:val="24"/>
            <w:szCs w:val="24"/>
            <w:lang w:val="en-AU"/>
          </w:rPr>
          <w:t xml:space="preserve">In this formulation, </w:t>
        </w:r>
      </w:ins>
      <m:oMath>
        <m:sSub>
          <m:sSubPr>
            <m:ctrlPr>
              <w:ins w:id="296" w:author="Zeke Ahern" w:date="2026-04-28T10:56:00Z">
                <w:rPr>
                  <w:rFonts w:ascii="Cambria Math" w:eastAsiaTheme="minorEastAsia" w:hAnsi="Cambria Math" w:cs="Times New Roman"/>
                  <w:sz w:val="24"/>
                  <w:szCs w:val="24"/>
                  <w:lang w:val="en-AU"/>
                </w:rPr>
              </w:ins>
            </m:ctrlPr>
          </m:sSubPr>
          <m:e>
            <m:r>
              <w:ins w:id="297" w:author="Zeke Ahern" w:date="2026-04-28T10:56:00Z">
                <w:rPr>
                  <w:rFonts w:ascii="Cambria Math" w:eastAsiaTheme="minorEastAsia" w:hAnsi="Cambria Math" w:cs="Times New Roman"/>
                  <w:sz w:val="24"/>
                  <w:szCs w:val="24"/>
                  <w:lang w:val="en-AU"/>
                </w:rPr>
                <m:t>γ</m:t>
              </w:ins>
            </m:r>
          </m:e>
          <m:sub>
            <m:r>
              <w:ins w:id="298" w:author="Zeke Ahern" w:date="2026-04-28T10:56:00Z">
                <w:rPr>
                  <w:rFonts w:ascii="Cambria Math" w:eastAsiaTheme="minorEastAsia" w:hAnsi="Cambria Math" w:cs="Times New Roman"/>
                  <w:sz w:val="24"/>
                  <w:szCs w:val="24"/>
                  <w:lang w:val="en-AU"/>
                </w:rPr>
                <m:t>0</m:t>
              </w:ins>
            </m:r>
          </m:sub>
        </m:sSub>
      </m:oMath>
      <w:ins w:id="299" w:author="Zeke Ahern" w:date="2026-04-28T10:56:00Z" w16du:dateUtc="2026-04-28T00:56:00Z">
        <w:r w:rsidR="005F0CB2">
          <w:rPr>
            <w:rFonts w:ascii="Times New Roman" w:eastAsiaTheme="minorEastAsia" w:hAnsi="Times New Roman" w:cs="Times New Roman"/>
            <w:sz w:val="24"/>
            <w:szCs w:val="24"/>
            <w:lang w:val="en-AU"/>
          </w:rPr>
          <w:t xml:space="preserve"> </w:t>
        </w:r>
      </w:ins>
      <w:ins w:id="300" w:author="Zeke Ahern" w:date="2026-04-28T10:56:00Z">
        <w:r w:rsidR="005F0CB2" w:rsidRPr="005F0CB2">
          <w:rPr>
            <w:rFonts w:ascii="Times New Roman" w:eastAsiaTheme="minorEastAsia" w:hAnsi="Times New Roman" w:cs="Times New Roman"/>
            <w:sz w:val="24"/>
            <w:szCs w:val="24"/>
            <w:lang w:val="en-AU"/>
          </w:rPr>
          <w:t xml:space="preserve">represents the baseline traffic elasticity, while </w:t>
        </w:r>
      </w:ins>
      <m:oMath>
        <m:sSub>
          <m:sSubPr>
            <m:ctrlPr>
              <w:ins w:id="301" w:author="Zeke Ahern" w:date="2026-04-28T10:56:00Z">
                <w:rPr>
                  <w:rFonts w:ascii="Cambria Math" w:eastAsiaTheme="minorEastAsia" w:hAnsi="Cambria Math" w:cs="Times New Roman"/>
                  <w:sz w:val="24"/>
                  <w:szCs w:val="24"/>
                  <w:lang w:val="en-AU"/>
                </w:rPr>
              </w:ins>
            </m:ctrlPr>
          </m:sSubPr>
          <m:e>
            <m:r>
              <w:ins w:id="302" w:author="Zeke Ahern" w:date="2026-04-28T10:56:00Z">
                <w:rPr>
                  <w:rFonts w:ascii="Cambria Math" w:eastAsiaTheme="minorEastAsia" w:hAnsi="Cambria Math" w:cs="Times New Roman"/>
                  <w:sz w:val="24"/>
                  <w:szCs w:val="24"/>
                  <w:lang w:val="en-AU"/>
                </w:rPr>
                <m:t>γ</m:t>
              </w:ins>
            </m:r>
          </m:e>
          <m:sub>
            <m:r>
              <w:ins w:id="303" w:author="Zeke Ahern" w:date="2026-04-28T10:56:00Z">
                <w:rPr>
                  <w:rFonts w:ascii="Cambria Math" w:eastAsiaTheme="minorEastAsia" w:hAnsi="Cambria Math" w:cs="Times New Roman"/>
                  <w:sz w:val="24"/>
                  <w:szCs w:val="24"/>
                  <w:lang w:val="en-AU"/>
                </w:rPr>
                <m:t>1</m:t>
              </w:ins>
            </m:r>
          </m:sub>
        </m:sSub>
      </m:oMath>
      <w:ins w:id="304" w:author="Zeke Ahern" w:date="2026-04-28T10:56:00Z">
        <w:r w:rsidR="005F0CB2" w:rsidRPr="005F0CB2">
          <w:rPr>
            <w:rFonts w:ascii="Times New Roman" w:eastAsiaTheme="minorEastAsia" w:hAnsi="Times New Roman" w:cs="Times New Roman"/>
            <w:sz w:val="24"/>
            <w:szCs w:val="24"/>
            <w:lang w:val="en-AU"/>
          </w:rPr>
          <w:t xml:space="preserve">allows the elasticity of crashes with respect to AADT to vary as a function of the contextual variable </w:t>
        </w:r>
      </w:ins>
      <m:oMath>
        <m:r>
          <w:ins w:id="305" w:author="Zeke Ahern" w:date="2026-04-28T10:56:00Z">
            <w:rPr>
              <w:rFonts w:ascii="Cambria Math" w:eastAsiaTheme="minorEastAsia" w:hAnsi="Cambria Math" w:cs="Times New Roman"/>
              <w:sz w:val="24"/>
              <w:szCs w:val="24"/>
              <w:lang w:val="en-AU"/>
            </w:rPr>
            <m:t>z</m:t>
          </w:ins>
        </m:r>
      </m:oMath>
      <w:ins w:id="306" w:author="Zeke Ahern" w:date="2026-04-28T10:56:00Z">
        <w:r w:rsidR="005F0CB2" w:rsidRPr="005F0CB2">
          <w:rPr>
            <w:rFonts w:ascii="Times New Roman" w:eastAsiaTheme="minorEastAsia" w:hAnsi="Times New Roman" w:cs="Times New Roman"/>
            <w:sz w:val="24"/>
            <w:szCs w:val="24"/>
            <w:lang w:val="en-AU"/>
          </w:rPr>
          <w:t>. Consequently, traffic scaling is not fixed but depends on roadway or environmental characteristics, enabling exposure effects to differ across contexts.</w:t>
        </w:r>
      </w:ins>
    </w:p>
    <w:p w14:paraId="2BB06FBB" w14:textId="77777777" w:rsidR="000941C8" w:rsidRPr="001A0D5C" w:rsidRDefault="000941C8" w:rsidP="00583025">
      <w:pPr>
        <w:jc w:val="both"/>
        <w:rPr>
          <w:rFonts w:ascii="Times New Roman" w:eastAsiaTheme="minorEastAsia" w:hAnsi="Times New Roman" w:cs="Times New Roman"/>
          <w:iCs/>
          <w:sz w:val="24"/>
          <w:szCs w:val="24"/>
          <w:lang w:val="en-US"/>
        </w:rPr>
      </w:pPr>
    </w:p>
    <w:p w14:paraId="294F3AD2" w14:textId="304F495A" w:rsidR="001A0D5C" w:rsidRDefault="001A0D5C" w:rsidP="001A0D5C">
      <w:pPr>
        <w:jc w:val="both"/>
        <w:rPr>
          <w:rFonts w:ascii="Times New Roman" w:eastAsiaTheme="minorEastAsia" w:hAnsi="Times New Roman" w:cs="Times New Roman"/>
          <w:iCs/>
          <w:sz w:val="24"/>
          <w:szCs w:val="24"/>
          <w:lang w:val="en-US"/>
        </w:rPr>
      </w:pPr>
      <w:r w:rsidRPr="001A0D5C">
        <w:rPr>
          <w:rFonts w:ascii="Times New Roman" w:eastAsiaTheme="minorEastAsia" w:hAnsi="Times New Roman" w:cs="Times New Roman"/>
          <w:iCs/>
          <w:sz w:val="24"/>
          <w:szCs w:val="24"/>
          <w:lang w:val="en-US"/>
        </w:rPr>
        <w:t>This aligns with the literature stating that the frequency of accidents tends to increase less than the proportion of exposure increases due to saturation effects</w:t>
      </w:r>
      <w:r w:rsidR="00E4746C">
        <w:rPr>
          <w:rFonts w:ascii="Times New Roman" w:eastAsiaTheme="minorEastAsia" w:hAnsi="Times New Roman" w:cs="Times New Roman"/>
          <w:iCs/>
          <w:sz w:val="24"/>
          <w:szCs w:val="24"/>
          <w:lang w:val="en-US"/>
        </w:rPr>
        <w:t xml:space="preserve"> </w:t>
      </w:r>
      <w:sdt>
        <w:sdtPr>
          <w:rPr>
            <w:rFonts w:ascii="Times New Roman" w:eastAsiaTheme="minorEastAsia" w:hAnsi="Times New Roman" w:cs="Times New Roman"/>
            <w:iCs/>
            <w:sz w:val="24"/>
            <w:szCs w:val="24"/>
            <w:lang w:val="en-US"/>
          </w:rPr>
          <w:id w:val="-2013363756"/>
          <w:citation/>
        </w:sdtPr>
        <w:sdtContent>
          <w:r w:rsidR="00E4746C">
            <w:rPr>
              <w:rFonts w:ascii="Times New Roman" w:eastAsiaTheme="minorEastAsia" w:hAnsi="Times New Roman" w:cs="Times New Roman"/>
              <w:iCs/>
              <w:sz w:val="24"/>
              <w:szCs w:val="24"/>
              <w:lang w:val="en-US"/>
            </w:rPr>
            <w:fldChar w:fldCharType="begin"/>
          </w:r>
          <w:r w:rsidR="00E4746C" w:rsidRPr="00E4746C">
            <w:rPr>
              <w:rFonts w:ascii="Times New Roman" w:eastAsiaTheme="minorEastAsia" w:hAnsi="Times New Roman" w:cs="Times New Roman"/>
              <w:iCs/>
              <w:sz w:val="24"/>
              <w:szCs w:val="24"/>
              <w:lang w:val="en-US"/>
            </w:rPr>
            <w:instrText xml:space="preserve"> CITATION Elv091 \l 13322 </w:instrText>
          </w:r>
          <w:r w:rsidR="00EC4CC1">
            <w:rPr>
              <w:rFonts w:ascii="Times New Roman" w:eastAsiaTheme="minorEastAsia" w:hAnsi="Times New Roman" w:cs="Times New Roman"/>
              <w:iCs/>
              <w:sz w:val="24"/>
              <w:szCs w:val="24"/>
              <w:lang w:val="en-US"/>
            </w:rPr>
            <w:instrText xml:space="preserve"> \m Fio25 \m Wag21</w:instrText>
          </w:r>
          <w:r w:rsidR="00E4746C">
            <w:rPr>
              <w:rFonts w:ascii="Times New Roman" w:eastAsiaTheme="minorEastAsia" w:hAnsi="Times New Roman" w:cs="Times New Roman"/>
              <w:iCs/>
              <w:sz w:val="24"/>
              <w:szCs w:val="24"/>
              <w:lang w:val="en-US"/>
            </w:rPr>
            <w:fldChar w:fldCharType="separate"/>
          </w:r>
          <w:r w:rsidR="00902A32" w:rsidRPr="00902A32">
            <w:rPr>
              <w:rFonts w:ascii="Times New Roman" w:eastAsiaTheme="minorEastAsia" w:hAnsi="Times New Roman" w:cs="Times New Roman"/>
              <w:noProof/>
              <w:sz w:val="24"/>
              <w:szCs w:val="24"/>
              <w:lang w:val="en-US"/>
            </w:rPr>
            <w:t>(Elvik R. , The non-linearity of risk and the promotion of environmentally sustainable transport, 2009; Fiorentini, 2025; Wagner, 2021)</w:t>
          </w:r>
          <w:r w:rsidR="00E4746C">
            <w:rPr>
              <w:rFonts w:ascii="Times New Roman" w:eastAsiaTheme="minorEastAsia" w:hAnsi="Times New Roman" w:cs="Times New Roman"/>
              <w:iCs/>
              <w:sz w:val="24"/>
              <w:szCs w:val="24"/>
              <w:lang w:val="en-US"/>
            </w:rPr>
            <w:fldChar w:fldCharType="end"/>
          </w:r>
        </w:sdtContent>
      </w:sdt>
      <w:r w:rsidRPr="001A0D5C">
        <w:rPr>
          <w:rFonts w:ascii="Times New Roman" w:eastAsiaTheme="minorEastAsia" w:hAnsi="Times New Roman" w:cs="Times New Roman"/>
          <w:iCs/>
          <w:sz w:val="24"/>
          <w:szCs w:val="24"/>
          <w:lang w:val="en-US"/>
        </w:rPr>
        <w:t>.</w:t>
      </w:r>
    </w:p>
    <w:p w14:paraId="22495826" w14:textId="59B4A661" w:rsidR="00C062C2" w:rsidRDefault="00C062C2" w:rsidP="001A0D5C">
      <w:pPr>
        <w:jc w:val="both"/>
        <w:rPr>
          <w:rFonts w:ascii="Times New Roman" w:eastAsiaTheme="minorEastAsia" w:hAnsi="Times New Roman" w:cs="Times New Roman"/>
          <w:b/>
          <w:bCs/>
          <w:iCs/>
          <w:sz w:val="24"/>
          <w:szCs w:val="24"/>
          <w:lang w:val="en-US"/>
        </w:rPr>
      </w:pPr>
      <w:r w:rsidRPr="00C062C2">
        <w:rPr>
          <w:rFonts w:ascii="Times New Roman" w:eastAsiaTheme="minorEastAsia" w:hAnsi="Times New Roman" w:cs="Times New Roman"/>
          <w:b/>
          <w:bCs/>
          <w:iCs/>
          <w:sz w:val="24"/>
          <w:szCs w:val="24"/>
          <w:lang w:val="en-US"/>
        </w:rPr>
        <w:t>Relationship between multilevel hierarchical model and multiplicative model with varying-coefficients</w:t>
      </w:r>
    </w:p>
    <w:p w14:paraId="3023EF62" w14:textId="7136F6C6" w:rsidR="00C062C2" w:rsidRDefault="00C062C2" w:rsidP="001A0D5C">
      <w:pPr>
        <w:jc w:val="both"/>
        <w:rPr>
          <w:rFonts w:ascii="Times New Roman" w:eastAsiaTheme="minorEastAsia" w:hAnsi="Times New Roman" w:cs="Times New Roman"/>
          <w:sz w:val="24"/>
          <w:szCs w:val="24"/>
          <w:lang w:val="en-US"/>
        </w:rPr>
      </w:pPr>
      <w:r w:rsidRPr="00C062C2">
        <w:rPr>
          <w:rFonts w:ascii="Times New Roman" w:eastAsiaTheme="minorEastAsia" w:hAnsi="Times New Roman" w:cs="Times New Roman"/>
          <w:iCs/>
          <w:sz w:val="24"/>
          <w:szCs w:val="24"/>
          <w:lang w:val="en-US"/>
        </w:rPr>
        <w:t>The ge</w:t>
      </w:r>
      <w:r>
        <w:rPr>
          <w:rFonts w:ascii="Times New Roman" w:eastAsiaTheme="minorEastAsia" w:hAnsi="Times New Roman" w:cs="Times New Roman"/>
          <w:iCs/>
          <w:sz w:val="24"/>
          <w:szCs w:val="24"/>
          <w:lang w:val="en-US"/>
        </w:rPr>
        <w:t xml:space="preserve">neral hierarchical model has two main parts, level 1 and level 2 structures. Level 1 (observation level) defines the linear predictor with the expression </w:t>
      </w:r>
      <m:oMath>
        <m:sSup>
          <m:sSupPr>
            <m:ctrlPr>
              <w:rPr>
                <w:rFonts w:ascii="Cambria Math" w:eastAsiaTheme="minorEastAsia" w:hAnsi="Cambria Math" w:cs="Times New Roman"/>
                <w:i/>
                <w:iCs/>
                <w:sz w:val="24"/>
                <w:szCs w:val="24"/>
                <w:lang w:val="en-US"/>
              </w:rPr>
            </m:ctrlPr>
          </m:sSupPr>
          <m:e>
            <m:r>
              <w:rPr>
                <w:rFonts w:ascii="Cambria Math" w:eastAsiaTheme="minorEastAsia" w:hAnsi="Cambria Math" w:cs="Times New Roman"/>
                <w:sz w:val="24"/>
                <w:szCs w:val="24"/>
                <w:lang w:val="en-US"/>
              </w:rPr>
              <m:t>f</m:t>
            </m:r>
          </m:e>
          <m:sup>
            <m:r>
              <w:rPr>
                <w:rFonts w:ascii="Cambria Math" w:eastAsiaTheme="minorEastAsia" w:hAnsi="Cambria Math" w:cs="Times New Roman"/>
                <w:sz w:val="24"/>
                <w:szCs w:val="24"/>
                <w:lang w:val="en-US"/>
              </w:rPr>
              <m:t>-1</m:t>
            </m:r>
          </m:sup>
        </m:sSup>
        <m:r>
          <w:rPr>
            <w:rFonts w:ascii="Cambria Math" w:eastAsiaTheme="minorEastAsia" w:hAnsi="Cambria Math" w:cs="Times New Roman"/>
            <w:sz w:val="24"/>
            <w:szCs w:val="24"/>
            <w:lang w:val="en-US"/>
          </w:rPr>
          <m:t>(θ)</m:t>
        </m:r>
      </m:oMath>
      <w:r>
        <w:rPr>
          <w:rFonts w:ascii="Times New Roman" w:eastAsiaTheme="minorEastAsia" w:hAnsi="Times New Roman" w:cs="Times New Roman"/>
          <w:iCs/>
          <w:sz w:val="24"/>
          <w:szCs w:val="24"/>
          <w:lang w:val="en-US"/>
        </w:rPr>
        <w:t xml:space="preserve"> as a function of level 1 predictors </w:t>
      </w:r>
      <m:oMath>
        <m:sSup>
          <m:sSupPr>
            <m:ctrlPr>
              <w:rPr>
                <w:rFonts w:ascii="Cambria Math" w:eastAsiaTheme="minorEastAsia" w:hAnsi="Cambria Math" w:cs="Times New Roman"/>
                <w:b/>
                <w:bCs/>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L1</m:t>
            </m:r>
          </m:sup>
        </m:sSup>
      </m:oMath>
      <w:r>
        <w:rPr>
          <w:rFonts w:ascii="Times New Roman" w:eastAsiaTheme="minorEastAsia" w:hAnsi="Times New Roman" w:cs="Times New Roman"/>
          <w:b/>
          <w:bCs/>
          <w:sz w:val="24"/>
          <w:szCs w:val="24"/>
          <w:lang w:val="en-US"/>
        </w:rPr>
        <w:t xml:space="preserve"> </w:t>
      </w:r>
      <w:r w:rsidRPr="00C062C2">
        <w:rPr>
          <w:rFonts w:ascii="Times New Roman" w:eastAsiaTheme="minorEastAsia" w:hAnsi="Times New Roman" w:cs="Times New Roman"/>
          <w:sz w:val="24"/>
          <w:szCs w:val="24"/>
          <w:lang w:val="en-US"/>
        </w:rPr>
        <w:t>and coefficients</w:t>
      </w:r>
      <w:r>
        <w:rPr>
          <w:rFonts w:ascii="Times New Roman" w:eastAsiaTheme="minorEastAsia" w:hAnsi="Times New Roman" w:cs="Times New Roman"/>
          <w:sz w:val="24"/>
          <w:szCs w:val="24"/>
          <w:lang w:val="en-US"/>
        </w:rPr>
        <w:t xml:space="preserve"> to estimate on the form </w:t>
      </w:r>
      <m:oMath>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e>
          <m:sup>
            <m:r>
              <w:rPr>
                <w:rFonts w:ascii="Cambria Math" w:eastAsiaTheme="minorEastAsia" w:hAnsi="Cambria Math" w:cs="Times New Roman"/>
                <w:sz w:val="24"/>
                <w:szCs w:val="24"/>
                <w:lang w:val="en-US"/>
              </w:rPr>
              <m:t>L1</m:t>
            </m:r>
          </m:sup>
        </m:sSup>
        <m:r>
          <w:rPr>
            <w:rFonts w:ascii="Cambria Math" w:eastAsiaTheme="minorEastAsia" w:hAnsi="Cambria Math" w:cs="Times New Roman"/>
            <w:sz w:val="24"/>
            <w:szCs w:val="24"/>
            <w:lang w:val="en-US"/>
          </w:rPr>
          <m:t xml:space="preserve">, </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β</m:t>
            </m:r>
          </m:e>
          <m:sup>
            <m:r>
              <w:rPr>
                <w:rFonts w:ascii="Cambria Math" w:eastAsiaTheme="minorEastAsia" w:hAnsi="Cambria Math" w:cs="Times New Roman"/>
                <w:sz w:val="24"/>
                <w:szCs w:val="24"/>
                <w:lang w:val="en-US"/>
              </w:rPr>
              <m:t>L1</m:t>
            </m:r>
          </m:sup>
        </m:sSup>
      </m:oMath>
      <w:r>
        <w:rPr>
          <w:rFonts w:ascii="Times New Roman" w:eastAsiaTheme="minorEastAsia" w:hAnsi="Times New Roman" w:cs="Times New Roman"/>
          <w:sz w:val="24"/>
          <w:szCs w:val="24"/>
          <w:lang w:val="en-US"/>
        </w:rPr>
        <w:t>, taking the following form:</w:t>
      </w:r>
    </w:p>
    <w:p w14:paraId="0DF11292" w14:textId="3C3B1A60" w:rsidR="00C062C2" w:rsidRPr="00C062C2" w:rsidRDefault="00000000" w:rsidP="001A0D5C">
      <w:pPr>
        <w:jc w:val="both"/>
        <w:rPr>
          <w:rFonts w:ascii="Times New Roman" w:eastAsiaTheme="minorEastAsia" w:hAnsi="Times New Roman" w:cs="Times New Roman"/>
          <w:iCs/>
          <w:sz w:val="24"/>
          <w:szCs w:val="24"/>
          <w:lang w:val="en-US"/>
        </w:rPr>
      </w:pPr>
      <m:oMathPara>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f</m:t>
              </m:r>
            </m:e>
            <m:sup>
              <m:r>
                <w:rPr>
                  <w:rFonts w:ascii="Cambria Math" w:eastAsiaTheme="minorEastAsia" w:hAnsi="Cambria Math" w:cs="Times New Roman"/>
                  <w:sz w:val="24"/>
                  <w:szCs w:val="24"/>
                  <w:lang w:val="en-US"/>
                </w:rPr>
                <m:t>-1</m:t>
              </m:r>
            </m:sup>
          </m:sSup>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θ</m:t>
              </m:r>
            </m:e>
          </m:d>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e>
            <m:sup>
              <m:r>
                <w:rPr>
                  <w:rFonts w:ascii="Cambria Math" w:eastAsiaTheme="minorEastAsia" w:hAnsi="Cambria Math" w:cs="Times New Roman"/>
                  <w:sz w:val="24"/>
                  <w:szCs w:val="24"/>
                  <w:lang w:val="en-US"/>
                </w:rPr>
                <m:t>L1</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b/>
                  <w:bCs/>
                  <w:iCs/>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L1</m:t>
              </m:r>
            </m:sup>
          </m:sSup>
          <m:sSup>
            <m:sSupPr>
              <m:ctrlPr>
                <w:rPr>
                  <w:rFonts w:ascii="Cambria Math" w:eastAsiaTheme="minorEastAsia" w:hAnsi="Cambria Math" w:cs="Times New Roman"/>
                  <w:i/>
                  <w:iCs/>
                  <w:sz w:val="24"/>
                  <w:szCs w:val="24"/>
                  <w:lang w:val="en-US"/>
                </w:rPr>
              </m:ctrlPr>
            </m:sSupPr>
            <m:e>
              <m:r>
                <m:rPr>
                  <m:sty m:val="bi"/>
                </m:rPr>
                <w:rPr>
                  <w:rFonts w:ascii="Cambria Math" w:eastAsiaTheme="minorEastAsia" w:hAnsi="Cambria Math" w:cs="Times New Roman"/>
                  <w:sz w:val="24"/>
                  <w:szCs w:val="24"/>
                  <w:lang w:val="en-US"/>
                </w:rPr>
                <m:t>β</m:t>
              </m:r>
            </m:e>
            <m:sup>
              <m:r>
                <w:rPr>
                  <w:rFonts w:ascii="Cambria Math" w:eastAsiaTheme="minorEastAsia" w:hAnsi="Cambria Math" w:cs="Times New Roman"/>
                  <w:sz w:val="24"/>
                  <w:szCs w:val="24"/>
                  <w:lang w:val="en-US"/>
                </w:rPr>
                <m:t>L1</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iCs/>
                  <w:sz w:val="24"/>
                  <w:szCs w:val="24"/>
                  <w:lang w:val="en-US"/>
                </w:rPr>
              </m:ctrlPr>
            </m:sSupPr>
            <m:e>
              <m:r>
                <w:rPr>
                  <w:rFonts w:ascii="Cambria Math" w:eastAsiaTheme="minorEastAsia" w:hAnsi="Cambria Math" w:cs="Times New Roman"/>
                  <w:sz w:val="24"/>
                  <w:szCs w:val="24"/>
                  <w:lang w:val="en-US"/>
                </w:rPr>
                <m:t>ε</m:t>
              </m:r>
            </m:e>
            <m:sup>
              <m:r>
                <w:rPr>
                  <w:rFonts w:ascii="Cambria Math" w:eastAsiaTheme="minorEastAsia" w:hAnsi="Cambria Math" w:cs="Times New Roman"/>
                  <w:sz w:val="24"/>
                  <w:szCs w:val="24"/>
                  <w:lang w:val="en-US"/>
                </w:rPr>
                <m:t>L1</m:t>
              </m:r>
            </m:sup>
          </m:sSup>
          <m:r>
            <w:rPr>
              <w:rFonts w:ascii="Cambria Math" w:eastAsiaTheme="minorEastAsia" w:hAnsi="Cambria Math" w:cs="Times New Roman"/>
              <w:sz w:val="24"/>
              <w:szCs w:val="24"/>
              <w:lang w:val="en-US"/>
            </w:rPr>
            <m:t xml:space="preserve">    (46)</m:t>
          </m:r>
        </m:oMath>
      </m:oMathPara>
    </w:p>
    <w:p w14:paraId="37103E12" w14:textId="4AC8B65A" w:rsidR="00C062C2" w:rsidRDefault="00C062C2" w:rsidP="001A0D5C">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iCs/>
          <w:sz w:val="24"/>
          <w:szCs w:val="24"/>
          <w:lang w:val="en-US"/>
        </w:rPr>
        <w:lastRenderedPageBreak/>
        <w:t xml:space="preserve">The level 2 (group level) specifies that the level 1 coefficients themselves are linear functions of level 2 predictors </w:t>
      </w:r>
      <m:oMath>
        <m:sSup>
          <m:sSupPr>
            <m:ctrlPr>
              <w:rPr>
                <w:rFonts w:ascii="Cambria Math" w:eastAsiaTheme="minorEastAsia" w:hAnsi="Cambria Math" w:cs="Times New Roman"/>
                <w:b/>
                <w:bCs/>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L2</m:t>
            </m:r>
          </m:sup>
        </m:sSup>
      </m:oMath>
      <w:r>
        <w:rPr>
          <w:rFonts w:ascii="Times New Roman" w:eastAsiaTheme="minorEastAsia" w:hAnsi="Times New Roman" w:cs="Times New Roman"/>
          <w:b/>
          <w:bCs/>
          <w:sz w:val="24"/>
          <w:szCs w:val="24"/>
          <w:lang w:val="en-US"/>
        </w:rPr>
        <w:t xml:space="preserve"> </w:t>
      </w:r>
      <w:r>
        <w:rPr>
          <w:rFonts w:ascii="Times New Roman" w:eastAsiaTheme="minorEastAsia" w:hAnsi="Times New Roman" w:cs="Times New Roman"/>
          <w:sz w:val="24"/>
          <w:szCs w:val="24"/>
          <w:lang w:val="en-US"/>
        </w:rPr>
        <w:t>along with random terms, taking the following structure:</w:t>
      </w:r>
    </w:p>
    <w:p w14:paraId="0CAABA9A" w14:textId="075A4B47" w:rsidR="00C062C2" w:rsidRPr="00C062C2" w:rsidRDefault="00000000" w:rsidP="001A0D5C">
      <w:pPr>
        <w:jc w:val="both"/>
        <w:rPr>
          <w:rFonts w:ascii="Times New Roman" w:eastAsiaTheme="minorEastAsia" w:hAnsi="Times New Roman" w:cs="Times New Roman"/>
          <w:sz w:val="24"/>
          <w:szCs w:val="24"/>
          <w:lang w:val="en-US"/>
        </w:rPr>
      </w:pPr>
      <m:oMathPara>
        <m:oMath>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e>
            <m:sup>
              <m:r>
                <w:rPr>
                  <w:rFonts w:ascii="Cambria Math" w:eastAsiaTheme="minorEastAsia" w:hAnsi="Cambria Math" w:cs="Times New Roman"/>
                  <w:sz w:val="24"/>
                  <w:szCs w:val="24"/>
                  <w:lang w:val="en-US"/>
                </w:rPr>
                <m:t>L1</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00</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L2</m:t>
              </m:r>
            </m:sup>
          </m:sSup>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m:rPr>
                      <m:sty m:val="bi"/>
                    </m:rP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ε</m:t>
                  </m:r>
                </m:e>
                <m:sub>
                  <m:r>
                    <w:rPr>
                      <w:rFonts w:ascii="Cambria Math" w:eastAsiaTheme="minorEastAsia" w:hAnsi="Cambria Math" w:cs="Times New Roman"/>
                      <w:sz w:val="24"/>
                      <w:szCs w:val="24"/>
                      <w:lang w:val="en-US"/>
                    </w:rPr>
                    <m:t>0</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 xml:space="preserve">     (47)</m:t>
          </m:r>
        </m:oMath>
      </m:oMathPara>
    </w:p>
    <w:p w14:paraId="18D7244D" w14:textId="5BA1DD0B" w:rsidR="00C062C2" w:rsidRPr="00C062C2" w:rsidRDefault="00000000" w:rsidP="001A0D5C">
      <w:pPr>
        <w:jc w:val="both"/>
        <w:rPr>
          <w:rFonts w:ascii="Times New Roman" w:eastAsiaTheme="minorEastAsia" w:hAnsi="Times New Roman" w:cs="Times New Roman"/>
          <w:sz w:val="24"/>
          <w:szCs w:val="24"/>
          <w:lang w:val="en-US"/>
        </w:rPr>
      </w:pPr>
      <m:oMathPara>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β</m:t>
              </m:r>
            </m:e>
            <m:sup>
              <m:r>
                <w:rPr>
                  <w:rFonts w:ascii="Cambria Math" w:eastAsiaTheme="minorEastAsia" w:hAnsi="Cambria Math" w:cs="Times New Roman"/>
                  <w:sz w:val="24"/>
                  <w:szCs w:val="24"/>
                  <w:lang w:val="en-US"/>
                </w:rPr>
                <m:t>L1</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01</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L2</m:t>
              </m:r>
            </m:sup>
          </m:sSup>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m:rPr>
                      <m:sty m:val="bi"/>
                    </m:rP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1</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ε</m:t>
                  </m:r>
                </m:e>
                <m:sub>
                  <m:r>
                    <w:rPr>
                      <w:rFonts w:ascii="Cambria Math" w:eastAsiaTheme="minorEastAsia" w:hAnsi="Cambria Math" w:cs="Times New Roman"/>
                      <w:sz w:val="24"/>
                      <w:szCs w:val="24"/>
                      <w:lang w:val="en-US"/>
                    </w:rPr>
                    <m:t>1</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 xml:space="preserve">     (48)</m:t>
          </m:r>
        </m:oMath>
      </m:oMathPara>
    </w:p>
    <w:p w14:paraId="6A623EDD" w14:textId="11A70551" w:rsidR="00C062C2" w:rsidRDefault="00C062C2" w:rsidP="00CD2CF4">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The substitution of the terms in both levels yields a combined linear predictor that includes cross-level interactions </w:t>
      </w:r>
      <m:oMath>
        <m:sSup>
          <m:sSupPr>
            <m:ctrlPr>
              <w:rPr>
                <w:rFonts w:ascii="Cambria Math" w:eastAsiaTheme="minorEastAsia" w:hAnsi="Cambria Math" w:cs="Times New Roman"/>
                <w:i/>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L1</m:t>
            </m:r>
          </m:sup>
        </m:sSup>
        <m:sSup>
          <m:sSupPr>
            <m:ctrlPr>
              <w:rPr>
                <w:rFonts w:ascii="Cambria Math" w:eastAsiaTheme="minorEastAsia" w:hAnsi="Cambria Math" w:cs="Times New Roman"/>
                <w:i/>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L2</m:t>
            </m:r>
          </m:sup>
        </m:sSup>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m:rPr>
                    <m:sty m:val="bi"/>
                  </m:rP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1</m:t>
                </m:r>
              </m:sub>
            </m:sSub>
          </m:e>
          <m:sup>
            <m:r>
              <w:rPr>
                <w:rFonts w:ascii="Cambria Math" w:eastAsiaTheme="minorEastAsia" w:hAnsi="Cambria Math" w:cs="Times New Roman"/>
                <w:sz w:val="24"/>
                <w:szCs w:val="24"/>
                <w:lang w:val="en-US"/>
              </w:rPr>
              <m:t>L2</m:t>
            </m:r>
          </m:sup>
        </m:sSup>
      </m:oMath>
      <w:r>
        <w:rPr>
          <w:rFonts w:ascii="Times New Roman" w:eastAsiaTheme="minorEastAsia" w:hAnsi="Times New Roman" w:cs="Times New Roman"/>
          <w:sz w:val="24"/>
          <w:szCs w:val="24"/>
          <w:lang w:val="en-US"/>
        </w:rPr>
        <w:t xml:space="preserve"> and a composite random term </w:t>
      </w:r>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ε</m:t>
            </m:r>
          </m:e>
          <m:sup>
            <m:r>
              <w:rPr>
                <w:rFonts w:ascii="Cambria Math" w:eastAsiaTheme="minorEastAsia" w:hAnsi="Cambria Math" w:cs="Times New Roman"/>
                <w:sz w:val="24"/>
                <w:szCs w:val="24"/>
                <w:lang w:val="en-US"/>
              </w:rPr>
              <m:t>L1</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ε</m:t>
                </m:r>
              </m:e>
              <m:sub>
                <m:r>
                  <w:rPr>
                    <w:rFonts w:ascii="Cambria Math" w:eastAsiaTheme="minorEastAsia" w:hAnsi="Cambria Math" w:cs="Times New Roman"/>
                    <w:sz w:val="24"/>
                    <w:szCs w:val="24"/>
                    <w:lang w:val="en-US"/>
                  </w:rPr>
                  <m:t>0</m:t>
                </m:r>
              </m:sub>
            </m:sSub>
          </m:e>
          <m:sup>
            <m:r>
              <w:rPr>
                <w:rFonts w:ascii="Cambria Math" w:eastAsiaTheme="minorEastAsia" w:hAnsi="Cambria Math" w:cs="Times New Roman"/>
                <w:sz w:val="24"/>
                <w:szCs w:val="24"/>
                <w:lang w:val="en-US"/>
              </w:rPr>
              <m:t>L2</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m:rPr>
                <m:sty m:val="b"/>
              </m:rP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L1</m:t>
            </m:r>
          </m:sup>
        </m:sSup>
        <m:sSup>
          <m:sSupPr>
            <m:ctrlPr>
              <w:rPr>
                <w:rFonts w:ascii="Cambria Math" w:eastAsiaTheme="minorEastAsia" w:hAnsi="Cambria Math" w:cs="Times New Roman"/>
                <w:i/>
                <w:sz w:val="24"/>
                <w:szCs w:val="24"/>
                <w:lang w:val="en-US"/>
              </w:rPr>
            </m:ctrlPr>
          </m:sSup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ε</m:t>
                </m:r>
              </m:e>
              <m:sub>
                <m:r>
                  <w:rPr>
                    <w:rFonts w:ascii="Cambria Math" w:eastAsiaTheme="minorEastAsia" w:hAnsi="Cambria Math" w:cs="Times New Roman"/>
                    <w:sz w:val="24"/>
                    <w:szCs w:val="24"/>
                    <w:lang w:val="en-US"/>
                  </w:rPr>
                  <m:t>1</m:t>
                </m:r>
              </m:sub>
            </m:sSub>
          </m:e>
          <m:sup>
            <m:r>
              <w:rPr>
                <w:rFonts w:ascii="Cambria Math" w:eastAsiaTheme="minorEastAsia" w:hAnsi="Cambria Math" w:cs="Times New Roman"/>
                <w:sz w:val="24"/>
                <w:szCs w:val="24"/>
                <w:lang w:val="en-US"/>
              </w:rPr>
              <m:t>L2</m:t>
            </m:r>
          </m:sup>
        </m:sSup>
      </m:oMath>
      <w:r>
        <w:rPr>
          <w:rFonts w:ascii="Times New Roman" w:eastAsiaTheme="minorEastAsia" w:hAnsi="Times New Roman" w:cs="Times New Roman"/>
          <w:sz w:val="24"/>
          <w:szCs w:val="24"/>
          <w:lang w:val="en-US"/>
        </w:rPr>
        <w:t>.</w:t>
      </w:r>
      <w:r w:rsidR="00CD2CF4">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The crash modification hierarchical model takes the form:</w:t>
      </w:r>
    </w:p>
    <w:p w14:paraId="4855D46D" w14:textId="1011F41A" w:rsidR="00C062C2" w:rsidRPr="00C062C2" w:rsidRDefault="00C062C2" w:rsidP="001A0D5C">
      <w:pPr>
        <w:jc w:val="both"/>
        <w:rPr>
          <w:rFonts w:ascii="Times New Roman" w:eastAsiaTheme="minorEastAsia" w:hAnsi="Times New Roman" w:cs="Times New Roman"/>
          <w:sz w:val="24"/>
          <w:szCs w:val="24"/>
          <w:lang w:val="en-US"/>
        </w:rPr>
      </w:pPr>
      <m:oMathPara>
        <m:oMath>
          <m:r>
            <w:rPr>
              <w:rFonts w:ascii="Cambria Math" w:eastAsiaTheme="minorEastAsia" w:hAnsi="Cambria Math" w:cs="Times New Roman"/>
              <w:sz w:val="24"/>
              <w:szCs w:val="24"/>
              <w:lang w:val="en-US"/>
            </w:rPr>
            <m:t>N=A(AAD</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maj</m:t>
              </m:r>
            </m:sub>
          </m:sSub>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m:t>
              </m:r>
            </m:e>
            <m:sup>
              <m:r>
                <w:rPr>
                  <w:rFonts w:ascii="Cambria Math" w:eastAsiaTheme="minorEastAsia" w:hAnsi="Cambria Math" w:cs="Times New Roman"/>
                  <w:sz w:val="24"/>
                  <w:szCs w:val="24"/>
                  <w:lang w:val="en-US"/>
                </w:rPr>
                <m:t>B</m:t>
              </m:r>
            </m:sup>
          </m:sSup>
          <m:r>
            <w:rPr>
              <w:rFonts w:ascii="Cambria Math" w:eastAsiaTheme="minorEastAsia" w:hAnsi="Cambria Math" w:cs="Times New Roman"/>
              <w:sz w:val="24"/>
              <w:szCs w:val="24"/>
              <w:lang w:val="en-US"/>
            </w:rPr>
            <m:t>(AAD</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min</m:t>
              </m:r>
            </m:sub>
          </m:sSub>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m:t>
              </m:r>
            </m:e>
            <m:sup>
              <m:r>
                <w:rPr>
                  <w:rFonts w:ascii="Cambria Math" w:eastAsiaTheme="minorEastAsia" w:hAnsi="Cambria Math" w:cs="Times New Roman"/>
                  <w:sz w:val="24"/>
                  <w:szCs w:val="24"/>
                  <w:lang w:val="en-US"/>
                </w:rPr>
                <m:t>C</m:t>
              </m:r>
            </m:sup>
          </m:sSup>
          <m:r>
            <w:rPr>
              <w:rFonts w:ascii="Cambria Math" w:eastAsiaTheme="minorEastAsia" w:hAnsi="Cambria Math" w:cs="Times New Roman"/>
              <w:sz w:val="24"/>
              <w:szCs w:val="24"/>
              <w:lang w:val="en-US"/>
            </w:rPr>
            <m:t xml:space="preserve">    (49)</m:t>
          </m:r>
        </m:oMath>
      </m:oMathPara>
    </w:p>
    <w:p w14:paraId="229CDF43" w14:textId="3D298CE1" w:rsidR="00C062C2" w:rsidRDefault="00C062C2" w:rsidP="001A0D5C">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Taking logs at both sides (since crash counts are modelled with a log-link Poisson) gives:</w:t>
      </w:r>
    </w:p>
    <w:p w14:paraId="07895B3B" w14:textId="522C7908" w:rsidR="00C062C2" w:rsidRPr="00D53650" w:rsidRDefault="00000000" w:rsidP="001A0D5C">
      <w:pPr>
        <w:jc w:val="both"/>
        <w:rPr>
          <w:rFonts w:ascii="Times New Roman" w:eastAsiaTheme="minorEastAsia" w:hAnsi="Times New Roman" w:cs="Times New Roman"/>
          <w:sz w:val="24"/>
          <w:szCs w:val="24"/>
          <w:lang w:val="en-US"/>
        </w:rPr>
      </w:pPr>
      <m:oMathPara>
        <m:oMath>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log</m:t>
              </m:r>
            </m:fName>
            <m:e>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N</m:t>
                  </m:r>
                </m:e>
              </m:d>
            </m:e>
          </m:func>
          <m:r>
            <w:rPr>
              <w:rFonts w:ascii="Cambria Math" w:eastAsiaTheme="minorEastAsia" w:hAnsi="Cambria Math" w:cs="Times New Roman"/>
              <w:sz w:val="24"/>
              <w:szCs w:val="24"/>
              <w:lang w:val="en-US"/>
            </w:rPr>
            <m:t>=</m:t>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log</m:t>
              </m:r>
            </m:fName>
            <m:e>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A</m:t>
                  </m:r>
                </m:e>
              </m:d>
            </m:e>
          </m:func>
          <m:r>
            <w:rPr>
              <w:rFonts w:ascii="Cambria Math" w:eastAsiaTheme="minorEastAsia" w:hAnsi="Cambria Math" w:cs="Times New Roman"/>
              <w:sz w:val="24"/>
              <w:szCs w:val="24"/>
              <w:lang w:val="en-US"/>
            </w:rPr>
            <m:t>+B(</m:t>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log</m:t>
              </m:r>
              <m:ctrlPr>
                <w:rPr>
                  <w:rFonts w:ascii="Cambria Math" w:eastAsiaTheme="minorEastAsia" w:hAnsi="Cambria Math" w:cs="Times New Roman"/>
                  <w:i/>
                  <w:sz w:val="24"/>
                  <w:szCs w:val="24"/>
                  <w:lang w:val="en-US"/>
                </w:rPr>
              </m:ctrlPr>
            </m:fName>
            <m:e>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AAD</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maj</m:t>
                      </m:r>
                    </m:sub>
                  </m:sSub>
                </m:e>
              </m:d>
            </m:e>
          </m:func>
          <m:r>
            <w:rPr>
              <w:rFonts w:ascii="Cambria Math" w:eastAsiaTheme="minorEastAsia" w:hAnsi="Cambria Math" w:cs="Times New Roman"/>
              <w:sz w:val="24"/>
              <w:szCs w:val="24"/>
              <w:lang w:val="en-US"/>
            </w:rPr>
            <m:t>+Clog</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AAD</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min</m:t>
                  </m:r>
                </m:sub>
              </m:sSub>
            </m:e>
          </m:d>
          <m:r>
            <w:rPr>
              <w:rFonts w:ascii="Cambria Math" w:eastAsiaTheme="minorEastAsia" w:hAnsi="Cambria Math" w:cs="Times New Roman"/>
              <w:sz w:val="24"/>
              <w:szCs w:val="24"/>
              <w:lang w:val="en-US"/>
            </w:rPr>
            <m:t xml:space="preserve">     (50)</m:t>
          </m:r>
        </m:oMath>
      </m:oMathPara>
    </w:p>
    <w:p w14:paraId="694D96F9" w14:textId="4FC8AB2D" w:rsidR="00D53650" w:rsidRDefault="00D53650" w:rsidP="001A0D5C">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Thus, in the notation of the general model, we can associate:</w:t>
      </w:r>
    </w:p>
    <w:p w14:paraId="3944C179" w14:textId="0659D7BD" w:rsidR="00D53650" w:rsidRDefault="00000000" w:rsidP="00D53650">
      <w:pPr>
        <w:pStyle w:val="Prrafodelista"/>
        <w:numPr>
          <w:ilvl w:val="0"/>
          <w:numId w:val="3"/>
        </w:numPr>
        <w:jc w:val="both"/>
        <w:rPr>
          <w:rFonts w:ascii="Times New Roman" w:eastAsiaTheme="minorEastAsia" w:hAnsi="Times New Roman" w:cs="Times New Roman"/>
          <w:sz w:val="24"/>
          <w:szCs w:val="24"/>
          <w:lang w:val="en-US"/>
        </w:rPr>
      </w:pPr>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f</m:t>
            </m:r>
          </m:e>
          <m:sup>
            <m:r>
              <w:rPr>
                <w:rFonts w:ascii="Cambria Math" w:eastAsiaTheme="minorEastAsia" w:hAnsi="Cambria Math" w:cs="Times New Roman"/>
                <w:sz w:val="24"/>
                <w:szCs w:val="24"/>
                <w:lang w:val="en-US"/>
              </w:rPr>
              <m:t>-1</m:t>
            </m:r>
          </m:sup>
        </m:sSup>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θ</m:t>
            </m:r>
          </m:e>
        </m:d>
        <m:r>
          <w:rPr>
            <w:rFonts w:ascii="Cambria Math" w:eastAsiaTheme="minorEastAsia" w:hAnsi="Cambria Math" w:cs="Times New Roman"/>
            <w:sz w:val="24"/>
            <w:szCs w:val="24"/>
            <w:lang w:val="en-US"/>
          </w:rPr>
          <m:t>=</m:t>
        </m:r>
        <m:r>
          <m:rPr>
            <m:sty m:val="p"/>
          </m:rPr>
          <w:rPr>
            <w:rFonts w:ascii="Cambria Math" w:eastAsiaTheme="minorEastAsia" w:hAnsi="Cambria Math" w:cs="Times New Roman"/>
            <w:sz w:val="24"/>
            <w:szCs w:val="24"/>
            <w:lang w:val="en-US"/>
          </w:rPr>
          <m:t>log⁡</m:t>
        </m:r>
        <m:r>
          <w:rPr>
            <w:rFonts w:ascii="Cambria Math" w:eastAsiaTheme="minorEastAsia" w:hAnsi="Cambria Math" w:cs="Times New Roman"/>
            <w:sz w:val="24"/>
            <w:szCs w:val="24"/>
            <w:lang w:val="en-US"/>
          </w:rPr>
          <m:t>(N)</m:t>
        </m:r>
      </m:oMath>
    </w:p>
    <w:p w14:paraId="34F2081C" w14:textId="6F4043C6" w:rsidR="00D53650" w:rsidRDefault="00000000" w:rsidP="00D53650">
      <w:pPr>
        <w:pStyle w:val="Prrafodelista"/>
        <w:numPr>
          <w:ilvl w:val="0"/>
          <w:numId w:val="3"/>
        </w:numPr>
        <w:jc w:val="both"/>
        <w:rPr>
          <w:rFonts w:ascii="Times New Roman" w:eastAsiaTheme="minorEastAsia" w:hAnsi="Times New Roman" w:cs="Times New Roman"/>
          <w:sz w:val="24"/>
          <w:szCs w:val="24"/>
          <w:lang w:val="en-US"/>
        </w:rPr>
      </w:pPr>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X</m:t>
            </m:r>
          </m:e>
          <m:sup>
            <m:r>
              <w:rPr>
                <w:rFonts w:ascii="Cambria Math" w:eastAsiaTheme="minorEastAsia" w:hAnsi="Cambria Math" w:cs="Times New Roman"/>
                <w:sz w:val="24"/>
                <w:szCs w:val="24"/>
                <w:lang w:val="en-US"/>
              </w:rPr>
              <m:t>L1</m:t>
            </m:r>
          </m:sup>
        </m:sSup>
      </m:oMath>
      <w:r w:rsidR="00D53650">
        <w:rPr>
          <w:rFonts w:ascii="Times New Roman" w:eastAsiaTheme="minorEastAsia" w:hAnsi="Times New Roman" w:cs="Times New Roman"/>
          <w:sz w:val="24"/>
          <w:szCs w:val="24"/>
          <w:lang w:val="en-US"/>
        </w:rPr>
        <w:t xml:space="preserve"> with </w:t>
      </w:r>
      <m:oMath>
        <m:r>
          <m:rPr>
            <m:sty m:val="p"/>
          </m:rPr>
          <w:rPr>
            <w:rFonts w:ascii="Cambria Math" w:eastAsiaTheme="minorEastAsia" w:hAnsi="Cambria Math" w:cs="Times New Roman"/>
            <w:sz w:val="24"/>
            <w:szCs w:val="24"/>
            <w:lang w:val="en-US"/>
          </w:rPr>
          <m:t>log⁡</m:t>
        </m:r>
        <m:r>
          <w:rPr>
            <w:rFonts w:ascii="Cambria Math" w:eastAsiaTheme="minorEastAsia" w:hAnsi="Cambria Math" w:cs="Times New Roman"/>
            <w:sz w:val="24"/>
            <w:szCs w:val="24"/>
            <w:lang w:val="en-US"/>
          </w:rPr>
          <m:t>(AAD</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maj</m:t>
            </m:r>
          </m:sub>
        </m:sSub>
        <m:r>
          <w:rPr>
            <w:rFonts w:ascii="Cambria Math" w:eastAsiaTheme="minorEastAsia" w:hAnsi="Cambria Math" w:cs="Times New Roman"/>
            <w:sz w:val="24"/>
            <w:szCs w:val="24"/>
            <w:lang w:val="en-US"/>
          </w:rPr>
          <m:t>)</m:t>
        </m:r>
      </m:oMath>
      <w:r w:rsidR="00D53650">
        <w:rPr>
          <w:rFonts w:ascii="Times New Roman" w:eastAsiaTheme="minorEastAsia" w:hAnsi="Times New Roman" w:cs="Times New Roman"/>
          <w:sz w:val="24"/>
          <w:szCs w:val="24"/>
          <w:lang w:val="en-US"/>
        </w:rPr>
        <w:t xml:space="preserve"> and </w:t>
      </w:r>
      <m:oMath>
        <m:r>
          <m:rPr>
            <m:sty m:val="p"/>
          </m:rPr>
          <w:rPr>
            <w:rFonts w:ascii="Cambria Math" w:eastAsiaTheme="minorEastAsia" w:hAnsi="Cambria Math" w:cs="Times New Roman"/>
            <w:sz w:val="24"/>
            <w:szCs w:val="24"/>
            <w:lang w:val="en-US"/>
          </w:rPr>
          <m:t>log⁡</m:t>
        </m:r>
        <m:r>
          <w:rPr>
            <w:rFonts w:ascii="Cambria Math" w:eastAsiaTheme="minorEastAsia" w:hAnsi="Cambria Math" w:cs="Times New Roman"/>
            <w:sz w:val="24"/>
            <w:szCs w:val="24"/>
            <w:lang w:val="en-US"/>
          </w:rPr>
          <m:t>(AAD</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min</m:t>
            </m:r>
          </m:sub>
        </m:sSub>
        <m:r>
          <w:rPr>
            <w:rFonts w:ascii="Cambria Math" w:eastAsiaTheme="minorEastAsia" w:hAnsi="Cambria Math" w:cs="Times New Roman"/>
            <w:sz w:val="24"/>
            <w:szCs w:val="24"/>
            <w:lang w:val="en-US"/>
          </w:rPr>
          <m:t>)</m:t>
        </m:r>
      </m:oMath>
    </w:p>
    <w:p w14:paraId="4EA01B33" w14:textId="74D15A76" w:rsidR="00D53650" w:rsidRDefault="00000000" w:rsidP="00D53650">
      <w:pPr>
        <w:pStyle w:val="Prrafodelista"/>
        <w:numPr>
          <w:ilvl w:val="0"/>
          <w:numId w:val="3"/>
        </w:numPr>
        <w:jc w:val="both"/>
        <w:rPr>
          <w:rFonts w:ascii="Times New Roman" w:eastAsiaTheme="minorEastAsia" w:hAnsi="Times New Roman" w:cs="Times New Roman"/>
          <w:sz w:val="24"/>
          <w:szCs w:val="24"/>
          <w:lang w:val="en-US"/>
        </w:rPr>
      </w:pPr>
      <m:oMath>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up>
            <m:r>
              <w:rPr>
                <w:rFonts w:ascii="Cambria Math" w:eastAsiaTheme="minorEastAsia" w:hAnsi="Cambria Math" w:cs="Times New Roman"/>
                <w:sz w:val="24"/>
                <w:szCs w:val="24"/>
                <w:lang w:val="en-US"/>
              </w:rPr>
              <m:t>L1</m:t>
            </m:r>
          </m:sup>
        </m:sSubSup>
      </m:oMath>
      <w:r w:rsidR="00D53650">
        <w:rPr>
          <w:rFonts w:ascii="Times New Roman" w:eastAsiaTheme="minorEastAsia" w:hAnsi="Times New Roman" w:cs="Times New Roman"/>
          <w:sz w:val="24"/>
          <w:szCs w:val="24"/>
          <w:lang w:val="en-US"/>
        </w:rPr>
        <w:t xml:space="preserve"> as the intercept (</w:t>
      </w:r>
      <m:oMath>
        <m:r>
          <m:rPr>
            <m:sty m:val="p"/>
          </m:rPr>
          <w:rPr>
            <w:rFonts w:ascii="Cambria Math" w:eastAsiaTheme="minorEastAsia" w:hAnsi="Cambria Math" w:cs="Times New Roman"/>
            <w:sz w:val="24"/>
            <w:szCs w:val="24"/>
            <w:lang w:val="en-US"/>
          </w:rPr>
          <m:t>log⁡</m:t>
        </m:r>
        <m:r>
          <w:rPr>
            <w:rFonts w:ascii="Cambria Math" w:eastAsiaTheme="minorEastAsia" w:hAnsi="Cambria Math" w:cs="Times New Roman"/>
            <w:sz w:val="24"/>
            <w:szCs w:val="24"/>
            <w:lang w:val="en-US"/>
          </w:rPr>
          <m:t>(A))</m:t>
        </m:r>
      </m:oMath>
    </w:p>
    <w:p w14:paraId="509D6A9A" w14:textId="1F1B976E" w:rsidR="00D53650" w:rsidRDefault="00000000" w:rsidP="00D53650">
      <w:pPr>
        <w:pStyle w:val="Prrafodelista"/>
        <w:numPr>
          <w:ilvl w:val="0"/>
          <w:numId w:val="3"/>
        </w:numPr>
        <w:jc w:val="both"/>
        <w:rPr>
          <w:rFonts w:ascii="Times New Roman" w:eastAsiaTheme="minorEastAsia" w:hAnsi="Times New Roman" w:cs="Times New Roman"/>
          <w:sz w:val="24"/>
          <w:szCs w:val="24"/>
          <w:lang w:val="en-US"/>
        </w:rPr>
      </w:pPr>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β</m:t>
            </m:r>
          </m:e>
          <m:sup>
            <m:r>
              <w:rPr>
                <w:rFonts w:ascii="Cambria Math" w:eastAsiaTheme="minorEastAsia" w:hAnsi="Cambria Math" w:cs="Times New Roman"/>
                <w:sz w:val="24"/>
                <w:szCs w:val="24"/>
                <w:lang w:val="en-US"/>
              </w:rPr>
              <m:t>L1</m:t>
            </m:r>
          </m:sup>
        </m:sSup>
        <m:r>
          <w:rPr>
            <w:rFonts w:ascii="Cambria Math" w:eastAsiaTheme="minorEastAsia" w:hAnsi="Cambria Math" w:cs="Times New Roman"/>
            <w:sz w:val="24"/>
            <w:szCs w:val="24"/>
            <w:lang w:val="en-US"/>
          </w:rPr>
          <m:t>=(B,C)</m:t>
        </m:r>
      </m:oMath>
      <w:r w:rsidR="00D53650">
        <w:rPr>
          <w:rFonts w:ascii="Times New Roman" w:eastAsiaTheme="minorEastAsia" w:hAnsi="Times New Roman" w:cs="Times New Roman"/>
          <w:sz w:val="24"/>
          <w:szCs w:val="24"/>
          <w:lang w:val="en-US"/>
        </w:rPr>
        <w:t xml:space="preserve"> as the slopes for the two exposure variables</w:t>
      </w:r>
    </w:p>
    <w:p w14:paraId="58A74006" w14:textId="2CBF7E19" w:rsidR="00D53650" w:rsidRPr="00CD2CF4" w:rsidRDefault="00D53650" w:rsidP="00D53650">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The sub-level CMFunctions can be written as</w:t>
      </w:r>
      <w:r w:rsidR="00CD2CF4">
        <w:rPr>
          <w:rFonts w:ascii="Times New Roman" w:eastAsiaTheme="minorEastAsia" w:hAnsi="Times New Roman" w:cs="Times New Roman"/>
          <w:sz w:val="24"/>
          <w:szCs w:val="24"/>
          <w:lang w:val="en-US"/>
        </w:rPr>
        <w:t xml:space="preserve"> </w:t>
      </w:r>
      <m:oMath>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log</m:t>
            </m:r>
          </m:fName>
          <m:e>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A</m:t>
                </m:r>
              </m:e>
            </m:d>
          </m:e>
        </m:func>
        <m:r>
          <w:rPr>
            <w:rFonts w:ascii="Cambria Math" w:eastAsiaTheme="minorEastAsia" w:hAnsi="Cambria Math" w:cs="Times New Roman"/>
            <w:sz w:val="24"/>
            <w:szCs w:val="24"/>
            <w:lang w:val="en-US"/>
          </w:rPr>
          <m:t>=</m:t>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log</m:t>
            </m:r>
          </m:fName>
          <m:e>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0</m:t>
                    </m:r>
                  </m:sub>
                </m:sSub>
              </m:e>
            </m:d>
          </m:e>
        </m:func>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m:rPr>
                <m:sty m:val="bi"/>
              </m:rP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i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1</m:t>
            </m:r>
          </m:sub>
        </m:sSub>
      </m:oMath>
      <w:r w:rsidR="00CD2CF4" w:rsidRPr="00CD2CF4">
        <w:rPr>
          <w:rFonts w:ascii="Times New Roman" w:eastAsiaTheme="minorEastAsia" w:hAnsi="Times New Roman" w:cs="Times New Roman"/>
          <w:iCs/>
          <w:sz w:val="24"/>
          <w:szCs w:val="24"/>
          <w:lang w:val="en-US"/>
        </w:rPr>
        <w:t>,</w:t>
      </w:r>
      <w:r w:rsidR="00CD2CF4">
        <w:rPr>
          <w:rFonts w:ascii="Times New Roman" w:eastAsiaTheme="minorEastAsia" w:hAnsi="Times New Roman" w:cs="Times New Roman"/>
          <w:sz w:val="24"/>
          <w:szCs w:val="24"/>
          <w:lang w:val="en-US"/>
        </w:rPr>
        <w:t xml:space="preserve"> </w:t>
      </w:r>
      <m:oMath>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log</m:t>
            </m:r>
          </m:fName>
          <m:e>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B</m:t>
                </m:r>
              </m:e>
            </m:d>
          </m:e>
        </m:func>
        <m:r>
          <w:rPr>
            <w:rFonts w:ascii="Cambria Math" w:eastAsiaTheme="minorEastAsia" w:hAnsi="Cambria Math" w:cs="Times New Roman"/>
            <w:sz w:val="24"/>
            <w:szCs w:val="24"/>
            <w:lang w:val="en-US"/>
          </w:rPr>
          <m:t>=</m:t>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log</m:t>
            </m:r>
          </m:fName>
          <m:e>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e>
            </m:d>
          </m:e>
        </m:func>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m:rPr>
                <m:sty m:val="bi"/>
              </m:rP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i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2</m:t>
            </m:r>
          </m:sub>
        </m:sSub>
      </m:oMath>
      <w:r w:rsidR="00CD2CF4">
        <w:rPr>
          <w:rFonts w:ascii="Times New Roman" w:eastAsiaTheme="minorEastAsia" w:hAnsi="Times New Roman" w:cs="Times New Roman"/>
          <w:iCs/>
          <w:sz w:val="24"/>
          <w:szCs w:val="24"/>
          <w:lang w:val="en-US"/>
        </w:rPr>
        <w:t>, and</w:t>
      </w:r>
      <w:r w:rsidR="00CD2CF4">
        <w:rPr>
          <w:rFonts w:ascii="Times New Roman" w:eastAsiaTheme="minorEastAsia" w:hAnsi="Times New Roman" w:cs="Times New Roman"/>
          <w:sz w:val="24"/>
          <w:szCs w:val="24"/>
          <w:lang w:val="en-US"/>
        </w:rPr>
        <w:t xml:space="preserve"> </w:t>
      </w:r>
      <m:oMath>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log</m:t>
            </m:r>
          </m:fName>
          <m:e>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C</m:t>
                </m:r>
              </m:e>
            </m:d>
          </m:e>
        </m:func>
        <m:r>
          <w:rPr>
            <w:rFonts w:ascii="Cambria Math" w:eastAsiaTheme="minorEastAsia" w:hAnsi="Cambria Math" w:cs="Times New Roman"/>
            <w:sz w:val="24"/>
            <w:szCs w:val="24"/>
            <w:lang w:val="en-US"/>
          </w:rPr>
          <m:t>=</m:t>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log</m:t>
            </m:r>
          </m:fName>
          <m:e>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γ</m:t>
                    </m:r>
                  </m:e>
                  <m:sub>
                    <m:r>
                      <w:rPr>
                        <w:rFonts w:ascii="Cambria Math" w:eastAsiaTheme="minorEastAsia" w:hAnsi="Cambria Math" w:cs="Times New Roman"/>
                        <w:sz w:val="24"/>
                        <w:szCs w:val="24"/>
                        <w:lang w:val="en-US"/>
                      </w:rPr>
                      <m:t>0</m:t>
                    </m:r>
                  </m:sub>
                </m:sSub>
              </m:e>
            </m:d>
          </m:e>
        </m:func>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m:rPr>
                <m:sty m:val="bi"/>
              </m:rPr>
              <w:rPr>
                <w:rFonts w:ascii="Cambria Math" w:eastAsiaTheme="minorEastAsia" w:hAnsi="Cambria Math" w:cs="Times New Roman"/>
                <w:sz w:val="24"/>
                <w:szCs w:val="24"/>
                <w:lang w:val="en-US"/>
              </w:rPr>
              <m:t>γ</m:t>
            </m:r>
          </m:e>
          <m:sub>
            <m: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i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2</m:t>
            </m:r>
          </m:sub>
        </m:sSub>
      </m:oMath>
      <w:r w:rsidR="00CD2CF4">
        <w:rPr>
          <w:rFonts w:ascii="Times New Roman" w:eastAsiaTheme="minorEastAsia" w:hAnsi="Times New Roman" w:cs="Times New Roman"/>
          <w:b/>
          <w:bCs/>
          <w:iCs/>
          <w:sz w:val="24"/>
          <w:szCs w:val="24"/>
          <w:lang w:val="en-US"/>
        </w:rPr>
        <w:t>.</w:t>
      </w:r>
      <w:r w:rsidR="00CD2CF4">
        <w:rPr>
          <w:rFonts w:ascii="Times New Roman" w:eastAsiaTheme="minorEastAsia" w:hAnsi="Times New Roman" w:cs="Times New Roman"/>
          <w:sz w:val="24"/>
          <w:szCs w:val="24"/>
          <w:lang w:val="en-US"/>
        </w:rPr>
        <w:t xml:space="preserve"> </w:t>
      </w:r>
      <w:r w:rsidRPr="00D53650">
        <w:rPr>
          <w:rFonts w:ascii="Times New Roman" w:eastAsiaTheme="minorEastAsia" w:hAnsi="Times New Roman" w:cs="Times New Roman"/>
          <w:iCs/>
          <w:sz w:val="24"/>
          <w:szCs w:val="24"/>
          <w:lang w:val="en-US"/>
        </w:rPr>
        <w:t>Substituting</w:t>
      </w:r>
      <w:r>
        <w:rPr>
          <w:rFonts w:ascii="Times New Roman" w:eastAsiaTheme="minorEastAsia" w:hAnsi="Times New Roman" w:cs="Times New Roman"/>
          <w:iCs/>
          <w:sz w:val="24"/>
          <w:szCs w:val="24"/>
          <w:lang w:val="en-US"/>
        </w:rPr>
        <w:t xml:space="preserve"> the terms of the sub-level into the level 1 equation gives the following expression:</w:t>
      </w:r>
    </w:p>
    <w:p w14:paraId="473AD704" w14:textId="5569F60B" w:rsidR="00D53650" w:rsidRPr="00D53650" w:rsidRDefault="00000000" w:rsidP="00D53650">
      <w:pPr>
        <w:jc w:val="both"/>
        <w:rPr>
          <w:rFonts w:ascii="Times New Roman" w:eastAsiaTheme="minorEastAsia" w:hAnsi="Times New Roman" w:cs="Times New Roman"/>
          <w:iCs/>
          <w:sz w:val="24"/>
          <w:szCs w:val="24"/>
          <w:lang w:val="en-US"/>
        </w:rPr>
      </w:pPr>
      <m:oMathPara>
        <m:oMath>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log</m:t>
              </m:r>
            </m:fName>
            <m:e>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N</m:t>
                  </m:r>
                </m:e>
              </m:d>
            </m:e>
          </m:func>
          <m:r>
            <w:rPr>
              <w:rFonts w:ascii="Cambria Math" w:eastAsiaTheme="minorEastAsia" w:hAnsi="Cambria Math" w:cs="Times New Roman"/>
              <w:sz w:val="24"/>
              <w:szCs w:val="24"/>
              <w:lang w:val="en-US"/>
            </w:rPr>
            <m:t>=</m:t>
          </m:r>
          <m:d>
            <m:dPr>
              <m:ctrlPr>
                <w:rPr>
                  <w:rFonts w:ascii="Cambria Math" w:eastAsiaTheme="minorEastAsia" w:hAnsi="Cambria Math" w:cs="Times New Roman"/>
                  <w:i/>
                  <w:sz w:val="24"/>
                  <w:szCs w:val="24"/>
                  <w:lang w:val="en-US"/>
                </w:rPr>
              </m:ctrlPr>
            </m:dPr>
            <m:e>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log</m:t>
                  </m:r>
                  <m:ctrlPr>
                    <w:rPr>
                      <w:rFonts w:ascii="Cambria Math" w:eastAsiaTheme="minorEastAsia" w:hAnsi="Cambria Math" w:cs="Times New Roman"/>
                      <w:i/>
                      <w:sz w:val="24"/>
                      <w:szCs w:val="24"/>
                      <w:lang w:val="en-US"/>
                    </w:rPr>
                  </m:ctrlPr>
                </m:fName>
                <m:e>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0</m:t>
                          </m:r>
                        </m:sub>
                      </m:sSub>
                    </m:e>
                  </m:d>
                </m:e>
              </m:func>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m:rPr>
                      <m:sty m:val="bi"/>
                    </m:rP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i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1</m:t>
                  </m:r>
                </m:sub>
              </m:sSub>
              <m:ctrlPr>
                <w:rPr>
                  <w:rFonts w:ascii="Cambria Math" w:eastAsiaTheme="minorEastAsia" w:hAnsi="Cambria Math" w:cs="Times New Roman"/>
                  <w:b/>
                  <w:bCs/>
                  <w:i/>
                  <w:iCs/>
                  <w:sz w:val="24"/>
                  <w:szCs w:val="24"/>
                  <w:lang w:val="en-US"/>
                </w:rPr>
              </m:ctrlPr>
            </m:e>
          </m:d>
          <m:r>
            <m:rPr>
              <m:sty m:val="bi"/>
            </m:rPr>
            <w:rPr>
              <w:rFonts w:ascii="Cambria Math" w:eastAsiaTheme="minorEastAsia" w:hAnsi="Cambria Math" w:cs="Times New Roman"/>
              <w:sz w:val="24"/>
              <w:szCs w:val="24"/>
              <w:lang w:val="en-US"/>
            </w:rPr>
            <m:t>+</m:t>
          </m:r>
          <m:d>
            <m:dPr>
              <m:ctrlPr>
                <w:rPr>
                  <w:rFonts w:ascii="Cambria Math" w:eastAsiaTheme="minorEastAsia" w:hAnsi="Cambria Math" w:cs="Times New Roman"/>
                  <w:b/>
                  <w:bCs/>
                  <w:i/>
                  <w:iCs/>
                  <w:sz w:val="24"/>
                  <w:szCs w:val="24"/>
                  <w:lang w:val="en-US"/>
                </w:rPr>
              </m:ctrlPr>
            </m:dPr>
            <m:e>
              <m:func>
                <m:funcPr>
                  <m:ctrlPr>
                    <w:rPr>
                      <w:rFonts w:ascii="Cambria Math" w:eastAsiaTheme="minorEastAsia" w:hAnsi="Cambria Math" w:cs="Times New Roman"/>
                      <w:iCs/>
                      <w:sz w:val="24"/>
                      <w:szCs w:val="24"/>
                      <w:lang w:val="en-US"/>
                    </w:rPr>
                  </m:ctrlPr>
                </m:funcPr>
                <m:fName>
                  <m:r>
                    <m:rPr>
                      <m:sty m:val="p"/>
                    </m:rPr>
                    <w:rPr>
                      <w:rFonts w:ascii="Cambria Math" w:eastAsiaTheme="minorEastAsia" w:hAnsi="Cambria Math" w:cs="Times New Roman"/>
                      <w:sz w:val="24"/>
                      <w:szCs w:val="24"/>
                      <w:lang w:val="en-US"/>
                    </w:rPr>
                    <m:t>log</m:t>
                  </m:r>
                  <m:ctrlPr>
                    <w:rPr>
                      <w:rFonts w:ascii="Cambria Math" w:eastAsiaTheme="minorEastAsia" w:hAnsi="Cambria Math" w:cs="Times New Roman"/>
                      <w:b/>
                      <w:bCs/>
                      <w:i/>
                      <w:iCs/>
                      <w:sz w:val="24"/>
                      <w:szCs w:val="24"/>
                      <w:lang w:val="en-US"/>
                    </w:rPr>
                  </m:ctrlPr>
                </m:fName>
                <m:e>
                  <m:d>
                    <m:dPr>
                      <m:ctrlPr>
                        <w:rPr>
                          <w:rFonts w:ascii="Cambria Math" w:eastAsiaTheme="minorEastAsia" w:hAnsi="Cambria Math" w:cs="Times New Roman"/>
                          <w:i/>
                          <w:iCs/>
                          <w:sz w:val="24"/>
                          <w:szCs w:val="24"/>
                          <w:lang w:val="en-US"/>
                        </w:rPr>
                      </m:ctrlPr>
                    </m:dPr>
                    <m:e>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e>
                  </m:d>
                </m:e>
              </m:func>
              <m:r>
                <w:rPr>
                  <w:rFonts w:ascii="Cambria Math" w:eastAsiaTheme="minorEastAsia" w:hAnsi="Cambria Math" w:cs="Times New Roman"/>
                  <w:sz w:val="24"/>
                  <w:szCs w:val="24"/>
                  <w:lang w:val="en-US"/>
                </w:rPr>
                <m:t>+</m:t>
              </m:r>
              <m:sSub>
                <m:sSubPr>
                  <m:ctrlPr>
                    <w:rPr>
                      <w:rFonts w:ascii="Cambria Math" w:eastAsiaTheme="minorEastAsia" w:hAnsi="Cambria Math" w:cs="Times New Roman"/>
                      <w:i/>
                      <w:iCs/>
                      <w:sz w:val="24"/>
                      <w:szCs w:val="24"/>
                      <w:lang w:val="en-US"/>
                    </w:rPr>
                  </m:ctrlPr>
                </m:sSubPr>
                <m:e>
                  <m:r>
                    <m:rPr>
                      <m:sty m:val="bi"/>
                    </m:rP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2</m:t>
                  </m:r>
                </m:sub>
              </m:sSub>
              <m:ctrlPr>
                <w:rPr>
                  <w:rFonts w:ascii="Cambria Math" w:eastAsiaTheme="minorEastAsia" w:hAnsi="Cambria Math" w:cs="Times New Roman"/>
                  <w:i/>
                  <w:iCs/>
                  <w:sz w:val="24"/>
                  <w:szCs w:val="24"/>
                  <w:lang w:val="en-US"/>
                </w:rPr>
              </m:ctrlPr>
            </m:e>
          </m:d>
          <m:func>
            <m:funcPr>
              <m:ctrlPr>
                <w:rPr>
                  <w:rFonts w:ascii="Cambria Math" w:eastAsiaTheme="minorEastAsia" w:hAnsi="Cambria Math" w:cs="Times New Roman"/>
                  <w:iCs/>
                  <w:sz w:val="24"/>
                  <w:szCs w:val="24"/>
                  <w:lang w:val="en-US"/>
                </w:rPr>
              </m:ctrlPr>
            </m:funcPr>
            <m:fName>
              <m:r>
                <m:rPr>
                  <m:sty m:val="p"/>
                </m:rPr>
                <w:rPr>
                  <w:rFonts w:ascii="Cambria Math" w:eastAsiaTheme="minorEastAsia" w:hAnsi="Cambria Math" w:cs="Times New Roman"/>
                  <w:sz w:val="24"/>
                  <w:szCs w:val="24"/>
                  <w:lang w:val="en-US"/>
                </w:rPr>
                <m:t>log</m:t>
              </m:r>
            </m:fName>
            <m:e>
              <m:d>
                <m:dPr>
                  <m:ctrlPr>
                    <w:rPr>
                      <w:rFonts w:ascii="Cambria Math" w:eastAsiaTheme="minorEastAsia" w:hAnsi="Cambria Math" w:cs="Times New Roman"/>
                      <w:i/>
                      <w:iCs/>
                      <w:sz w:val="24"/>
                      <w:szCs w:val="24"/>
                      <w:lang w:val="en-US"/>
                    </w:rPr>
                  </m:ctrlPr>
                </m:dPr>
                <m:e>
                  <m:r>
                    <w:rPr>
                      <w:rFonts w:ascii="Cambria Math" w:eastAsiaTheme="minorEastAsia" w:hAnsi="Cambria Math" w:cs="Times New Roman"/>
                      <w:sz w:val="24"/>
                      <w:szCs w:val="24"/>
                      <w:lang w:val="en-US"/>
                    </w:rPr>
                    <m:t>AAD</m:t>
                  </m:r>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maj</m:t>
                      </m:r>
                    </m:sub>
                  </m:sSub>
                </m:e>
              </m:d>
            </m:e>
          </m:func>
          <m:r>
            <w:rPr>
              <w:rFonts w:ascii="Cambria Math" w:eastAsiaTheme="minorEastAsia" w:hAnsi="Cambria Math" w:cs="Times New Roman"/>
              <w:sz w:val="24"/>
              <w:szCs w:val="24"/>
              <w:lang w:val="en-US"/>
            </w:rPr>
            <m:t>+</m:t>
          </m:r>
          <m:d>
            <m:dPr>
              <m:ctrlPr>
                <w:rPr>
                  <w:rFonts w:ascii="Cambria Math" w:eastAsiaTheme="minorEastAsia" w:hAnsi="Cambria Math" w:cs="Times New Roman"/>
                  <w:sz w:val="24"/>
                  <w:szCs w:val="24"/>
                  <w:lang w:val="en-US"/>
                </w:rPr>
              </m:ctrlPr>
            </m:dPr>
            <m:e>
              <m:func>
                <m:funcPr>
                  <m:ctrlPr>
                    <w:rPr>
                      <w:rFonts w:ascii="Cambria Math" w:eastAsiaTheme="minorEastAsia" w:hAnsi="Cambria Math" w:cs="Times New Roman"/>
                      <w:iCs/>
                      <w:sz w:val="24"/>
                      <w:szCs w:val="24"/>
                      <w:lang w:val="en-US"/>
                    </w:rPr>
                  </m:ctrlPr>
                </m:funcPr>
                <m:fName>
                  <m:r>
                    <m:rPr>
                      <m:sty m:val="p"/>
                    </m:rPr>
                    <w:rPr>
                      <w:rFonts w:ascii="Cambria Math" w:eastAsiaTheme="minorEastAsia" w:hAnsi="Cambria Math" w:cs="Times New Roman"/>
                      <w:sz w:val="24"/>
                      <w:szCs w:val="24"/>
                      <w:lang w:val="en-US"/>
                    </w:rPr>
                    <m:t>log</m:t>
                  </m:r>
                </m:fName>
                <m:e>
                  <m:d>
                    <m:dPr>
                      <m:ctrlPr>
                        <w:rPr>
                          <w:rFonts w:ascii="Cambria Math" w:eastAsiaTheme="minorEastAsia" w:hAnsi="Cambria Math" w:cs="Times New Roman"/>
                          <w:iCs/>
                          <w:sz w:val="24"/>
                          <w:szCs w:val="24"/>
                          <w:lang w:val="en-US"/>
                        </w:rPr>
                      </m:ctrlPr>
                    </m:dPr>
                    <m:e>
                      <m:sSub>
                        <m:sSubPr>
                          <m:ctrlPr>
                            <w:rPr>
                              <w:rFonts w:ascii="Cambria Math" w:eastAsiaTheme="minorEastAsia" w:hAnsi="Cambria Math" w:cs="Times New Roman"/>
                              <w:iCs/>
                              <w:sz w:val="24"/>
                              <w:szCs w:val="24"/>
                              <w:lang w:val="en-US"/>
                            </w:rPr>
                          </m:ctrlPr>
                        </m:sSubPr>
                        <m:e>
                          <m:r>
                            <m:rPr>
                              <m:sty m:val="p"/>
                            </m:rPr>
                            <w:rPr>
                              <w:rFonts w:ascii="Cambria Math" w:eastAsiaTheme="minorEastAsia" w:hAnsi="Cambria Math" w:cs="Times New Roman"/>
                              <w:sz w:val="24"/>
                              <w:szCs w:val="24"/>
                              <w:lang w:val="en-US"/>
                            </w:rPr>
                            <m:t>γ</m:t>
                          </m:r>
                        </m:e>
                        <m:sub>
                          <m:r>
                            <m:rPr>
                              <m:sty m:val="p"/>
                            </m:rPr>
                            <w:rPr>
                              <w:rFonts w:ascii="Cambria Math" w:eastAsiaTheme="minorEastAsia" w:hAnsi="Cambria Math" w:cs="Times New Roman"/>
                              <w:sz w:val="24"/>
                              <w:szCs w:val="24"/>
                              <w:lang w:val="en-US"/>
                            </w:rPr>
                            <m:t>0</m:t>
                          </m:r>
                        </m:sub>
                      </m:sSub>
                    </m:e>
                  </m:d>
                </m:e>
              </m:func>
              <m:r>
                <m:rPr>
                  <m:sty m:val="p"/>
                </m:rPr>
                <w:rPr>
                  <w:rFonts w:ascii="Cambria Math" w:eastAsiaTheme="minorEastAsia" w:hAnsi="Cambria Math" w:cs="Times New Roman"/>
                  <w:sz w:val="24"/>
                  <w:szCs w:val="24"/>
                  <w:lang w:val="en-US"/>
                </w:rPr>
                <m:t>+</m:t>
              </m:r>
              <m:sSub>
                <m:sSubPr>
                  <m:ctrlPr>
                    <w:rPr>
                      <w:rFonts w:ascii="Cambria Math" w:eastAsiaTheme="minorEastAsia" w:hAnsi="Cambria Math" w:cs="Times New Roman"/>
                      <w:iCs/>
                      <w:sz w:val="24"/>
                      <w:szCs w:val="24"/>
                      <w:lang w:val="en-US"/>
                    </w:rPr>
                  </m:ctrlPr>
                </m:sSubPr>
                <m:e>
                  <m:r>
                    <m:rPr>
                      <m:sty m:val="b"/>
                    </m:rPr>
                    <w:rPr>
                      <w:rFonts w:ascii="Cambria Math" w:eastAsiaTheme="minorEastAsia" w:hAnsi="Cambria Math" w:cs="Times New Roman"/>
                      <w:sz w:val="24"/>
                      <w:szCs w:val="24"/>
                      <w:lang w:val="en-US"/>
                    </w:rPr>
                    <m:t>γ</m:t>
                  </m:r>
                </m:e>
                <m:sub>
                  <m:r>
                    <m:rPr>
                      <m:sty m:val="p"/>
                    </m:rP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2</m:t>
                  </m:r>
                </m:sub>
              </m:sSub>
              <m:ctrlPr>
                <w:rPr>
                  <w:rFonts w:ascii="Cambria Math" w:eastAsiaTheme="minorEastAsia" w:hAnsi="Cambria Math" w:cs="Times New Roman"/>
                  <w:i/>
                  <w:sz w:val="24"/>
                  <w:szCs w:val="24"/>
                  <w:lang w:val="en-US"/>
                </w:rPr>
              </m:ctrlPr>
            </m:e>
          </m:d>
          <m:func>
            <m:funcPr>
              <m:ctrlPr>
                <w:rPr>
                  <w:rFonts w:ascii="Cambria Math" w:eastAsiaTheme="minorEastAsia" w:hAnsi="Cambria Math" w:cs="Times New Roman"/>
                  <w:i/>
                  <w:sz w:val="24"/>
                  <w:szCs w:val="24"/>
                  <w:lang w:val="en-US"/>
                </w:rPr>
              </m:ctrlPr>
            </m:funcPr>
            <m:fName>
              <m:r>
                <m:rPr>
                  <m:sty m:val="p"/>
                </m:rPr>
                <w:rPr>
                  <w:rFonts w:ascii="Cambria Math" w:eastAsiaTheme="minorEastAsia" w:hAnsi="Cambria Math" w:cs="Times New Roman"/>
                  <w:sz w:val="24"/>
                  <w:szCs w:val="24"/>
                  <w:lang w:val="en-US"/>
                </w:rPr>
                <m:t>log</m:t>
              </m:r>
            </m:fName>
            <m:e>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AAD</m:t>
                  </m:r>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min</m:t>
                      </m:r>
                    </m:sub>
                  </m:sSub>
                </m:e>
              </m:d>
            </m:e>
          </m:func>
          <m:r>
            <w:rPr>
              <w:rFonts w:ascii="Cambria Math" w:eastAsiaTheme="minorEastAsia" w:hAnsi="Cambria Math" w:cs="Times New Roman"/>
              <w:sz w:val="24"/>
              <w:szCs w:val="24"/>
              <w:lang w:val="en-US"/>
            </w:rPr>
            <m:t xml:space="preserve">    (51)</m:t>
          </m:r>
        </m:oMath>
      </m:oMathPara>
    </w:p>
    <w:p w14:paraId="488EE00E" w14:textId="3E021D40" w:rsidR="00D53650" w:rsidRDefault="00D53650" w:rsidP="00D53650">
      <w:pPr>
        <w:jc w:val="both"/>
        <w:rPr>
          <w:rFonts w:ascii="Times New Roman" w:eastAsiaTheme="minorEastAsia" w:hAnsi="Times New Roman" w:cs="Times New Roman"/>
          <w:iCs/>
          <w:sz w:val="24"/>
          <w:szCs w:val="24"/>
          <w:lang w:val="en-US"/>
        </w:rPr>
      </w:pPr>
      <w:r>
        <w:rPr>
          <w:rFonts w:ascii="Times New Roman" w:eastAsiaTheme="minorEastAsia" w:hAnsi="Times New Roman" w:cs="Times New Roman"/>
          <w:iCs/>
          <w:sz w:val="24"/>
          <w:szCs w:val="24"/>
          <w:lang w:val="en-US"/>
        </w:rPr>
        <w:t>If we expand this expression it yields:</w:t>
      </w:r>
    </w:p>
    <w:p w14:paraId="284E7EB2" w14:textId="5CF221D3" w:rsidR="00D53650" w:rsidRPr="006D174A" w:rsidRDefault="00000000" w:rsidP="00D53650">
      <w:pPr>
        <w:jc w:val="both"/>
        <w:rPr>
          <w:rFonts w:ascii="Times New Roman" w:eastAsiaTheme="minorEastAsia" w:hAnsi="Times New Roman" w:cs="Times New Roman"/>
          <w:iCs/>
          <w:sz w:val="24"/>
          <w:szCs w:val="24"/>
          <w:lang w:val="en-US"/>
        </w:rPr>
      </w:pPr>
      <m:oMathPara>
        <m:oMath>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log</m:t>
              </m:r>
            </m:fName>
            <m:e>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N</m:t>
                  </m:r>
                </m:e>
              </m:d>
            </m:e>
          </m:func>
          <m:r>
            <w:rPr>
              <w:rFonts w:ascii="Cambria Math" w:eastAsiaTheme="minorEastAsia" w:hAnsi="Cambria Math" w:cs="Times New Roman"/>
              <w:sz w:val="24"/>
              <w:szCs w:val="24"/>
              <w:lang w:val="en-US"/>
            </w:rPr>
            <m:t>=</m:t>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log</m:t>
              </m:r>
            </m:fName>
            <m:e>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0</m:t>
                      </m:r>
                    </m:sub>
                  </m:sSub>
                </m:e>
              </m:d>
            </m:e>
          </m:func>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m:rPr>
                  <m:sty m:val="bi"/>
                </m:rPr>
                <w:rPr>
                  <w:rFonts w:ascii="Cambria Math" w:eastAsiaTheme="minorEastAsia" w:hAnsi="Cambria Math" w:cs="Times New Roman"/>
                  <w:sz w:val="24"/>
                  <w:szCs w:val="24"/>
                  <w:lang w:val="en-US"/>
                </w:rPr>
                <m:t>α</m:t>
              </m:r>
            </m:e>
            <m:sub>
              <m: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i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m:t>
          </m:r>
          <m:func>
            <m:funcPr>
              <m:ctrlPr>
                <w:rPr>
                  <w:rFonts w:ascii="Cambria Math" w:eastAsiaTheme="minorEastAsia" w:hAnsi="Cambria Math" w:cs="Times New Roman"/>
                  <w:iCs/>
                  <w:sz w:val="24"/>
                  <w:szCs w:val="24"/>
                  <w:lang w:val="en-US"/>
                </w:rPr>
              </m:ctrlPr>
            </m:funcPr>
            <m:fName>
              <m:r>
                <m:rPr>
                  <m:sty m:val="p"/>
                </m:rPr>
                <w:rPr>
                  <w:rFonts w:ascii="Cambria Math" w:eastAsiaTheme="minorEastAsia" w:hAnsi="Cambria Math" w:cs="Times New Roman"/>
                  <w:sz w:val="24"/>
                  <w:szCs w:val="24"/>
                  <w:lang w:val="en-US"/>
                </w:rPr>
                <m:t>log</m:t>
              </m:r>
            </m:fName>
            <m:e>
              <m:d>
                <m:dPr>
                  <m:ctrlPr>
                    <w:rPr>
                      <w:rFonts w:ascii="Cambria Math" w:eastAsiaTheme="minorEastAsia" w:hAnsi="Cambria Math" w:cs="Times New Roman"/>
                      <w:i/>
                      <w:iCs/>
                      <w:sz w:val="24"/>
                      <w:szCs w:val="24"/>
                      <w:lang w:val="en-US"/>
                    </w:rPr>
                  </m:ctrlPr>
                </m:dPr>
                <m:e>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e>
              </m:d>
            </m:e>
          </m:func>
          <m:func>
            <m:funcPr>
              <m:ctrlPr>
                <w:rPr>
                  <w:rFonts w:ascii="Cambria Math" w:eastAsiaTheme="minorEastAsia" w:hAnsi="Cambria Math" w:cs="Times New Roman"/>
                  <w:iCs/>
                  <w:sz w:val="24"/>
                  <w:szCs w:val="24"/>
                  <w:lang w:val="en-US"/>
                </w:rPr>
              </m:ctrlPr>
            </m:funcPr>
            <m:fName>
              <m:r>
                <m:rPr>
                  <m:sty m:val="p"/>
                </m:rPr>
                <w:rPr>
                  <w:rFonts w:ascii="Cambria Math" w:eastAsiaTheme="minorEastAsia" w:hAnsi="Cambria Math" w:cs="Times New Roman"/>
                  <w:sz w:val="24"/>
                  <w:szCs w:val="24"/>
                  <w:lang w:val="en-US"/>
                </w:rPr>
                <m:t>log</m:t>
              </m:r>
            </m:fName>
            <m:e>
              <m:d>
                <m:dPr>
                  <m:ctrlPr>
                    <w:rPr>
                      <w:rFonts w:ascii="Cambria Math" w:eastAsiaTheme="minorEastAsia" w:hAnsi="Cambria Math" w:cs="Times New Roman"/>
                      <w:i/>
                      <w:iCs/>
                      <w:sz w:val="24"/>
                      <w:szCs w:val="24"/>
                      <w:lang w:val="en-US"/>
                    </w:rPr>
                  </m:ctrlPr>
                </m:dPr>
                <m:e>
                  <m:r>
                    <w:rPr>
                      <w:rFonts w:ascii="Cambria Math" w:eastAsiaTheme="minorEastAsia" w:hAnsi="Cambria Math" w:cs="Times New Roman"/>
                      <w:sz w:val="24"/>
                      <w:szCs w:val="24"/>
                      <w:lang w:val="en-US"/>
                    </w:rPr>
                    <m:t>AAD</m:t>
                  </m:r>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maj</m:t>
                      </m:r>
                    </m:sub>
                  </m:sSub>
                </m:e>
              </m:d>
            </m:e>
          </m:func>
          <m:r>
            <w:rPr>
              <w:rFonts w:ascii="Cambria Math" w:eastAsiaTheme="minorEastAsia" w:hAnsi="Cambria Math" w:cs="Times New Roman"/>
              <w:sz w:val="24"/>
              <w:szCs w:val="24"/>
              <w:lang w:val="en-US"/>
            </w:rPr>
            <m:t>+</m:t>
          </m:r>
          <m:func>
            <m:funcPr>
              <m:ctrlPr>
                <w:rPr>
                  <w:rFonts w:ascii="Cambria Math" w:eastAsiaTheme="minorEastAsia" w:hAnsi="Cambria Math" w:cs="Times New Roman"/>
                  <w:iCs/>
                  <w:sz w:val="24"/>
                  <w:szCs w:val="24"/>
                  <w:lang w:val="en-US"/>
                </w:rPr>
              </m:ctrlPr>
            </m:funcPr>
            <m:fName>
              <m:r>
                <m:rPr>
                  <m:sty m:val="p"/>
                </m:rPr>
                <w:rPr>
                  <w:rFonts w:ascii="Cambria Math" w:eastAsiaTheme="minorEastAsia" w:hAnsi="Cambria Math" w:cs="Times New Roman"/>
                  <w:sz w:val="24"/>
                  <w:szCs w:val="24"/>
                  <w:lang w:val="en-US"/>
                </w:rPr>
                <m:t>log</m:t>
              </m:r>
            </m:fName>
            <m:e>
              <m:d>
                <m:dPr>
                  <m:ctrlPr>
                    <w:rPr>
                      <w:rFonts w:ascii="Cambria Math" w:eastAsiaTheme="minorEastAsia" w:hAnsi="Cambria Math" w:cs="Times New Roman"/>
                      <w:i/>
                      <w:iCs/>
                      <w:sz w:val="24"/>
                      <w:szCs w:val="24"/>
                      <w:lang w:val="en-US"/>
                    </w:rPr>
                  </m:ctrlPr>
                </m:dPr>
                <m:e>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γ</m:t>
                      </m:r>
                    </m:e>
                    <m:sub>
                      <m:r>
                        <w:rPr>
                          <w:rFonts w:ascii="Cambria Math" w:eastAsiaTheme="minorEastAsia" w:hAnsi="Cambria Math" w:cs="Times New Roman"/>
                          <w:sz w:val="24"/>
                          <w:szCs w:val="24"/>
                          <w:lang w:val="en-US"/>
                        </w:rPr>
                        <m:t>0</m:t>
                      </m:r>
                    </m:sub>
                  </m:sSub>
                </m:e>
              </m:d>
            </m:e>
          </m:func>
          <m:func>
            <m:funcPr>
              <m:ctrlPr>
                <w:rPr>
                  <w:rFonts w:ascii="Cambria Math" w:eastAsiaTheme="minorEastAsia" w:hAnsi="Cambria Math" w:cs="Times New Roman"/>
                  <w:iCs/>
                  <w:sz w:val="24"/>
                  <w:szCs w:val="24"/>
                  <w:lang w:val="en-US"/>
                </w:rPr>
              </m:ctrlPr>
            </m:funcPr>
            <m:fName>
              <m:r>
                <m:rPr>
                  <m:sty m:val="p"/>
                </m:rPr>
                <w:rPr>
                  <w:rFonts w:ascii="Cambria Math" w:eastAsiaTheme="minorEastAsia" w:hAnsi="Cambria Math" w:cs="Times New Roman"/>
                  <w:sz w:val="24"/>
                  <w:szCs w:val="24"/>
                  <w:lang w:val="en-US"/>
                </w:rPr>
                <m:t>log</m:t>
              </m:r>
            </m:fName>
            <m:e>
              <m:d>
                <m:dPr>
                  <m:ctrlPr>
                    <w:rPr>
                      <w:rFonts w:ascii="Cambria Math" w:eastAsiaTheme="minorEastAsia" w:hAnsi="Cambria Math" w:cs="Times New Roman"/>
                      <w:i/>
                      <w:iCs/>
                      <w:sz w:val="24"/>
                      <w:szCs w:val="24"/>
                      <w:lang w:val="en-US"/>
                    </w:rPr>
                  </m:ctrlPr>
                </m:dPr>
                <m:e>
                  <m:r>
                    <w:rPr>
                      <w:rFonts w:ascii="Cambria Math" w:eastAsiaTheme="minorEastAsia" w:hAnsi="Cambria Math" w:cs="Times New Roman"/>
                      <w:sz w:val="24"/>
                      <w:szCs w:val="24"/>
                      <w:lang w:val="en-US"/>
                    </w:rPr>
                    <m:t>AAD</m:t>
                  </m:r>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min</m:t>
                      </m:r>
                    </m:sub>
                  </m:sSub>
                </m:e>
              </m:d>
            </m:e>
          </m:func>
          <m:r>
            <w:rPr>
              <w:rFonts w:ascii="Cambria Math" w:eastAsiaTheme="minorEastAsia" w:hAnsi="Cambria Math" w:cs="Times New Roman"/>
              <w:sz w:val="24"/>
              <w:szCs w:val="24"/>
              <w:lang w:val="en-US"/>
            </w:rPr>
            <m:t>+</m:t>
          </m:r>
          <m:sSub>
            <m:sSubPr>
              <m:ctrlPr>
                <w:rPr>
                  <w:rFonts w:ascii="Cambria Math" w:eastAsiaTheme="minorEastAsia" w:hAnsi="Cambria Math" w:cs="Times New Roman"/>
                  <w:i/>
                  <w:iCs/>
                  <w:sz w:val="24"/>
                  <w:szCs w:val="24"/>
                  <w:lang w:val="en-US"/>
                </w:rPr>
              </m:ctrlPr>
            </m:sSubPr>
            <m:e>
              <m:r>
                <m:rPr>
                  <m:sty m:val="bi"/>
                </m:rP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2</m:t>
              </m:r>
            </m:sub>
          </m:sSub>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log</m:t>
              </m:r>
            </m:fName>
            <m:e>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AAD</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maj</m:t>
                      </m:r>
                    </m:sub>
                  </m:sSub>
                </m:e>
              </m:d>
            </m:e>
          </m:func>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m:rPr>
                  <m:sty m:val="bi"/>
                </m:rPr>
                <w:rPr>
                  <w:rFonts w:ascii="Cambria Math" w:hAnsi="Cambria Math"/>
                </w:rPr>
                <m:t>γ</m:t>
              </m:r>
            </m:e>
            <m:sub>
              <m:r>
                <w:rPr>
                  <w:rFonts w:ascii="Cambria Math" w:eastAsiaTheme="minorEastAsia" w:hAnsi="Cambria Math" w:cs="Times New Roman"/>
                  <w:sz w:val="24"/>
                  <w:szCs w:val="24"/>
                  <w:lang w:val="en-US"/>
                </w:rPr>
                <m:t>1</m:t>
              </m:r>
            </m:sub>
          </m:sSub>
          <m:sSub>
            <m:sSubPr>
              <m:ctrlPr>
                <w:rPr>
                  <w:rFonts w:ascii="Cambria Math" w:eastAsiaTheme="minorEastAsia" w:hAnsi="Cambria Math" w:cs="Times New Roman"/>
                  <w:b/>
                  <w:bCs/>
                  <w:i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2</m:t>
              </m:r>
            </m:sub>
          </m:sSub>
          <m:func>
            <m:funcPr>
              <m:ctrlPr>
                <w:rPr>
                  <w:rFonts w:ascii="Cambria Math" w:eastAsiaTheme="minorEastAsia" w:hAnsi="Cambria Math" w:cs="Times New Roman"/>
                  <w:i/>
                  <w:iCs/>
                  <w:sz w:val="24"/>
                  <w:szCs w:val="24"/>
                  <w:lang w:val="en-US"/>
                </w:rPr>
              </m:ctrlPr>
            </m:funcPr>
            <m:fName>
              <m:r>
                <m:rPr>
                  <m:sty m:val="p"/>
                </m:rPr>
                <w:rPr>
                  <w:rFonts w:ascii="Cambria Math" w:eastAsiaTheme="minorEastAsia" w:hAnsi="Cambria Math" w:cs="Times New Roman"/>
                  <w:sz w:val="24"/>
                  <w:szCs w:val="24"/>
                  <w:lang w:val="en-US"/>
                </w:rPr>
                <m:t>log</m:t>
              </m:r>
            </m:fName>
            <m:e>
              <m:d>
                <m:dPr>
                  <m:ctrlPr>
                    <w:rPr>
                      <w:rFonts w:ascii="Cambria Math" w:eastAsiaTheme="minorEastAsia" w:hAnsi="Cambria Math" w:cs="Times New Roman"/>
                      <w:i/>
                      <w:iCs/>
                      <w:sz w:val="24"/>
                      <w:szCs w:val="24"/>
                      <w:lang w:val="en-US"/>
                    </w:rPr>
                  </m:ctrlPr>
                </m:dPr>
                <m:e>
                  <m:r>
                    <w:rPr>
                      <w:rFonts w:ascii="Cambria Math" w:eastAsiaTheme="minorEastAsia" w:hAnsi="Cambria Math" w:cs="Times New Roman"/>
                      <w:sz w:val="24"/>
                      <w:szCs w:val="24"/>
                      <w:lang w:val="en-US"/>
                    </w:rPr>
                    <m:t>AAD</m:t>
                  </m:r>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min</m:t>
                      </m:r>
                    </m:sub>
                  </m:sSub>
                </m:e>
              </m:d>
            </m:e>
          </m:func>
          <m:r>
            <w:rPr>
              <w:rFonts w:ascii="Cambria Math" w:eastAsiaTheme="minorEastAsia" w:hAnsi="Cambria Math" w:cs="Times New Roman"/>
              <w:sz w:val="24"/>
              <w:szCs w:val="24"/>
              <w:lang w:val="en-US"/>
            </w:rPr>
            <m:t xml:space="preserve">    (52)</m:t>
          </m:r>
        </m:oMath>
      </m:oMathPara>
    </w:p>
    <w:p w14:paraId="109A66BB" w14:textId="51728034" w:rsidR="00AF74FB" w:rsidRDefault="006D174A" w:rsidP="00CD2CF4">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iCs/>
          <w:sz w:val="24"/>
          <w:szCs w:val="24"/>
          <w:lang w:val="en-US"/>
        </w:rPr>
        <w:t xml:space="preserve">Note that in the expression the fixed part contains the main effects of </w:t>
      </w:r>
      <m:oMath>
        <m:sSub>
          <m:sSubPr>
            <m:ctrlPr>
              <w:rPr>
                <w:rFonts w:ascii="Cambria Math" w:eastAsiaTheme="minorEastAsia" w:hAnsi="Cambria Math" w:cs="Times New Roman"/>
                <w:b/>
                <w:b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1</m:t>
            </m:r>
          </m:sub>
        </m:sSub>
      </m:oMath>
      <w:r>
        <w:rPr>
          <w:rFonts w:ascii="Times New Roman" w:eastAsiaTheme="minorEastAsia" w:hAnsi="Times New Roman" w:cs="Times New Roman"/>
          <w:iCs/>
          <w:sz w:val="24"/>
          <w:szCs w:val="24"/>
          <w:lang w:val="en-US"/>
        </w:rPr>
        <w:t xml:space="preserve"> (through the expression </w:t>
      </w:r>
      <m:oMath>
        <m:r>
          <w:rPr>
            <w:rFonts w:ascii="Cambria Math" w:eastAsiaTheme="minorEastAsia" w:hAnsi="Cambria Math" w:cs="Times New Roman"/>
            <w:sz w:val="24"/>
            <w:szCs w:val="24"/>
            <w:lang w:val="en-US"/>
          </w:rPr>
          <m:t>A</m:t>
        </m:r>
      </m:oMath>
      <w:r>
        <w:rPr>
          <w:rFonts w:ascii="Times New Roman" w:eastAsiaTheme="minorEastAsia" w:hAnsi="Times New Roman" w:cs="Times New Roman"/>
          <w:iCs/>
          <w:sz w:val="24"/>
          <w:szCs w:val="24"/>
          <w:lang w:val="en-US"/>
        </w:rPr>
        <w:t xml:space="preserve"> and the cross-level interactions between </w:t>
      </w:r>
      <m:oMath>
        <m:sSub>
          <m:sSubPr>
            <m:ctrlPr>
              <w:rPr>
                <w:rFonts w:ascii="Cambria Math" w:eastAsiaTheme="minorEastAsia" w:hAnsi="Cambria Math" w:cs="Times New Roman"/>
                <w:b/>
                <w:bCs/>
                <w:sz w:val="24"/>
                <w:szCs w:val="24"/>
                <w:lang w:val="en-US"/>
              </w:rPr>
            </m:ctrlPr>
          </m:sSubPr>
          <m:e>
            <m:r>
              <m:rPr>
                <m:sty m:val="b"/>
              </m:rPr>
              <w:rPr>
                <w:rFonts w:ascii="Cambria Math" w:eastAsiaTheme="minorEastAsia" w:hAnsi="Cambria Math" w:cs="Times New Roman"/>
                <w:sz w:val="24"/>
                <w:szCs w:val="24"/>
                <w:lang w:val="en-US"/>
              </w:rPr>
              <m:t>z</m:t>
            </m:r>
          </m:e>
          <m:sub>
            <m:r>
              <m:rPr>
                <m:sty m:val="b"/>
              </m:rPr>
              <w:rPr>
                <w:rFonts w:ascii="Cambria Math" w:eastAsiaTheme="minorEastAsia" w:hAnsi="Cambria Math" w:cs="Times New Roman"/>
                <w:sz w:val="24"/>
                <w:szCs w:val="24"/>
                <w:lang w:val="en-US"/>
              </w:rPr>
              <m:t>2</m:t>
            </m:r>
          </m:sub>
        </m:sSub>
      </m:oMath>
      <w:r>
        <w:rPr>
          <w:rFonts w:ascii="Times New Roman" w:eastAsiaTheme="minorEastAsia" w:hAnsi="Times New Roman" w:cs="Times New Roman"/>
          <w:b/>
          <w:bCs/>
          <w:sz w:val="24"/>
          <w:szCs w:val="24"/>
          <w:lang w:val="en-US"/>
        </w:rPr>
        <w:t xml:space="preserve"> </w:t>
      </w:r>
      <w:r>
        <w:rPr>
          <w:rFonts w:ascii="Times New Roman" w:eastAsiaTheme="minorEastAsia" w:hAnsi="Times New Roman" w:cs="Times New Roman"/>
          <w:sz w:val="24"/>
          <w:szCs w:val="24"/>
          <w:lang w:val="en-US"/>
        </w:rPr>
        <w:t xml:space="preserve">and the exposure terms. </w:t>
      </w:r>
      <w:r w:rsidR="00CD2CF4">
        <w:rPr>
          <w:rFonts w:ascii="Times New Roman" w:eastAsiaTheme="minorEastAsia" w:hAnsi="Times New Roman" w:cs="Times New Roman"/>
          <w:sz w:val="24"/>
          <w:szCs w:val="24"/>
          <w:lang w:val="en-US"/>
        </w:rPr>
        <w:t>It is worth noting</w:t>
      </w:r>
      <w:r>
        <w:rPr>
          <w:rFonts w:ascii="Times New Roman" w:eastAsiaTheme="minorEastAsia" w:hAnsi="Times New Roman" w:cs="Times New Roman"/>
          <w:sz w:val="24"/>
          <w:szCs w:val="24"/>
          <w:lang w:val="en-US"/>
        </w:rPr>
        <w:t xml:space="preserve"> that the expression is log-linear for the level 2 equations for intercept and slopes.</w:t>
      </w:r>
    </w:p>
    <w:p w14:paraId="395F573E" w14:textId="58A43B3C" w:rsidR="00345BB0" w:rsidRPr="007257CC" w:rsidRDefault="007257CC" w:rsidP="00D53650">
      <w:pPr>
        <w:jc w:val="both"/>
        <w:rPr>
          <w:rFonts w:ascii="Times New Roman" w:eastAsiaTheme="minorEastAsia" w:hAnsi="Times New Roman" w:cs="Times New Roman"/>
          <w:b/>
          <w:bCs/>
          <w:sz w:val="24"/>
          <w:szCs w:val="24"/>
          <w:lang w:val="en-US"/>
        </w:rPr>
      </w:pPr>
      <w:r w:rsidRPr="007257CC">
        <w:rPr>
          <w:rFonts w:ascii="Times New Roman" w:eastAsiaTheme="minorEastAsia" w:hAnsi="Times New Roman" w:cs="Times New Roman"/>
          <w:b/>
          <w:bCs/>
          <w:sz w:val="24"/>
          <w:szCs w:val="24"/>
          <w:lang w:val="en-US"/>
        </w:rPr>
        <w:t>Experimental setting</w:t>
      </w:r>
    </w:p>
    <w:p w14:paraId="0A39318E" w14:textId="765D171B" w:rsidR="000E782E" w:rsidRDefault="000E782E" w:rsidP="003E39D4">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The experimental setting consists of the comparison between specification found in literature and models with partial pooling (hierarchical), and complete pooling. The complete pooling models are specified as considered variables with statistical significance during the fitting procedure, so non-significant variables are removed from the result. Three datasets containing crash frequency, geometric features, and contextual variables are used in this step.</w:t>
      </w:r>
    </w:p>
    <w:p w14:paraId="1D3546E0" w14:textId="79A33339" w:rsidR="00D57DD5" w:rsidRDefault="000E782E" w:rsidP="003E39D4">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lastRenderedPageBreak/>
        <w:t>The comparison of the results for the Washington dataset is shown in Table 1. The specification</w:t>
      </w:r>
      <w:r w:rsidR="00CC7697">
        <w:rPr>
          <w:rFonts w:ascii="Times New Roman" w:eastAsiaTheme="minorEastAsia" w:hAnsi="Times New Roman" w:cs="Times New Roman"/>
          <w:sz w:val="24"/>
          <w:szCs w:val="24"/>
          <w:lang w:val="en-US"/>
        </w:rPr>
        <w:t xml:space="preserve"> which is used as benchmark</w:t>
      </w:r>
      <w:r>
        <w:rPr>
          <w:rFonts w:ascii="Times New Roman" w:eastAsiaTheme="minorEastAsia" w:hAnsi="Times New Roman" w:cs="Times New Roman"/>
          <w:sz w:val="24"/>
          <w:szCs w:val="24"/>
          <w:lang w:val="en-US"/>
        </w:rPr>
        <w:t xml:space="preserve"> </w:t>
      </w:r>
      <w:r w:rsidR="00CC7697">
        <w:rPr>
          <w:rFonts w:ascii="Times New Roman" w:eastAsiaTheme="minorEastAsia" w:hAnsi="Times New Roman" w:cs="Times New Roman"/>
          <w:sz w:val="24"/>
          <w:szCs w:val="24"/>
          <w:lang w:val="en-US"/>
        </w:rPr>
        <w:t>is</w:t>
      </w:r>
      <w:r>
        <w:rPr>
          <w:rFonts w:ascii="Times New Roman" w:eastAsiaTheme="minorEastAsia" w:hAnsi="Times New Roman" w:cs="Times New Roman"/>
          <w:sz w:val="24"/>
          <w:szCs w:val="24"/>
          <w:lang w:val="en-US"/>
        </w:rPr>
        <w:t xml:space="preserve"> found in</w:t>
      </w:r>
      <w:sdt>
        <w:sdtPr>
          <w:rPr>
            <w:rFonts w:ascii="Times New Roman" w:eastAsiaTheme="minorEastAsia" w:hAnsi="Times New Roman" w:cs="Times New Roman"/>
            <w:sz w:val="24"/>
            <w:szCs w:val="24"/>
            <w:lang w:val="en-US"/>
          </w:rPr>
          <w:id w:val="1913273985"/>
          <w:citation/>
        </w:sdtPr>
        <w:sdtContent>
          <w:r w:rsidR="004A11A6" w:rsidRPr="004A11A6">
            <w:rPr>
              <w:rFonts w:ascii="Times New Roman" w:eastAsiaTheme="minorEastAsia" w:hAnsi="Times New Roman" w:cs="Times New Roman"/>
              <w:sz w:val="24"/>
              <w:szCs w:val="24"/>
              <w:lang w:val="en-US"/>
            </w:rPr>
            <w:fldChar w:fldCharType="begin"/>
          </w:r>
          <w:r w:rsidR="004A11A6" w:rsidRPr="004A11A6">
            <w:rPr>
              <w:rFonts w:ascii="Times New Roman" w:eastAsiaTheme="minorEastAsia" w:hAnsi="Times New Roman" w:cs="Times New Roman"/>
              <w:sz w:val="24"/>
              <w:szCs w:val="24"/>
              <w:lang w:val="en-US"/>
            </w:rPr>
            <w:instrText xml:space="preserve"> CITATION Sim20 \l 13322 </w:instrText>
          </w:r>
          <w:r w:rsidR="004A11A6" w:rsidRPr="004A11A6">
            <w:rPr>
              <w:rFonts w:ascii="Times New Roman" w:eastAsiaTheme="minorEastAsia" w:hAnsi="Times New Roman" w:cs="Times New Roman"/>
              <w:sz w:val="24"/>
              <w:szCs w:val="24"/>
              <w:lang w:val="en-US"/>
            </w:rPr>
            <w:fldChar w:fldCharType="separate"/>
          </w:r>
          <w:r w:rsidR="00902A32">
            <w:rPr>
              <w:rFonts w:ascii="Times New Roman" w:eastAsiaTheme="minorEastAsia" w:hAnsi="Times New Roman" w:cs="Times New Roman"/>
              <w:noProof/>
              <w:sz w:val="24"/>
              <w:szCs w:val="24"/>
              <w:lang w:val="en-US"/>
            </w:rPr>
            <w:t xml:space="preserve"> </w:t>
          </w:r>
          <w:r w:rsidR="00902A32" w:rsidRPr="00902A32">
            <w:rPr>
              <w:rFonts w:ascii="Times New Roman" w:eastAsiaTheme="minorEastAsia" w:hAnsi="Times New Roman" w:cs="Times New Roman"/>
              <w:noProof/>
              <w:sz w:val="24"/>
              <w:szCs w:val="24"/>
              <w:lang w:val="en-US"/>
            </w:rPr>
            <w:t>(Simon Washington, 2020)</w:t>
          </w:r>
          <w:r w:rsidR="004A11A6" w:rsidRPr="004A11A6">
            <w:rPr>
              <w:rFonts w:ascii="Times New Roman" w:eastAsiaTheme="minorEastAsia" w:hAnsi="Times New Roman" w:cs="Times New Roman"/>
              <w:sz w:val="24"/>
              <w:szCs w:val="24"/>
              <w:lang w:val="en-US"/>
            </w:rPr>
            <w:fldChar w:fldCharType="end"/>
          </w:r>
        </w:sdtContent>
      </w:sdt>
      <w:r w:rsidR="003727B1">
        <w:rPr>
          <w:rFonts w:ascii="Times New Roman" w:eastAsiaTheme="minorEastAsia" w:hAnsi="Times New Roman" w:cs="Times New Roman"/>
          <w:sz w:val="24"/>
          <w:szCs w:val="24"/>
          <w:lang w:val="en-US"/>
        </w:rPr>
        <w:t>, and considers as features the width per lane in the segment (in feet), the number of curves, the tangent length, the number of interchanges, the maximum grade difference (in %), the shoulder width (in feet), the friction (0 to 100 with 100 being high), the expose (the annual average daily travel multiplied by the length of the segment), an indicator function if the road segment is considered as low-precipitation, an indicator function if the road segment is considered as high-snow, and an indicator function if the slope of the segment is flat.</w:t>
      </w:r>
    </w:p>
    <w:p w14:paraId="4D2CCD9D" w14:textId="564492E0" w:rsidR="00D57DD5" w:rsidRDefault="00D57DD5" w:rsidP="003E39D4">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The results shown in Table 1 reveal clear improvements in both statistical performance and interpretability of effects. While the intercepts are not directly comparable due to reparameterization and the presence of multiple levels in the hierarchical models, the latter introduces a richer structure with additional geometric variables, which helps mitigate omitted variable bias.</w:t>
      </w:r>
    </w:p>
    <w:p w14:paraId="2B3A90B6" w14:textId="3F11957F" w:rsidR="00D57DD5" w:rsidRDefault="00D57DD5" w:rsidP="003E39D4">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Several effects are consistent across models, such as the positive impact of the number of interchanges on crashes, although the hierarchical estimates a stronger magnitude, suggesting better identification of risk. A notable difference arises in the number of curves, where the literature reports a negative effect, but the hierarchical model finds a positive one. This reversal is likely due to the inclusion of additional controls, making the hierarchical </w:t>
      </w:r>
      <w:r w:rsidR="00B9649E">
        <w:rPr>
          <w:rFonts w:ascii="Times New Roman" w:eastAsiaTheme="minorEastAsia" w:hAnsi="Times New Roman" w:cs="Times New Roman"/>
          <w:sz w:val="24"/>
          <w:szCs w:val="24"/>
          <w:lang w:val="en-US"/>
        </w:rPr>
        <w:t>estimate more behaviorally plausible, as more curves generally increase crash risk.</w:t>
      </w:r>
    </w:p>
    <w:p w14:paraId="59C8B2D7" w14:textId="4E9968F3" w:rsidR="00B9649E" w:rsidRDefault="00B9649E" w:rsidP="003E39D4">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Other coefficients in the hierarchical model align well with expectations, such as negative effects for lane and shoulder widths (which indicate safer conditions) and a negative effect for flat slopes.</w:t>
      </w:r>
    </w:p>
    <w:p w14:paraId="5FD043F6" w14:textId="7C4A4934" w:rsidR="00B9649E" w:rsidRDefault="00B9649E" w:rsidP="003E39D4">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Regarding goodness of fit, the hierarchical model outperforms the literature model with a better predictive performance, with large reductions in MSE (313 vs 792), MAE (17.69 vs 28.13), and RMSE (9.85 vs 16.88), demonstrating that the hierarchical approach is more accurate in prediction.</w:t>
      </w:r>
    </w:p>
    <w:p w14:paraId="6627053F" w14:textId="30AD2B40" w:rsidR="00B9649E" w:rsidRDefault="00B9649E" w:rsidP="003E39D4">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Finally, whereas the literature model relies on random parameters to capture heterogeneity, the hierarchical model captures structured variability through multi-level deviations, offering a more principled representation of unobserved heterogeneity and reinforcing its advantages for CMF development.</w:t>
      </w:r>
    </w:p>
    <w:p w14:paraId="5A3CEB46" w14:textId="7710B8F8" w:rsidR="00CC7697" w:rsidRPr="00CD2CF4" w:rsidRDefault="00CC7697" w:rsidP="003E39D4">
      <w:pPr>
        <w:jc w:val="both"/>
        <w:rPr>
          <w:rFonts w:ascii="Times New Roman" w:eastAsiaTheme="minorEastAsia" w:hAnsi="Times New Roman" w:cs="Times New Roman"/>
          <w:b/>
          <w:bCs/>
          <w:sz w:val="24"/>
          <w:szCs w:val="24"/>
          <w:lang w:val="en-US"/>
        </w:rPr>
      </w:pPr>
      <w:r w:rsidRPr="00CD2CF4">
        <w:rPr>
          <w:rFonts w:ascii="Times New Roman" w:eastAsiaTheme="minorEastAsia" w:hAnsi="Times New Roman" w:cs="Times New Roman"/>
          <w:b/>
          <w:bCs/>
          <w:sz w:val="24"/>
          <w:szCs w:val="24"/>
          <w:lang w:val="en-US"/>
        </w:rPr>
        <w:t xml:space="preserve">Table 1: Specification found in the literature compared </w:t>
      </w:r>
      <w:r w:rsidR="00E840BC" w:rsidRPr="00CD2CF4">
        <w:rPr>
          <w:rFonts w:ascii="Times New Roman" w:eastAsiaTheme="minorEastAsia" w:hAnsi="Times New Roman" w:cs="Times New Roman"/>
          <w:b/>
          <w:bCs/>
          <w:sz w:val="24"/>
          <w:szCs w:val="24"/>
          <w:lang w:val="en-US"/>
        </w:rPr>
        <w:t>to</w:t>
      </w:r>
      <w:r w:rsidRPr="00CD2CF4">
        <w:rPr>
          <w:rFonts w:ascii="Times New Roman" w:eastAsiaTheme="minorEastAsia" w:hAnsi="Times New Roman" w:cs="Times New Roman"/>
          <w:b/>
          <w:bCs/>
          <w:sz w:val="24"/>
          <w:szCs w:val="24"/>
          <w:lang w:val="en-US"/>
        </w:rPr>
        <w:t xml:space="preserve"> the hierarchical framework for the Washington dataset.</w:t>
      </w:r>
    </w:p>
    <w:tbl>
      <w:tblPr>
        <w:tblStyle w:val="Tablaconcuadrcula"/>
        <w:tblW w:w="0" w:type="auto"/>
        <w:tblLook w:val="04A0" w:firstRow="1" w:lastRow="0" w:firstColumn="1" w:lastColumn="0" w:noHBand="0" w:noVBand="1"/>
      </w:tblPr>
      <w:tblGrid>
        <w:gridCol w:w="2689"/>
        <w:gridCol w:w="992"/>
        <w:gridCol w:w="1012"/>
        <w:gridCol w:w="1744"/>
        <w:gridCol w:w="1072"/>
        <w:gridCol w:w="1319"/>
      </w:tblGrid>
      <w:tr w:rsidR="00BD599C" w:rsidRPr="00767EAC" w14:paraId="6C06C803" w14:textId="77777777" w:rsidTr="00BD599C">
        <w:tc>
          <w:tcPr>
            <w:tcW w:w="4693" w:type="dxa"/>
            <w:gridSpan w:val="3"/>
          </w:tcPr>
          <w:p w14:paraId="0B5D84B9" w14:textId="1F4DBAA8" w:rsidR="00BD599C" w:rsidRPr="00A32A99" w:rsidRDefault="00BD599C" w:rsidP="00930A5C">
            <w:pPr>
              <w:rPr>
                <w:rFonts w:ascii="Times New Roman" w:eastAsiaTheme="minorEastAsia" w:hAnsi="Times New Roman" w:cs="Times New Roman"/>
                <w:b/>
                <w:bCs/>
                <w:sz w:val="18"/>
                <w:szCs w:val="18"/>
                <w:lang w:val="en-US"/>
              </w:rPr>
            </w:pPr>
            <w:r>
              <w:rPr>
                <w:rFonts w:ascii="Times New Roman" w:eastAsiaTheme="minorEastAsia" w:hAnsi="Times New Roman" w:cs="Times New Roman"/>
                <w:b/>
                <w:bCs/>
                <w:sz w:val="18"/>
                <w:szCs w:val="18"/>
                <w:lang w:val="en-US"/>
              </w:rPr>
              <w:t xml:space="preserve">Specification provided by </w:t>
            </w:r>
            <w:sdt>
              <w:sdtPr>
                <w:rPr>
                  <w:rFonts w:ascii="Times New Roman" w:eastAsiaTheme="minorEastAsia" w:hAnsi="Times New Roman" w:cs="Times New Roman"/>
                  <w:b/>
                  <w:bCs/>
                  <w:sz w:val="18"/>
                  <w:szCs w:val="18"/>
                  <w:lang w:val="en-US"/>
                </w:rPr>
                <w:id w:val="1426843477"/>
                <w:citation/>
              </w:sdtPr>
              <w:sdtContent>
                <w:r w:rsidR="004A11A6">
                  <w:rPr>
                    <w:rFonts w:ascii="Times New Roman" w:eastAsiaTheme="minorEastAsia" w:hAnsi="Times New Roman" w:cs="Times New Roman"/>
                    <w:b/>
                    <w:bCs/>
                    <w:sz w:val="18"/>
                    <w:szCs w:val="18"/>
                    <w:lang w:val="en-US"/>
                  </w:rPr>
                  <w:fldChar w:fldCharType="begin"/>
                </w:r>
                <w:r w:rsidR="004A11A6" w:rsidRPr="004A11A6">
                  <w:rPr>
                    <w:rFonts w:ascii="Times New Roman" w:eastAsiaTheme="minorEastAsia" w:hAnsi="Times New Roman" w:cs="Times New Roman"/>
                    <w:b/>
                    <w:bCs/>
                    <w:sz w:val="18"/>
                    <w:szCs w:val="18"/>
                    <w:lang w:val="en-US"/>
                  </w:rPr>
                  <w:instrText xml:space="preserve"> CITATION Sim20 \l 13322 </w:instrText>
                </w:r>
                <w:r w:rsidR="004A11A6">
                  <w:rPr>
                    <w:rFonts w:ascii="Times New Roman" w:eastAsiaTheme="minorEastAsia" w:hAnsi="Times New Roman" w:cs="Times New Roman"/>
                    <w:b/>
                    <w:bCs/>
                    <w:sz w:val="18"/>
                    <w:szCs w:val="18"/>
                    <w:lang w:val="en-US"/>
                  </w:rPr>
                  <w:fldChar w:fldCharType="separate"/>
                </w:r>
                <w:r w:rsidR="00902A32" w:rsidRPr="00902A32">
                  <w:rPr>
                    <w:rFonts w:ascii="Times New Roman" w:eastAsiaTheme="minorEastAsia" w:hAnsi="Times New Roman" w:cs="Times New Roman"/>
                    <w:noProof/>
                    <w:sz w:val="18"/>
                    <w:szCs w:val="18"/>
                    <w:lang w:val="en-US"/>
                  </w:rPr>
                  <w:t>(Simon Washington, 2020)</w:t>
                </w:r>
                <w:r w:rsidR="004A11A6">
                  <w:rPr>
                    <w:rFonts w:ascii="Times New Roman" w:eastAsiaTheme="minorEastAsia" w:hAnsi="Times New Roman" w:cs="Times New Roman"/>
                    <w:b/>
                    <w:bCs/>
                    <w:sz w:val="18"/>
                    <w:szCs w:val="18"/>
                    <w:lang w:val="en-US"/>
                  </w:rPr>
                  <w:fldChar w:fldCharType="end"/>
                </w:r>
              </w:sdtContent>
            </w:sdt>
          </w:p>
        </w:tc>
        <w:tc>
          <w:tcPr>
            <w:tcW w:w="4135" w:type="dxa"/>
            <w:gridSpan w:val="3"/>
          </w:tcPr>
          <w:p w14:paraId="1DB9628F" w14:textId="29E2A2A9" w:rsidR="00BD599C" w:rsidRPr="00A32A99" w:rsidRDefault="00BD599C" w:rsidP="00930A5C">
            <w:pPr>
              <w:rPr>
                <w:rFonts w:ascii="Times New Roman" w:eastAsiaTheme="minorEastAsia" w:hAnsi="Times New Roman" w:cs="Times New Roman"/>
                <w:b/>
                <w:bCs/>
                <w:sz w:val="18"/>
                <w:szCs w:val="18"/>
                <w:lang w:val="en-US"/>
              </w:rPr>
            </w:pPr>
            <w:r>
              <w:rPr>
                <w:rFonts w:ascii="Times New Roman" w:eastAsiaTheme="minorEastAsia" w:hAnsi="Times New Roman" w:cs="Times New Roman"/>
                <w:b/>
                <w:bCs/>
                <w:sz w:val="18"/>
                <w:szCs w:val="18"/>
                <w:lang w:val="en-US"/>
              </w:rPr>
              <w:t>Specification found through the hierarchical approach</w:t>
            </w:r>
          </w:p>
        </w:tc>
      </w:tr>
      <w:tr w:rsidR="00BD599C" w:rsidRPr="00526476" w14:paraId="1BD4623B" w14:textId="77777777" w:rsidTr="00BD599C">
        <w:tc>
          <w:tcPr>
            <w:tcW w:w="2689" w:type="dxa"/>
          </w:tcPr>
          <w:p w14:paraId="5B34008B" w14:textId="77777777" w:rsidR="00BD599C" w:rsidRPr="00A32A99" w:rsidRDefault="00BD599C" w:rsidP="00930A5C">
            <w:pPr>
              <w:rPr>
                <w:rFonts w:ascii="Times New Roman" w:eastAsiaTheme="minorEastAsia" w:hAnsi="Times New Roman" w:cs="Times New Roman"/>
                <w:b/>
                <w:bCs/>
                <w:sz w:val="18"/>
                <w:szCs w:val="18"/>
                <w:lang w:val="en-US"/>
              </w:rPr>
            </w:pPr>
            <w:r w:rsidRPr="00A32A99">
              <w:rPr>
                <w:rFonts w:ascii="Times New Roman" w:eastAsiaTheme="minorEastAsia" w:hAnsi="Times New Roman" w:cs="Times New Roman"/>
                <w:b/>
                <w:bCs/>
                <w:sz w:val="18"/>
                <w:szCs w:val="18"/>
                <w:lang w:val="en-US"/>
              </w:rPr>
              <w:t>Parameter</w:t>
            </w:r>
          </w:p>
        </w:tc>
        <w:tc>
          <w:tcPr>
            <w:tcW w:w="992" w:type="dxa"/>
          </w:tcPr>
          <w:p w14:paraId="7505AC3C" w14:textId="66B6BDE3" w:rsidR="00BD599C" w:rsidRPr="00A32A99" w:rsidRDefault="00BD599C" w:rsidP="00930A5C">
            <w:pPr>
              <w:rPr>
                <w:rFonts w:ascii="Times New Roman" w:eastAsiaTheme="minorEastAsia" w:hAnsi="Times New Roman" w:cs="Times New Roman"/>
                <w:b/>
                <w:bCs/>
                <w:sz w:val="18"/>
                <w:szCs w:val="18"/>
                <w:lang w:val="en-US"/>
              </w:rPr>
            </w:pPr>
            <w:r>
              <w:rPr>
                <w:rFonts w:ascii="Times New Roman" w:eastAsiaTheme="minorEastAsia" w:hAnsi="Times New Roman" w:cs="Times New Roman"/>
                <w:b/>
                <w:bCs/>
                <w:sz w:val="18"/>
                <w:szCs w:val="18"/>
                <w:lang w:val="en-US"/>
              </w:rPr>
              <w:t>Estimate</w:t>
            </w:r>
          </w:p>
        </w:tc>
        <w:tc>
          <w:tcPr>
            <w:tcW w:w="1012" w:type="dxa"/>
          </w:tcPr>
          <w:p w14:paraId="75AD6E88" w14:textId="5C3B8F35" w:rsidR="00BD599C" w:rsidRPr="00A32A99" w:rsidRDefault="00BD599C" w:rsidP="00930A5C">
            <w:pPr>
              <w:rPr>
                <w:rFonts w:ascii="Times New Roman" w:eastAsiaTheme="minorEastAsia" w:hAnsi="Times New Roman" w:cs="Times New Roman"/>
                <w:b/>
                <w:bCs/>
                <w:sz w:val="18"/>
                <w:szCs w:val="18"/>
                <w:lang w:val="en-US"/>
              </w:rPr>
            </w:pPr>
            <w:r>
              <w:rPr>
                <w:rFonts w:ascii="Times New Roman" w:eastAsiaTheme="minorEastAsia" w:hAnsi="Times New Roman" w:cs="Times New Roman"/>
                <w:b/>
                <w:bCs/>
                <w:sz w:val="18"/>
                <w:szCs w:val="18"/>
                <w:lang w:val="en-US"/>
              </w:rPr>
              <w:t>p-value</w:t>
            </w:r>
          </w:p>
        </w:tc>
        <w:tc>
          <w:tcPr>
            <w:tcW w:w="1744" w:type="dxa"/>
          </w:tcPr>
          <w:p w14:paraId="0110EA09" w14:textId="100EAAB7" w:rsidR="00BD599C" w:rsidRDefault="00BD599C" w:rsidP="00930A5C">
            <w:pPr>
              <w:rPr>
                <w:rFonts w:ascii="Times New Roman" w:eastAsiaTheme="minorEastAsia" w:hAnsi="Times New Roman" w:cs="Times New Roman"/>
                <w:b/>
                <w:bCs/>
                <w:sz w:val="18"/>
                <w:szCs w:val="18"/>
                <w:lang w:val="en-US"/>
              </w:rPr>
            </w:pPr>
            <w:r>
              <w:rPr>
                <w:rFonts w:ascii="Times New Roman" w:eastAsiaTheme="minorEastAsia" w:hAnsi="Times New Roman" w:cs="Times New Roman"/>
                <w:b/>
                <w:bCs/>
                <w:sz w:val="18"/>
                <w:szCs w:val="18"/>
                <w:lang w:val="en-US"/>
              </w:rPr>
              <w:t>Parameter</w:t>
            </w:r>
          </w:p>
        </w:tc>
        <w:tc>
          <w:tcPr>
            <w:tcW w:w="1072" w:type="dxa"/>
          </w:tcPr>
          <w:p w14:paraId="1976579C" w14:textId="32339CBE" w:rsidR="00BD599C" w:rsidRPr="00A32A99" w:rsidRDefault="00BD599C" w:rsidP="00930A5C">
            <w:pPr>
              <w:rPr>
                <w:rFonts w:ascii="Times New Roman" w:eastAsiaTheme="minorEastAsia" w:hAnsi="Times New Roman" w:cs="Times New Roman"/>
                <w:b/>
                <w:bCs/>
                <w:sz w:val="18"/>
                <w:szCs w:val="18"/>
                <w:lang w:val="en-US"/>
              </w:rPr>
            </w:pPr>
            <w:r>
              <w:rPr>
                <w:rFonts w:ascii="Times New Roman" w:eastAsiaTheme="minorEastAsia" w:hAnsi="Times New Roman" w:cs="Times New Roman"/>
                <w:b/>
                <w:bCs/>
                <w:sz w:val="18"/>
                <w:szCs w:val="18"/>
                <w:lang w:val="en-US"/>
              </w:rPr>
              <w:t>Estimate</w:t>
            </w:r>
          </w:p>
        </w:tc>
        <w:tc>
          <w:tcPr>
            <w:tcW w:w="1319" w:type="dxa"/>
          </w:tcPr>
          <w:p w14:paraId="6C0BCD6B" w14:textId="078A0D9F" w:rsidR="00BD599C" w:rsidRPr="00A32A99" w:rsidRDefault="00BD599C" w:rsidP="00930A5C">
            <w:pPr>
              <w:rPr>
                <w:rFonts w:ascii="Times New Roman" w:eastAsiaTheme="minorEastAsia" w:hAnsi="Times New Roman" w:cs="Times New Roman"/>
                <w:b/>
                <w:bCs/>
                <w:sz w:val="18"/>
                <w:szCs w:val="18"/>
                <w:lang w:val="en-US"/>
              </w:rPr>
            </w:pPr>
            <w:r>
              <w:rPr>
                <w:rFonts w:ascii="Times New Roman" w:eastAsiaTheme="minorEastAsia" w:hAnsi="Times New Roman" w:cs="Times New Roman"/>
                <w:b/>
                <w:bCs/>
                <w:sz w:val="18"/>
                <w:szCs w:val="18"/>
                <w:lang w:val="en-US"/>
              </w:rPr>
              <w:t>p-value</w:t>
            </w:r>
          </w:p>
        </w:tc>
      </w:tr>
      <w:tr w:rsidR="00BD599C" w:rsidRPr="00526476" w14:paraId="6EC21A28" w14:textId="77777777" w:rsidTr="00BD599C">
        <w:tc>
          <w:tcPr>
            <w:tcW w:w="2689" w:type="dxa"/>
          </w:tcPr>
          <w:p w14:paraId="3DC93BB0" w14:textId="0E7C467D" w:rsidR="00BD599C" w:rsidRPr="00526476" w:rsidRDefault="00000000" w:rsidP="00BD599C">
            <w:pPr>
              <w:rPr>
                <w:rFonts w:ascii="Times New Roman" w:eastAsiaTheme="minorEastAsia" w:hAnsi="Times New Roman" w:cs="Times New Roman"/>
                <w:sz w:val="18"/>
                <w:szCs w:val="18"/>
                <w:lang w:val="en-US"/>
              </w:rPr>
            </w:pPr>
            <m:oMathPara>
              <m:oMath>
                <m:sSub>
                  <m:sSubPr>
                    <m:ctrlPr>
                      <w:ins w:id="307" w:author="Gonzalo Ríos" w:date="2026-04-16T23:25:00Z" w16du:dateUtc="2026-04-16T13:25:00Z">
                        <w:rPr>
                          <w:rFonts w:ascii="Cambria Math" w:eastAsiaTheme="minorEastAsia" w:hAnsi="Cambria Math" w:cs="Times New Roman"/>
                          <w:i/>
                          <w:sz w:val="18"/>
                          <w:szCs w:val="18"/>
                          <w:lang w:val="en-US"/>
                        </w:rPr>
                      </w:ins>
                    </m:ctrlPr>
                  </m:sSubPr>
                  <m:e>
                    <m:r>
                      <w:rPr>
                        <w:rFonts w:ascii="Cambria Math" w:eastAsiaTheme="minorEastAsia" w:hAnsi="Cambria Math" w:cs="Times New Roman"/>
                        <w:sz w:val="18"/>
                        <w:szCs w:val="18"/>
                        <w:lang w:val="en-US"/>
                      </w:rPr>
                      <m:t>α</m:t>
                    </m:r>
                  </m:e>
                  <m:sub>
                    <m:r>
                      <w:rPr>
                        <w:rFonts w:ascii="Cambria Math" w:eastAsiaTheme="minorEastAsia" w:hAnsi="Cambria Math" w:cs="Times New Roman"/>
                        <w:sz w:val="18"/>
                        <w:szCs w:val="18"/>
                        <w:lang w:val="en-US"/>
                      </w:rPr>
                      <m:t>0</m:t>
                    </m:r>
                  </m:sub>
                </m:sSub>
              </m:oMath>
            </m:oMathPara>
          </w:p>
        </w:tc>
        <w:tc>
          <w:tcPr>
            <w:tcW w:w="992" w:type="dxa"/>
          </w:tcPr>
          <w:p w14:paraId="6C03A900" w14:textId="2D17CAD8"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2.81</w:t>
            </w:r>
          </w:p>
        </w:tc>
        <w:tc>
          <w:tcPr>
            <w:tcW w:w="1012" w:type="dxa"/>
          </w:tcPr>
          <w:p w14:paraId="63774B93" w14:textId="098D91F5" w:rsidR="00BD599C" w:rsidRPr="00BD599C"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c>
          <w:tcPr>
            <w:tcW w:w="1744" w:type="dxa"/>
          </w:tcPr>
          <w:p w14:paraId="6FC1D3CA" w14:textId="77CA6804" w:rsidR="00BD599C" w:rsidRPr="00526476" w:rsidRDefault="00000000" w:rsidP="00BD599C">
            <w:pPr>
              <w:rPr>
                <w:rFonts w:ascii="Times New Roman" w:eastAsiaTheme="minorEastAsia" w:hAnsi="Times New Roman" w:cs="Times New Roman"/>
                <w:sz w:val="18"/>
                <w:szCs w:val="18"/>
                <w:lang w:val="en-US"/>
              </w:rPr>
            </w:pPr>
            <m:oMathPara>
              <m:oMath>
                <m:sSub>
                  <m:sSubPr>
                    <m:ctrlPr>
                      <w:ins w:id="308" w:author="Gonzalo Ríos" w:date="2026-04-16T23:13:00Z" w16du:dateUtc="2026-04-16T13:13:00Z">
                        <w:rPr>
                          <w:rFonts w:ascii="Cambria Math" w:eastAsiaTheme="minorEastAsia" w:hAnsi="Cambria Math" w:cs="Times New Roman"/>
                          <w:i/>
                          <w:sz w:val="18"/>
                          <w:szCs w:val="18"/>
                          <w:lang w:val="en-US"/>
                        </w:rPr>
                      </w:ins>
                    </m:ctrlPr>
                  </m:sSubPr>
                  <m:e>
                    <m:r>
                      <w:rPr>
                        <w:rFonts w:ascii="Cambria Math" w:eastAsiaTheme="minorEastAsia" w:hAnsi="Cambria Math" w:cs="Times New Roman"/>
                        <w:sz w:val="18"/>
                        <w:szCs w:val="18"/>
                        <w:lang w:val="en-US"/>
                      </w:rPr>
                      <m:t>α</m:t>
                    </m:r>
                  </m:e>
                  <m:sub>
                    <m:r>
                      <w:rPr>
                        <w:rFonts w:ascii="Cambria Math" w:eastAsiaTheme="minorEastAsia" w:hAnsi="Cambria Math" w:cs="Times New Roman"/>
                        <w:sz w:val="18"/>
                        <w:szCs w:val="18"/>
                        <w:lang w:val="en-US"/>
                      </w:rPr>
                      <m:t>0</m:t>
                    </m:r>
                  </m:sub>
                </m:sSub>
              </m:oMath>
            </m:oMathPara>
          </w:p>
        </w:tc>
        <w:tc>
          <w:tcPr>
            <w:tcW w:w="1072" w:type="dxa"/>
          </w:tcPr>
          <w:p w14:paraId="729B39DD" w14:textId="272F75F0"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-10.3774</w:t>
            </w:r>
          </w:p>
        </w:tc>
        <w:tc>
          <w:tcPr>
            <w:tcW w:w="1319" w:type="dxa"/>
          </w:tcPr>
          <w:p w14:paraId="4807CFF7" w14:textId="62CC4463"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r>
      <w:tr w:rsidR="00BD599C" w:rsidRPr="00526476" w14:paraId="1245DCCC" w14:textId="77777777" w:rsidTr="00BD599C">
        <w:tc>
          <w:tcPr>
            <w:tcW w:w="2689" w:type="dxa"/>
          </w:tcPr>
          <w:p w14:paraId="27727229" w14:textId="1DFEA796"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1 if the segment is considered as low-precipitation, 0 otherwise</w:t>
            </w:r>
          </w:p>
        </w:tc>
        <w:tc>
          <w:tcPr>
            <w:tcW w:w="992" w:type="dxa"/>
          </w:tcPr>
          <w:p w14:paraId="6C924BA9" w14:textId="6D31F44F"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-0.41</w:t>
            </w:r>
          </w:p>
        </w:tc>
        <w:tc>
          <w:tcPr>
            <w:tcW w:w="1012" w:type="dxa"/>
          </w:tcPr>
          <w:p w14:paraId="436D7826" w14:textId="71048F5B" w:rsidR="00BD599C" w:rsidRPr="00BD599C"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c>
          <w:tcPr>
            <w:tcW w:w="1744" w:type="dxa"/>
          </w:tcPr>
          <w:p w14:paraId="26EE90CD" w14:textId="2B056973"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Width per lane</w:t>
            </w:r>
          </w:p>
        </w:tc>
        <w:tc>
          <w:tcPr>
            <w:tcW w:w="1072" w:type="dxa"/>
          </w:tcPr>
          <w:p w14:paraId="59A7170E" w14:textId="51687FC0"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-0.0534</w:t>
            </w:r>
          </w:p>
        </w:tc>
        <w:tc>
          <w:tcPr>
            <w:tcW w:w="1319" w:type="dxa"/>
          </w:tcPr>
          <w:p w14:paraId="7A2C5856" w14:textId="30F9D745"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0.019</w:t>
            </w:r>
            <w:r>
              <w:rPr>
                <w:rFonts w:ascii="Times New Roman" w:eastAsiaTheme="minorEastAsia" w:hAnsi="Times New Roman" w:cs="Times New Roman"/>
                <w:sz w:val="18"/>
                <w:szCs w:val="18"/>
                <w:vertAlign w:val="superscript"/>
                <w:lang w:val="en-US"/>
              </w:rPr>
              <w:t>**</w:t>
            </w:r>
          </w:p>
        </w:tc>
      </w:tr>
      <w:tr w:rsidR="00BD599C" w:rsidRPr="00526476" w14:paraId="6F4E461A" w14:textId="77777777" w:rsidTr="00BD599C">
        <w:tc>
          <w:tcPr>
            <w:tcW w:w="2689" w:type="dxa"/>
          </w:tcPr>
          <w:p w14:paraId="1D3433D6" w14:textId="6840249B"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Grade breaks in the segment</w:t>
            </w:r>
          </w:p>
        </w:tc>
        <w:tc>
          <w:tcPr>
            <w:tcW w:w="992" w:type="dxa"/>
          </w:tcPr>
          <w:p w14:paraId="76B55548" w14:textId="68AE0667"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-0.05</w:t>
            </w:r>
          </w:p>
        </w:tc>
        <w:tc>
          <w:tcPr>
            <w:tcW w:w="1012" w:type="dxa"/>
          </w:tcPr>
          <w:p w14:paraId="2595A25E" w14:textId="31EC118D" w:rsidR="00BD599C" w:rsidRPr="00BD599C"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0.02</w:t>
            </w:r>
            <w:r>
              <w:rPr>
                <w:rFonts w:ascii="Times New Roman" w:eastAsiaTheme="minorEastAsia" w:hAnsi="Times New Roman" w:cs="Times New Roman"/>
                <w:sz w:val="18"/>
                <w:szCs w:val="18"/>
                <w:vertAlign w:val="superscript"/>
                <w:lang w:val="en-US"/>
              </w:rPr>
              <w:t>**</w:t>
            </w:r>
          </w:p>
        </w:tc>
        <w:tc>
          <w:tcPr>
            <w:tcW w:w="1744" w:type="dxa"/>
          </w:tcPr>
          <w:p w14:paraId="13156A4A" w14:textId="09AB2E55"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Number of curves</w:t>
            </w:r>
          </w:p>
        </w:tc>
        <w:tc>
          <w:tcPr>
            <w:tcW w:w="1072" w:type="dxa"/>
          </w:tcPr>
          <w:p w14:paraId="7882C9AF" w14:textId="7BC448D4"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0.0954</w:t>
            </w:r>
          </w:p>
        </w:tc>
        <w:tc>
          <w:tcPr>
            <w:tcW w:w="1319" w:type="dxa"/>
          </w:tcPr>
          <w:p w14:paraId="4C804119" w14:textId="342AFA42"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0.0009</w:t>
            </w:r>
            <w:r>
              <w:rPr>
                <w:rFonts w:ascii="Times New Roman" w:eastAsiaTheme="minorEastAsia" w:hAnsi="Times New Roman" w:cs="Times New Roman"/>
                <w:sz w:val="18"/>
                <w:szCs w:val="18"/>
                <w:vertAlign w:val="superscript"/>
                <w:lang w:val="en-US"/>
              </w:rPr>
              <w:t>***</w:t>
            </w:r>
          </w:p>
        </w:tc>
      </w:tr>
      <w:tr w:rsidR="00BD599C" w:rsidRPr="00526476" w14:paraId="10A5DC65" w14:textId="77777777" w:rsidTr="00BD599C">
        <w:tc>
          <w:tcPr>
            <w:tcW w:w="2689" w:type="dxa"/>
          </w:tcPr>
          <w:p w14:paraId="28E45479" w14:textId="25E55A19"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Friction</w:t>
            </w:r>
          </w:p>
        </w:tc>
        <w:tc>
          <w:tcPr>
            <w:tcW w:w="992" w:type="dxa"/>
          </w:tcPr>
          <w:p w14:paraId="5A8977B4" w14:textId="3F86D0C9"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-0.01</w:t>
            </w:r>
          </w:p>
        </w:tc>
        <w:tc>
          <w:tcPr>
            <w:tcW w:w="1012" w:type="dxa"/>
          </w:tcPr>
          <w:p w14:paraId="66C214BF" w14:textId="5B786F86" w:rsidR="00BD599C" w:rsidRPr="00BD599C" w:rsidRDefault="00BD599C" w:rsidP="00BD599C">
            <w:pPr>
              <w:rPr>
                <w:rFonts w:ascii="Times New Roman" w:eastAsiaTheme="minorEastAsia" w:hAnsi="Times New Roman" w:cs="Times New Roman"/>
                <w:sz w:val="18"/>
                <w:szCs w:val="18"/>
                <w:vertAlign w:val="superscript"/>
                <w:lang w:val="en-US"/>
              </w:rPr>
            </w:pPr>
            <w:r>
              <w:rPr>
                <w:rFonts w:ascii="Times New Roman" w:eastAsiaTheme="minorEastAsia" w:hAnsi="Times New Roman" w:cs="Times New Roman"/>
                <w:sz w:val="18"/>
                <w:szCs w:val="18"/>
                <w:lang w:val="en-US"/>
              </w:rPr>
              <w:t>0.05</w:t>
            </w:r>
            <w:r>
              <w:rPr>
                <w:rFonts w:ascii="Times New Roman" w:eastAsiaTheme="minorEastAsia" w:hAnsi="Times New Roman" w:cs="Times New Roman"/>
                <w:sz w:val="18"/>
                <w:szCs w:val="18"/>
                <w:vertAlign w:val="superscript"/>
                <w:lang w:val="en-US"/>
              </w:rPr>
              <w:t>*</w:t>
            </w:r>
          </w:p>
        </w:tc>
        <w:tc>
          <w:tcPr>
            <w:tcW w:w="1744" w:type="dxa"/>
          </w:tcPr>
          <w:p w14:paraId="5D6564BA" w14:textId="071D2649"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Tangent length</w:t>
            </w:r>
          </w:p>
        </w:tc>
        <w:tc>
          <w:tcPr>
            <w:tcW w:w="1072" w:type="dxa"/>
          </w:tcPr>
          <w:p w14:paraId="3EA2D3DB" w14:textId="6FCF7896"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0.1014</w:t>
            </w:r>
          </w:p>
        </w:tc>
        <w:tc>
          <w:tcPr>
            <w:tcW w:w="1319" w:type="dxa"/>
          </w:tcPr>
          <w:p w14:paraId="07A644B1" w14:textId="0551FEB1"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0.0606</w:t>
            </w:r>
            <w:r>
              <w:rPr>
                <w:rFonts w:ascii="Times New Roman" w:eastAsiaTheme="minorEastAsia" w:hAnsi="Times New Roman" w:cs="Times New Roman"/>
                <w:sz w:val="18"/>
                <w:szCs w:val="18"/>
                <w:vertAlign w:val="superscript"/>
                <w:lang w:val="en-US"/>
              </w:rPr>
              <w:t>*</w:t>
            </w:r>
          </w:p>
        </w:tc>
      </w:tr>
      <w:tr w:rsidR="00BD599C" w:rsidRPr="00526476" w14:paraId="2ECDCCD9" w14:textId="77777777" w:rsidTr="00BD599C">
        <w:tc>
          <w:tcPr>
            <w:tcW w:w="2689" w:type="dxa"/>
          </w:tcPr>
          <w:p w14:paraId="4604DAF8" w14:textId="00C9844C"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Exposure</w:t>
            </w:r>
          </w:p>
        </w:tc>
        <w:tc>
          <w:tcPr>
            <w:tcW w:w="992" w:type="dxa"/>
          </w:tcPr>
          <w:p w14:paraId="4351327C" w14:textId="1A1F21FC"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2.70</w:t>
            </w:r>
          </w:p>
        </w:tc>
        <w:tc>
          <w:tcPr>
            <w:tcW w:w="1012" w:type="dxa"/>
          </w:tcPr>
          <w:p w14:paraId="1D0AA973" w14:textId="365B4BEF" w:rsidR="00BD599C" w:rsidRPr="00BD599C" w:rsidRDefault="00BD599C" w:rsidP="00BD599C">
            <w:pPr>
              <w:rPr>
                <w:rFonts w:ascii="Times New Roman" w:eastAsiaTheme="minorEastAsia" w:hAnsi="Times New Roman" w:cs="Times New Roman"/>
                <w:sz w:val="18"/>
                <w:szCs w:val="18"/>
                <w:vertAlign w:val="superscript"/>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c>
          <w:tcPr>
            <w:tcW w:w="1744" w:type="dxa"/>
          </w:tcPr>
          <w:p w14:paraId="54061630" w14:textId="045262DD"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Number of interchanges</w:t>
            </w:r>
          </w:p>
        </w:tc>
        <w:tc>
          <w:tcPr>
            <w:tcW w:w="1072" w:type="dxa"/>
          </w:tcPr>
          <w:p w14:paraId="3D13518E" w14:textId="35A48ADE"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0.4192</w:t>
            </w:r>
          </w:p>
        </w:tc>
        <w:tc>
          <w:tcPr>
            <w:tcW w:w="1319" w:type="dxa"/>
          </w:tcPr>
          <w:p w14:paraId="292C97F1" w14:textId="047033D4"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r>
      <w:tr w:rsidR="00BD599C" w:rsidRPr="00526476" w14:paraId="62D24894" w14:textId="77777777" w:rsidTr="00BD599C">
        <w:tc>
          <w:tcPr>
            <w:tcW w:w="2689" w:type="dxa"/>
          </w:tcPr>
          <w:p w14:paraId="28386192" w14:textId="68C9AA70"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lastRenderedPageBreak/>
              <w:t>Number of interchanges</w:t>
            </w:r>
          </w:p>
        </w:tc>
        <w:tc>
          <w:tcPr>
            <w:tcW w:w="992" w:type="dxa"/>
          </w:tcPr>
          <w:p w14:paraId="1603F57C" w14:textId="7319639F"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0.15</w:t>
            </w:r>
          </w:p>
        </w:tc>
        <w:tc>
          <w:tcPr>
            <w:tcW w:w="1012" w:type="dxa"/>
          </w:tcPr>
          <w:p w14:paraId="30ED488D" w14:textId="78622721" w:rsidR="00BD599C" w:rsidRPr="00BD599C"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0.01</w:t>
            </w:r>
            <w:r>
              <w:rPr>
                <w:rFonts w:ascii="Times New Roman" w:eastAsiaTheme="minorEastAsia" w:hAnsi="Times New Roman" w:cs="Times New Roman"/>
                <w:sz w:val="18"/>
                <w:szCs w:val="18"/>
                <w:vertAlign w:val="superscript"/>
                <w:lang w:val="en-US"/>
              </w:rPr>
              <w:t>**</w:t>
            </w:r>
          </w:p>
        </w:tc>
        <w:tc>
          <w:tcPr>
            <w:tcW w:w="1744" w:type="dxa"/>
          </w:tcPr>
          <w:p w14:paraId="4F7652E4" w14:textId="67A76F6E"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Maximum grade difference</w:t>
            </w:r>
          </w:p>
        </w:tc>
        <w:tc>
          <w:tcPr>
            <w:tcW w:w="1072" w:type="dxa"/>
          </w:tcPr>
          <w:p w14:paraId="1A050D09" w14:textId="5F8102F0"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0.0769</w:t>
            </w:r>
          </w:p>
        </w:tc>
        <w:tc>
          <w:tcPr>
            <w:tcW w:w="1319" w:type="dxa"/>
          </w:tcPr>
          <w:p w14:paraId="4ED1D481" w14:textId="735A907E"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0.0855</w:t>
            </w:r>
            <w:r>
              <w:rPr>
                <w:rFonts w:ascii="Times New Roman" w:eastAsiaTheme="minorEastAsia" w:hAnsi="Times New Roman" w:cs="Times New Roman"/>
                <w:sz w:val="18"/>
                <w:szCs w:val="18"/>
                <w:vertAlign w:val="superscript"/>
                <w:lang w:val="en-US"/>
              </w:rPr>
              <w:t>*</w:t>
            </w:r>
          </w:p>
        </w:tc>
      </w:tr>
      <w:tr w:rsidR="00BD599C" w:rsidRPr="00526476" w14:paraId="46BE48CC" w14:textId="77777777" w:rsidTr="00BD599C">
        <w:tc>
          <w:tcPr>
            <w:tcW w:w="2689" w:type="dxa"/>
          </w:tcPr>
          <w:p w14:paraId="38374F4D" w14:textId="0769C5F4"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Number of curves</w:t>
            </w:r>
          </w:p>
        </w:tc>
        <w:tc>
          <w:tcPr>
            <w:tcW w:w="992" w:type="dxa"/>
          </w:tcPr>
          <w:p w14:paraId="3CEA0847" w14:textId="076DBA3D"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-0.16</w:t>
            </w:r>
          </w:p>
        </w:tc>
        <w:tc>
          <w:tcPr>
            <w:tcW w:w="1012" w:type="dxa"/>
          </w:tcPr>
          <w:p w14:paraId="794C5452" w14:textId="688411F3" w:rsidR="00BD599C" w:rsidRPr="00BD599C"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c>
          <w:tcPr>
            <w:tcW w:w="1744" w:type="dxa"/>
          </w:tcPr>
          <w:p w14:paraId="62EFC008" w14:textId="1D6AC32D"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Shoulder width</w:t>
            </w:r>
          </w:p>
        </w:tc>
        <w:tc>
          <w:tcPr>
            <w:tcW w:w="1072" w:type="dxa"/>
          </w:tcPr>
          <w:p w14:paraId="004BC767" w14:textId="746633C5"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-0.4338</w:t>
            </w:r>
          </w:p>
        </w:tc>
        <w:tc>
          <w:tcPr>
            <w:tcW w:w="1319" w:type="dxa"/>
          </w:tcPr>
          <w:p w14:paraId="762D6666" w14:textId="0FDD1277"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0.0411</w:t>
            </w:r>
            <w:r>
              <w:rPr>
                <w:rFonts w:ascii="Times New Roman" w:eastAsiaTheme="minorEastAsia" w:hAnsi="Times New Roman" w:cs="Times New Roman"/>
                <w:sz w:val="18"/>
                <w:szCs w:val="18"/>
                <w:vertAlign w:val="superscript"/>
                <w:lang w:val="en-US"/>
              </w:rPr>
              <w:t>**</w:t>
            </w:r>
          </w:p>
        </w:tc>
      </w:tr>
      <w:tr w:rsidR="00BD599C" w:rsidRPr="00526476" w14:paraId="2AA67DEB" w14:textId="77777777" w:rsidTr="00BD599C">
        <w:tc>
          <w:tcPr>
            <w:tcW w:w="2689" w:type="dxa"/>
          </w:tcPr>
          <w:p w14:paraId="0CFB97FF" w14:textId="5F77E934"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1 if the segment is considered as high snow</w:t>
            </w:r>
          </w:p>
        </w:tc>
        <w:tc>
          <w:tcPr>
            <w:tcW w:w="992" w:type="dxa"/>
          </w:tcPr>
          <w:p w14:paraId="2B02DBF8" w14:textId="6AC77719"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-0.18</w:t>
            </w:r>
          </w:p>
        </w:tc>
        <w:tc>
          <w:tcPr>
            <w:tcW w:w="1012" w:type="dxa"/>
          </w:tcPr>
          <w:p w14:paraId="27BD73C4" w14:textId="192A1D83" w:rsidR="00BD599C" w:rsidRPr="00BD599C" w:rsidRDefault="00BD599C" w:rsidP="00BD599C">
            <w:pPr>
              <w:rPr>
                <w:rFonts w:ascii="Times New Roman" w:eastAsiaTheme="minorEastAsia" w:hAnsi="Times New Roman" w:cs="Times New Roman"/>
                <w:sz w:val="18"/>
                <w:szCs w:val="18"/>
                <w:vertAlign w:val="superscript"/>
                <w:lang w:val="en-US"/>
              </w:rPr>
            </w:pPr>
            <w:r>
              <w:rPr>
                <w:rFonts w:ascii="Times New Roman" w:eastAsiaTheme="minorEastAsia" w:hAnsi="Times New Roman" w:cs="Times New Roman"/>
                <w:sz w:val="18"/>
                <w:szCs w:val="18"/>
                <w:lang w:val="en-US"/>
              </w:rPr>
              <w:t>0.01</w:t>
            </w:r>
            <w:r>
              <w:rPr>
                <w:rFonts w:ascii="Times New Roman" w:eastAsiaTheme="minorEastAsia" w:hAnsi="Times New Roman" w:cs="Times New Roman"/>
                <w:sz w:val="18"/>
                <w:szCs w:val="18"/>
                <w:vertAlign w:val="superscript"/>
                <w:lang w:val="en-US"/>
              </w:rPr>
              <w:t>**</w:t>
            </w:r>
          </w:p>
        </w:tc>
        <w:tc>
          <w:tcPr>
            <w:tcW w:w="1744" w:type="dxa"/>
          </w:tcPr>
          <w:p w14:paraId="7728A91A" w14:textId="23CE64A0" w:rsidR="00BD599C" w:rsidRPr="00526476" w:rsidRDefault="00000000" w:rsidP="00BD599C">
            <w:pPr>
              <w:rPr>
                <w:rFonts w:ascii="Times New Roman" w:eastAsiaTheme="minorEastAsia" w:hAnsi="Times New Roman" w:cs="Times New Roman"/>
                <w:sz w:val="18"/>
                <w:szCs w:val="18"/>
                <w:lang w:val="en-US"/>
              </w:rPr>
            </w:pPr>
            <m:oMathPara>
              <m:oMath>
                <m:sSub>
                  <m:sSubPr>
                    <m:ctrlPr>
                      <w:ins w:id="309" w:author="Gonzalo Ríos" w:date="2026-04-16T23:14:00Z" w16du:dateUtc="2026-04-16T13:14:00Z">
                        <w:rPr>
                          <w:rFonts w:ascii="Cambria Math" w:eastAsiaTheme="minorEastAsia" w:hAnsi="Cambria Math" w:cs="Times New Roman"/>
                          <w:i/>
                          <w:sz w:val="18"/>
                          <w:szCs w:val="18"/>
                          <w:lang w:val="en-US"/>
                        </w:rPr>
                      </w:ins>
                    </m:ctrlPr>
                  </m:sSubPr>
                  <m:e>
                    <m:r>
                      <w:rPr>
                        <w:rFonts w:ascii="Cambria Math" w:eastAsiaTheme="minorEastAsia" w:hAnsi="Cambria Math" w:cs="Times New Roman"/>
                        <w:sz w:val="18"/>
                        <w:szCs w:val="18"/>
                        <w:lang w:val="en-US"/>
                      </w:rPr>
                      <m:t>β</m:t>
                    </m:r>
                  </m:e>
                  <m:sub>
                    <m:r>
                      <w:rPr>
                        <w:rFonts w:ascii="Cambria Math" w:eastAsiaTheme="minorEastAsia" w:hAnsi="Cambria Math" w:cs="Times New Roman"/>
                        <w:sz w:val="18"/>
                        <w:szCs w:val="18"/>
                        <w:lang w:val="en-US"/>
                      </w:rPr>
                      <m:t>0</m:t>
                    </m:r>
                  </m:sub>
                </m:sSub>
              </m:oMath>
            </m:oMathPara>
          </w:p>
        </w:tc>
        <w:tc>
          <w:tcPr>
            <w:tcW w:w="1072" w:type="dxa"/>
          </w:tcPr>
          <w:p w14:paraId="2A0EE24C" w14:textId="2F1A297C"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5.3944</w:t>
            </w:r>
          </w:p>
        </w:tc>
        <w:tc>
          <w:tcPr>
            <w:tcW w:w="1319" w:type="dxa"/>
          </w:tcPr>
          <w:p w14:paraId="180C4B03" w14:textId="19B6541D"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r>
      <w:tr w:rsidR="00BD599C" w:rsidRPr="00526476" w14:paraId="1A45B59B" w14:textId="77777777" w:rsidTr="00BD599C">
        <w:tc>
          <w:tcPr>
            <w:tcW w:w="2689" w:type="dxa"/>
          </w:tcPr>
          <w:p w14:paraId="50397351" w14:textId="52D8323E" w:rsidR="00BD599C" w:rsidRPr="00526476" w:rsidRDefault="00BD599C" w:rsidP="00BD599C">
            <w:pPr>
              <w:rPr>
                <w:rFonts w:ascii="Times New Roman" w:eastAsiaTheme="minorEastAsia" w:hAnsi="Times New Roman" w:cs="Times New Roman"/>
                <w:sz w:val="18"/>
                <w:szCs w:val="18"/>
                <w:lang w:val="en-US"/>
              </w:rPr>
            </w:pPr>
          </w:p>
        </w:tc>
        <w:tc>
          <w:tcPr>
            <w:tcW w:w="992" w:type="dxa"/>
          </w:tcPr>
          <w:p w14:paraId="4709C730" w14:textId="66D1C0DD" w:rsidR="00BD599C" w:rsidRPr="00526476" w:rsidRDefault="00BD599C" w:rsidP="00BD599C">
            <w:pPr>
              <w:rPr>
                <w:rFonts w:ascii="Times New Roman" w:eastAsiaTheme="minorEastAsia" w:hAnsi="Times New Roman" w:cs="Times New Roman"/>
                <w:sz w:val="18"/>
                <w:szCs w:val="18"/>
                <w:lang w:val="en-US"/>
              </w:rPr>
            </w:pPr>
          </w:p>
        </w:tc>
        <w:tc>
          <w:tcPr>
            <w:tcW w:w="1012" w:type="dxa"/>
          </w:tcPr>
          <w:p w14:paraId="5D2B5154" w14:textId="1E8170D1" w:rsidR="00BD599C" w:rsidRPr="00BD599C" w:rsidRDefault="00BD599C" w:rsidP="00BD599C">
            <w:pPr>
              <w:rPr>
                <w:rFonts w:ascii="Times New Roman" w:eastAsiaTheme="minorEastAsia" w:hAnsi="Times New Roman" w:cs="Times New Roman"/>
                <w:sz w:val="18"/>
                <w:szCs w:val="18"/>
                <w:lang w:val="en-US"/>
              </w:rPr>
            </w:pPr>
          </w:p>
        </w:tc>
        <w:tc>
          <w:tcPr>
            <w:tcW w:w="1744" w:type="dxa"/>
          </w:tcPr>
          <w:p w14:paraId="1DB08BC7" w14:textId="3FF70858"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1 if the slope of the segment is flat, 0 otherwise</w:t>
            </w:r>
          </w:p>
        </w:tc>
        <w:tc>
          <w:tcPr>
            <w:tcW w:w="1072" w:type="dxa"/>
          </w:tcPr>
          <w:p w14:paraId="61DBFC00" w14:textId="02C59CC1"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-0.0769</w:t>
            </w:r>
          </w:p>
        </w:tc>
        <w:tc>
          <w:tcPr>
            <w:tcW w:w="1319" w:type="dxa"/>
          </w:tcPr>
          <w:p w14:paraId="4F5F68D6" w14:textId="721B3EC6"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0.0635</w:t>
            </w:r>
            <w:r>
              <w:rPr>
                <w:rFonts w:ascii="Times New Roman" w:eastAsiaTheme="minorEastAsia" w:hAnsi="Times New Roman" w:cs="Times New Roman"/>
                <w:sz w:val="18"/>
                <w:szCs w:val="18"/>
                <w:vertAlign w:val="superscript"/>
                <w:lang w:val="en-US"/>
              </w:rPr>
              <w:t>*</w:t>
            </w:r>
          </w:p>
        </w:tc>
      </w:tr>
      <w:tr w:rsidR="0074091B" w:rsidRPr="00526476" w14:paraId="50C353D7" w14:textId="77777777" w:rsidTr="00686DA9">
        <w:tc>
          <w:tcPr>
            <w:tcW w:w="8828" w:type="dxa"/>
            <w:gridSpan w:val="6"/>
          </w:tcPr>
          <w:p w14:paraId="0CA92A2A" w14:textId="35EF922F" w:rsidR="0074091B" w:rsidRPr="0074091B" w:rsidRDefault="0074091B" w:rsidP="00BD599C">
            <w:pPr>
              <w:rPr>
                <w:rFonts w:ascii="Times New Roman" w:eastAsiaTheme="minorEastAsia" w:hAnsi="Times New Roman" w:cs="Times New Roman"/>
                <w:b/>
                <w:bCs/>
                <w:i/>
                <w:iCs/>
                <w:sz w:val="18"/>
                <w:szCs w:val="18"/>
                <w:lang w:val="en-US"/>
              </w:rPr>
            </w:pPr>
            <w:r w:rsidRPr="0074091B">
              <w:rPr>
                <w:rFonts w:ascii="Times New Roman" w:eastAsiaTheme="minorEastAsia" w:hAnsi="Times New Roman" w:cs="Times New Roman"/>
                <w:b/>
                <w:bCs/>
                <w:i/>
                <w:iCs/>
                <w:sz w:val="18"/>
                <w:szCs w:val="18"/>
                <w:lang w:val="en-US"/>
              </w:rPr>
              <w:t>Random parameters</w:t>
            </w:r>
          </w:p>
        </w:tc>
      </w:tr>
      <w:tr w:rsidR="00BD599C" w:rsidRPr="00526476" w14:paraId="506A4FDB" w14:textId="77777777" w:rsidTr="00BD599C">
        <w:tc>
          <w:tcPr>
            <w:tcW w:w="2689" w:type="dxa"/>
          </w:tcPr>
          <w:p w14:paraId="7F54C94E" w14:textId="535C11BD" w:rsidR="00BD599C" w:rsidRPr="00526476" w:rsidRDefault="0074091B"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Exposure (Std. Dev.)</w:t>
            </w:r>
          </w:p>
        </w:tc>
        <w:tc>
          <w:tcPr>
            <w:tcW w:w="992" w:type="dxa"/>
          </w:tcPr>
          <w:p w14:paraId="72BBB8E8" w14:textId="0A177BF8" w:rsidR="00BD599C" w:rsidRPr="00526476" w:rsidRDefault="0074091B"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0.95</w:t>
            </w:r>
          </w:p>
        </w:tc>
        <w:tc>
          <w:tcPr>
            <w:tcW w:w="1012" w:type="dxa"/>
          </w:tcPr>
          <w:p w14:paraId="26B19AFD" w14:textId="41FBA020" w:rsidR="00BD599C" w:rsidRPr="00BD599C" w:rsidRDefault="0074091B"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c>
          <w:tcPr>
            <w:tcW w:w="1744" w:type="dxa"/>
          </w:tcPr>
          <w:p w14:paraId="264BB795" w14:textId="0307F6FB"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Std. Deviation (first level)</w:t>
            </w:r>
          </w:p>
        </w:tc>
        <w:tc>
          <w:tcPr>
            <w:tcW w:w="1072" w:type="dxa"/>
          </w:tcPr>
          <w:p w14:paraId="06939562" w14:textId="1A4427A6"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0.5558</w:t>
            </w:r>
          </w:p>
        </w:tc>
        <w:tc>
          <w:tcPr>
            <w:tcW w:w="1319" w:type="dxa"/>
          </w:tcPr>
          <w:p w14:paraId="66D6904A" w14:textId="43B1BD22"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r>
      <w:tr w:rsidR="00BD599C" w:rsidRPr="00526476" w14:paraId="05464984" w14:textId="77777777" w:rsidTr="00BD599C">
        <w:tc>
          <w:tcPr>
            <w:tcW w:w="2689" w:type="dxa"/>
          </w:tcPr>
          <w:p w14:paraId="198670C2" w14:textId="11960790" w:rsidR="00BD599C" w:rsidRPr="00526476" w:rsidRDefault="0074091B"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Number of interchanges (Std. Dev.)</w:t>
            </w:r>
          </w:p>
        </w:tc>
        <w:tc>
          <w:tcPr>
            <w:tcW w:w="992" w:type="dxa"/>
          </w:tcPr>
          <w:p w14:paraId="55A0810A" w14:textId="3B3A9E44" w:rsidR="00BD599C" w:rsidRPr="00526476" w:rsidRDefault="0074091B"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0.53</w:t>
            </w:r>
          </w:p>
        </w:tc>
        <w:tc>
          <w:tcPr>
            <w:tcW w:w="1012" w:type="dxa"/>
          </w:tcPr>
          <w:p w14:paraId="0983502D" w14:textId="1F325FC1" w:rsidR="00BD599C" w:rsidRPr="00BD599C" w:rsidRDefault="0074091B"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c>
          <w:tcPr>
            <w:tcW w:w="1744" w:type="dxa"/>
          </w:tcPr>
          <w:p w14:paraId="2E40DA45" w14:textId="639ABAF2"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Std. Deviation (sub level)</w:t>
            </w:r>
          </w:p>
        </w:tc>
        <w:tc>
          <w:tcPr>
            <w:tcW w:w="1072" w:type="dxa"/>
          </w:tcPr>
          <w:p w14:paraId="0DA78546" w14:textId="14B1932D"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0.2381</w:t>
            </w:r>
          </w:p>
        </w:tc>
        <w:tc>
          <w:tcPr>
            <w:tcW w:w="1319" w:type="dxa"/>
          </w:tcPr>
          <w:p w14:paraId="6EB0875F" w14:textId="7B67E64F" w:rsidR="00BD599C" w:rsidRPr="00526476" w:rsidRDefault="00BD599C"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r>
      <w:tr w:rsidR="00BD599C" w:rsidRPr="00526476" w14:paraId="6533EC43" w14:textId="77777777" w:rsidTr="00BD599C">
        <w:tc>
          <w:tcPr>
            <w:tcW w:w="2689" w:type="dxa"/>
          </w:tcPr>
          <w:p w14:paraId="0C271D38" w14:textId="3F3445E7" w:rsidR="00BD599C" w:rsidRPr="00526476" w:rsidRDefault="0074091B"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Number of curves (Std. Dev.)</w:t>
            </w:r>
          </w:p>
        </w:tc>
        <w:tc>
          <w:tcPr>
            <w:tcW w:w="992" w:type="dxa"/>
          </w:tcPr>
          <w:p w14:paraId="5398B07B" w14:textId="287B59D7" w:rsidR="00BD599C" w:rsidRPr="00526476" w:rsidRDefault="0074091B"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0.10</w:t>
            </w:r>
          </w:p>
        </w:tc>
        <w:tc>
          <w:tcPr>
            <w:tcW w:w="1012" w:type="dxa"/>
          </w:tcPr>
          <w:p w14:paraId="23B72EEF" w14:textId="6A903000" w:rsidR="00BD599C" w:rsidRPr="00BD599C" w:rsidRDefault="0074091B"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c>
          <w:tcPr>
            <w:tcW w:w="1744" w:type="dxa"/>
          </w:tcPr>
          <w:p w14:paraId="39C1C52A" w14:textId="759DA345" w:rsidR="00BD599C" w:rsidRPr="00526476" w:rsidRDefault="00BD599C" w:rsidP="00BD599C">
            <w:pPr>
              <w:rPr>
                <w:rFonts w:ascii="Times New Roman" w:eastAsiaTheme="minorEastAsia" w:hAnsi="Times New Roman" w:cs="Times New Roman"/>
                <w:sz w:val="18"/>
                <w:szCs w:val="18"/>
                <w:lang w:val="en-US"/>
              </w:rPr>
            </w:pPr>
          </w:p>
        </w:tc>
        <w:tc>
          <w:tcPr>
            <w:tcW w:w="1072" w:type="dxa"/>
          </w:tcPr>
          <w:p w14:paraId="45904EE8" w14:textId="0902569F" w:rsidR="00BD599C" w:rsidRPr="00526476" w:rsidRDefault="00BD599C" w:rsidP="00BD599C">
            <w:pPr>
              <w:rPr>
                <w:rFonts w:ascii="Times New Roman" w:eastAsiaTheme="minorEastAsia" w:hAnsi="Times New Roman" w:cs="Times New Roman"/>
                <w:sz w:val="18"/>
                <w:szCs w:val="18"/>
                <w:lang w:val="en-US"/>
              </w:rPr>
            </w:pPr>
          </w:p>
        </w:tc>
        <w:tc>
          <w:tcPr>
            <w:tcW w:w="1319" w:type="dxa"/>
          </w:tcPr>
          <w:p w14:paraId="4C2FEA14" w14:textId="77777777" w:rsidR="00BD599C" w:rsidRPr="00526476" w:rsidRDefault="00BD599C" w:rsidP="00BD599C">
            <w:pPr>
              <w:rPr>
                <w:rFonts w:ascii="Times New Roman" w:eastAsiaTheme="minorEastAsia" w:hAnsi="Times New Roman" w:cs="Times New Roman"/>
                <w:sz w:val="18"/>
                <w:szCs w:val="18"/>
                <w:lang w:val="en-US"/>
              </w:rPr>
            </w:pPr>
          </w:p>
        </w:tc>
      </w:tr>
      <w:tr w:rsidR="00BD599C" w:rsidRPr="00526476" w14:paraId="6883CCE8" w14:textId="77777777" w:rsidTr="00BD599C">
        <w:tc>
          <w:tcPr>
            <w:tcW w:w="2689" w:type="dxa"/>
          </w:tcPr>
          <w:p w14:paraId="22804141" w14:textId="6295DBBC" w:rsidR="00BD599C" w:rsidRPr="00526476" w:rsidRDefault="0074091B"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1 if the segment is considered as high snow (Std. Dev.)</w:t>
            </w:r>
          </w:p>
        </w:tc>
        <w:tc>
          <w:tcPr>
            <w:tcW w:w="992" w:type="dxa"/>
          </w:tcPr>
          <w:p w14:paraId="2D542B03" w14:textId="109C60AF" w:rsidR="00BD599C" w:rsidRPr="00526476" w:rsidRDefault="0074091B"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0.60</w:t>
            </w:r>
          </w:p>
        </w:tc>
        <w:tc>
          <w:tcPr>
            <w:tcW w:w="1012" w:type="dxa"/>
          </w:tcPr>
          <w:p w14:paraId="1102E81C" w14:textId="3C3C6FE6" w:rsidR="00BD599C" w:rsidRPr="00BD599C" w:rsidRDefault="0074091B"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c>
          <w:tcPr>
            <w:tcW w:w="1744" w:type="dxa"/>
          </w:tcPr>
          <w:p w14:paraId="28D308E1" w14:textId="3B8D75C5" w:rsidR="00BD599C" w:rsidRPr="00526476" w:rsidRDefault="00BD599C" w:rsidP="00BD599C">
            <w:pPr>
              <w:rPr>
                <w:rFonts w:ascii="Times New Roman" w:eastAsiaTheme="minorEastAsia" w:hAnsi="Times New Roman" w:cs="Times New Roman"/>
                <w:sz w:val="18"/>
                <w:szCs w:val="18"/>
                <w:lang w:val="en-US"/>
              </w:rPr>
            </w:pPr>
          </w:p>
        </w:tc>
        <w:tc>
          <w:tcPr>
            <w:tcW w:w="1072" w:type="dxa"/>
          </w:tcPr>
          <w:p w14:paraId="378F41BB" w14:textId="59B5A6F6" w:rsidR="00BD599C" w:rsidRPr="00526476" w:rsidRDefault="00BD599C" w:rsidP="00BD599C">
            <w:pPr>
              <w:rPr>
                <w:rFonts w:ascii="Times New Roman" w:eastAsiaTheme="minorEastAsia" w:hAnsi="Times New Roman" w:cs="Times New Roman"/>
                <w:sz w:val="18"/>
                <w:szCs w:val="18"/>
                <w:lang w:val="en-US"/>
              </w:rPr>
            </w:pPr>
          </w:p>
        </w:tc>
        <w:tc>
          <w:tcPr>
            <w:tcW w:w="1319" w:type="dxa"/>
          </w:tcPr>
          <w:p w14:paraId="0DD96852" w14:textId="77777777" w:rsidR="00BD599C" w:rsidRPr="00526476" w:rsidRDefault="00BD599C" w:rsidP="00BD599C">
            <w:pPr>
              <w:rPr>
                <w:rFonts w:ascii="Times New Roman" w:eastAsiaTheme="minorEastAsia" w:hAnsi="Times New Roman" w:cs="Times New Roman"/>
                <w:sz w:val="18"/>
                <w:szCs w:val="18"/>
                <w:lang w:val="en-US"/>
              </w:rPr>
            </w:pPr>
          </w:p>
        </w:tc>
      </w:tr>
      <w:tr w:rsidR="0074091B" w:rsidRPr="00526476" w14:paraId="7D1C001C" w14:textId="77777777" w:rsidTr="00D57D7F">
        <w:tc>
          <w:tcPr>
            <w:tcW w:w="8828" w:type="dxa"/>
            <w:gridSpan w:val="6"/>
          </w:tcPr>
          <w:p w14:paraId="52E02C9A" w14:textId="41EDB747" w:rsidR="0074091B" w:rsidRPr="0074091B" w:rsidRDefault="0074091B" w:rsidP="00BD599C">
            <w:pPr>
              <w:rPr>
                <w:rFonts w:ascii="Times New Roman" w:eastAsiaTheme="minorEastAsia" w:hAnsi="Times New Roman" w:cs="Times New Roman"/>
                <w:b/>
                <w:bCs/>
                <w:i/>
                <w:iCs/>
                <w:sz w:val="18"/>
                <w:szCs w:val="18"/>
                <w:lang w:val="en-US"/>
              </w:rPr>
            </w:pPr>
            <w:r w:rsidRPr="0074091B">
              <w:rPr>
                <w:rFonts w:ascii="Times New Roman" w:eastAsiaTheme="minorEastAsia" w:hAnsi="Times New Roman" w:cs="Times New Roman"/>
                <w:b/>
                <w:bCs/>
                <w:i/>
                <w:iCs/>
                <w:sz w:val="18"/>
                <w:szCs w:val="18"/>
                <w:lang w:val="en-US"/>
              </w:rPr>
              <w:t>Goodness of fit</w:t>
            </w:r>
          </w:p>
        </w:tc>
      </w:tr>
      <w:tr w:rsidR="0074091B" w:rsidRPr="00526476" w14:paraId="7B1A035C" w14:textId="77777777" w:rsidTr="0074091B">
        <w:tc>
          <w:tcPr>
            <w:tcW w:w="2689" w:type="dxa"/>
          </w:tcPr>
          <w:p w14:paraId="4A52634C" w14:textId="1177524E" w:rsidR="0074091B" w:rsidRDefault="0074091B"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BIC</w:t>
            </w:r>
          </w:p>
        </w:tc>
        <w:tc>
          <w:tcPr>
            <w:tcW w:w="2004" w:type="dxa"/>
            <w:gridSpan w:val="2"/>
            <w:vAlign w:val="center"/>
          </w:tcPr>
          <w:p w14:paraId="14934A8B" w14:textId="4D00D56C" w:rsidR="0074091B" w:rsidRPr="00BD599C" w:rsidRDefault="00B9649E" w:rsidP="0074091B">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1993</w:t>
            </w:r>
          </w:p>
        </w:tc>
        <w:tc>
          <w:tcPr>
            <w:tcW w:w="4135" w:type="dxa"/>
            <w:gridSpan w:val="3"/>
            <w:vAlign w:val="center"/>
          </w:tcPr>
          <w:p w14:paraId="42CE3026" w14:textId="42F01C8F" w:rsidR="0074091B" w:rsidRPr="00526476" w:rsidRDefault="00B9649E" w:rsidP="0074091B">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2034</w:t>
            </w:r>
          </w:p>
        </w:tc>
      </w:tr>
      <w:tr w:rsidR="0074091B" w:rsidRPr="00526476" w14:paraId="4E3822F2" w14:textId="77777777" w:rsidTr="0074091B">
        <w:tc>
          <w:tcPr>
            <w:tcW w:w="2689" w:type="dxa"/>
          </w:tcPr>
          <w:p w14:paraId="3663EB2C" w14:textId="6ADB1924" w:rsidR="0074091B" w:rsidRDefault="0074091B"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Log-Likelihood</w:t>
            </w:r>
          </w:p>
        </w:tc>
        <w:tc>
          <w:tcPr>
            <w:tcW w:w="2004" w:type="dxa"/>
            <w:gridSpan w:val="2"/>
            <w:vAlign w:val="center"/>
          </w:tcPr>
          <w:p w14:paraId="1EA5067A" w14:textId="3408655B" w:rsidR="0074091B" w:rsidRPr="00BD599C" w:rsidRDefault="00B9649E" w:rsidP="0074091B">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-956</w:t>
            </w:r>
          </w:p>
        </w:tc>
        <w:tc>
          <w:tcPr>
            <w:tcW w:w="4135" w:type="dxa"/>
            <w:gridSpan w:val="3"/>
            <w:vAlign w:val="center"/>
          </w:tcPr>
          <w:p w14:paraId="4B9C821B" w14:textId="108461A9" w:rsidR="0074091B" w:rsidRPr="00526476" w:rsidRDefault="00B9649E" w:rsidP="0074091B">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-986</w:t>
            </w:r>
          </w:p>
        </w:tc>
      </w:tr>
      <w:tr w:rsidR="00BA2CA5" w:rsidRPr="00526476" w14:paraId="6B2043E4" w14:textId="77777777" w:rsidTr="0074091B">
        <w:tc>
          <w:tcPr>
            <w:tcW w:w="2689" w:type="dxa"/>
          </w:tcPr>
          <w:p w14:paraId="39D0D12D" w14:textId="5DC63C1E" w:rsidR="00BA2CA5" w:rsidRDefault="00BA2CA5"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MSE</w:t>
            </w:r>
          </w:p>
        </w:tc>
        <w:tc>
          <w:tcPr>
            <w:tcW w:w="2004" w:type="dxa"/>
            <w:gridSpan w:val="2"/>
            <w:vAlign w:val="center"/>
          </w:tcPr>
          <w:p w14:paraId="1AF58E8E" w14:textId="281E5792" w:rsidR="00BA2CA5" w:rsidRDefault="00BA2CA5" w:rsidP="0074091B">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792.52</w:t>
            </w:r>
          </w:p>
        </w:tc>
        <w:tc>
          <w:tcPr>
            <w:tcW w:w="4135" w:type="dxa"/>
            <w:gridSpan w:val="3"/>
            <w:vAlign w:val="center"/>
          </w:tcPr>
          <w:p w14:paraId="596AA3F1" w14:textId="0BCD1243" w:rsidR="00BA2CA5" w:rsidRDefault="00BA2CA5" w:rsidP="0074091B">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313.01</w:t>
            </w:r>
          </w:p>
        </w:tc>
      </w:tr>
      <w:tr w:rsidR="00BA2CA5" w:rsidRPr="00526476" w14:paraId="36DDF772" w14:textId="77777777" w:rsidTr="0074091B">
        <w:tc>
          <w:tcPr>
            <w:tcW w:w="2689" w:type="dxa"/>
          </w:tcPr>
          <w:p w14:paraId="435C4722" w14:textId="23BA9126" w:rsidR="00BA2CA5" w:rsidRDefault="00BA2CA5"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MAE</w:t>
            </w:r>
          </w:p>
        </w:tc>
        <w:tc>
          <w:tcPr>
            <w:tcW w:w="2004" w:type="dxa"/>
            <w:gridSpan w:val="2"/>
            <w:vAlign w:val="center"/>
          </w:tcPr>
          <w:p w14:paraId="4621A9EF" w14:textId="3FCA32BA" w:rsidR="00BA2CA5" w:rsidRDefault="00BA2CA5" w:rsidP="0074091B">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28.13</w:t>
            </w:r>
          </w:p>
        </w:tc>
        <w:tc>
          <w:tcPr>
            <w:tcW w:w="4135" w:type="dxa"/>
            <w:gridSpan w:val="3"/>
            <w:vAlign w:val="center"/>
          </w:tcPr>
          <w:p w14:paraId="148113B6" w14:textId="32462D4F" w:rsidR="00BA2CA5" w:rsidRDefault="00BA2CA5" w:rsidP="0074091B">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17.69</w:t>
            </w:r>
          </w:p>
        </w:tc>
      </w:tr>
      <w:tr w:rsidR="00BA2CA5" w:rsidRPr="00526476" w14:paraId="4DEE0A17" w14:textId="77777777" w:rsidTr="0074091B">
        <w:tc>
          <w:tcPr>
            <w:tcW w:w="2689" w:type="dxa"/>
          </w:tcPr>
          <w:p w14:paraId="357C2A14" w14:textId="2E50413D" w:rsidR="00BA2CA5" w:rsidRDefault="00BA2CA5" w:rsidP="00BD599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RMSE</w:t>
            </w:r>
          </w:p>
        </w:tc>
        <w:tc>
          <w:tcPr>
            <w:tcW w:w="2004" w:type="dxa"/>
            <w:gridSpan w:val="2"/>
            <w:vAlign w:val="center"/>
          </w:tcPr>
          <w:p w14:paraId="77670C1E" w14:textId="22B1E870" w:rsidR="00BA2CA5" w:rsidRDefault="00BA2CA5" w:rsidP="0074091B">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16.88</w:t>
            </w:r>
          </w:p>
        </w:tc>
        <w:tc>
          <w:tcPr>
            <w:tcW w:w="4135" w:type="dxa"/>
            <w:gridSpan w:val="3"/>
            <w:vAlign w:val="center"/>
          </w:tcPr>
          <w:p w14:paraId="4748C658" w14:textId="478D67F6" w:rsidR="00BA2CA5" w:rsidRDefault="00BA2CA5" w:rsidP="0074091B">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9.85</w:t>
            </w:r>
          </w:p>
        </w:tc>
      </w:tr>
    </w:tbl>
    <w:p w14:paraId="1F5D6F30" w14:textId="77777777" w:rsidR="000974E7" w:rsidRDefault="000974E7" w:rsidP="00CC7697">
      <w:pPr>
        <w:jc w:val="both"/>
        <w:rPr>
          <w:rFonts w:ascii="Times New Roman" w:eastAsiaTheme="minorEastAsia" w:hAnsi="Times New Roman" w:cs="Times New Roman"/>
          <w:sz w:val="24"/>
          <w:szCs w:val="24"/>
          <w:lang w:val="en-US"/>
        </w:rPr>
      </w:pPr>
    </w:p>
    <w:p w14:paraId="4623C3D1" w14:textId="0D7BD1CC" w:rsidR="00827D49" w:rsidRDefault="00827D49" w:rsidP="00CC7697">
      <w:pPr>
        <w:jc w:val="both"/>
        <w:rPr>
          <w:ins w:id="310" w:author="Gonzalo Ríos" w:date="2026-05-06T10:56:00Z" w16du:dateUtc="2026-05-06T00:56:00Z"/>
          <w:rFonts w:ascii="Times New Roman" w:eastAsiaTheme="minorEastAsia" w:hAnsi="Times New Roman" w:cs="Times New Roman"/>
          <w:sz w:val="24"/>
          <w:szCs w:val="24"/>
          <w:lang w:val="en-US"/>
        </w:rPr>
      </w:pPr>
      <w:ins w:id="311" w:author="Gonzalo Ríos" w:date="2026-05-06T10:56:00Z" w16du:dateUtc="2026-05-06T00:56:00Z">
        <w:r>
          <w:rPr>
            <w:rFonts w:ascii="Times New Roman" w:eastAsiaTheme="minorEastAsia" w:hAnsi="Times New Roman" w:cs="Times New Roman"/>
            <w:sz w:val="24"/>
            <w:szCs w:val="24"/>
            <w:lang w:val="en-US"/>
          </w:rPr>
          <w:t>Figure 1 shows the fitted values from both the specification found in literature and the hierarchical framework. Both models capture a positive relationship between AADT and crashes, which is consistent with exposure theory on road safety analysis. However, the literature model shows much higher dispersion, especially at medium and high levels of AADT, along with many extreme fitted values and larger vertical spread for similar AADT values. As a result, this model is more sensitive to noise or omitted variables in the specification, likely to overreact to combinations of covariates, which suggests unstructured heterogeneity in the model. In contrast, the hierarchical approach shows a tighter cloud of points with fewer extreme predictions and more stable behavior across AADT levels, denoting that extreme predictions are pulled toward the mean.</w:t>
        </w:r>
      </w:ins>
    </w:p>
    <w:p w14:paraId="76327912" w14:textId="77777777" w:rsidR="00827D49" w:rsidRPr="004473DC" w:rsidRDefault="00827D49" w:rsidP="00827D49">
      <w:pPr>
        <w:jc w:val="both"/>
        <w:rPr>
          <w:ins w:id="312" w:author="Gonzalo Ríos" w:date="2026-05-06T10:56:00Z" w16du:dateUtc="2026-05-06T00:56:00Z"/>
          <w:rFonts w:ascii="Times New Roman" w:eastAsiaTheme="minorEastAsia" w:hAnsi="Times New Roman" w:cs="Times New Roman"/>
          <w:b/>
          <w:bCs/>
          <w:sz w:val="24"/>
          <w:szCs w:val="24"/>
          <w:lang w:val="en-US"/>
        </w:rPr>
      </w:pPr>
      <w:ins w:id="313" w:author="Gonzalo Ríos" w:date="2026-05-06T10:56:00Z" w16du:dateUtc="2026-05-06T00:56:00Z">
        <w:r w:rsidRPr="004473DC">
          <w:rPr>
            <w:rFonts w:ascii="Times New Roman" w:eastAsiaTheme="minorEastAsia" w:hAnsi="Times New Roman" w:cs="Times New Roman"/>
            <w:b/>
            <w:bCs/>
            <w:sz w:val="24"/>
            <w:szCs w:val="24"/>
            <w:lang w:val="en-US"/>
          </w:rPr>
          <w:t xml:space="preserve">Figure 1: </w:t>
        </w:r>
        <w:r w:rsidRPr="002879DD">
          <w:rPr>
            <w:rFonts w:ascii="Times New Roman" w:eastAsiaTheme="minorEastAsia" w:hAnsi="Times New Roman" w:cs="Times New Roman"/>
            <w:b/>
            <w:bCs/>
            <w:sz w:val="24"/>
            <w:szCs w:val="24"/>
            <w:lang w:val="en-US"/>
          </w:rPr>
          <w:t>Literature</w:t>
        </w:r>
        <w:r w:rsidRPr="004473DC">
          <w:rPr>
            <w:rFonts w:ascii="Times New Roman" w:eastAsiaTheme="minorEastAsia" w:hAnsi="Times New Roman" w:cs="Times New Roman"/>
            <w:b/>
            <w:bCs/>
            <w:sz w:val="24"/>
            <w:szCs w:val="24"/>
            <w:lang w:val="en-US"/>
          </w:rPr>
          <w:t xml:space="preserve"> specification and hierarchical framework fitted values against AADT for the Washington dataset</w:t>
        </w:r>
      </w:ins>
    </w:p>
    <w:p w14:paraId="2AE868FB" w14:textId="46D2F2C0" w:rsidR="00827D49" w:rsidRDefault="00BD1B72" w:rsidP="00CC7697">
      <w:pPr>
        <w:jc w:val="both"/>
        <w:rPr>
          <w:ins w:id="314" w:author="Gonzalo Ríos" w:date="2026-05-06T10:56:00Z" w16du:dateUtc="2026-05-06T00:56:00Z"/>
          <w:rFonts w:ascii="Times New Roman" w:eastAsiaTheme="minorEastAsia" w:hAnsi="Times New Roman" w:cs="Times New Roman"/>
          <w:sz w:val="24"/>
          <w:szCs w:val="24"/>
          <w:lang w:val="en-US"/>
        </w:rPr>
      </w:pPr>
      <w:ins w:id="315" w:author="Gonzalo Ríos" w:date="2026-05-28T23:14:00Z" w16du:dateUtc="2026-05-28T13:14:00Z">
        <w:r>
          <w:rPr>
            <w:rFonts w:ascii="Times New Roman" w:eastAsiaTheme="minorEastAsia" w:hAnsi="Times New Roman" w:cs="Times New Roman"/>
            <w:noProof/>
            <w:sz w:val="24"/>
            <w:szCs w:val="24"/>
            <w:lang w:val="en-US"/>
          </w:rPr>
          <w:lastRenderedPageBreak/>
          <w:drawing>
            <wp:inline distT="0" distB="0" distL="0" distR="0" wp14:anchorId="06F61BF8" wp14:editId="26B347B7">
              <wp:extent cx="5607050" cy="3924300"/>
              <wp:effectExtent l="0" t="0" r="0" b="0"/>
              <wp:docPr id="1492396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7050" cy="3924300"/>
                      </a:xfrm>
                      <a:prstGeom prst="rect">
                        <a:avLst/>
                      </a:prstGeom>
                      <a:noFill/>
                      <a:ln>
                        <a:noFill/>
                      </a:ln>
                    </pic:spPr>
                  </pic:pic>
                </a:graphicData>
              </a:graphic>
            </wp:inline>
          </w:drawing>
        </w:r>
      </w:ins>
    </w:p>
    <w:p w14:paraId="66F667D1" w14:textId="3097AF10" w:rsidR="005A4FC4" w:rsidRDefault="00CC7697" w:rsidP="00CC7697">
      <w:pPr>
        <w:jc w:val="both"/>
        <w:rPr>
          <w:rFonts w:ascii="Times New Roman" w:eastAsiaTheme="minorEastAsia" w:hAnsi="Times New Roman" w:cs="Times New Roman"/>
          <w:sz w:val="24"/>
          <w:szCs w:val="24"/>
          <w:lang w:val="en-US"/>
        </w:rPr>
      </w:pPr>
      <w:r w:rsidRPr="00CC7697">
        <w:rPr>
          <w:rFonts w:ascii="Times New Roman" w:eastAsiaTheme="minorEastAsia" w:hAnsi="Times New Roman" w:cs="Times New Roman"/>
          <w:sz w:val="24"/>
          <w:szCs w:val="24"/>
          <w:lang w:val="en-US"/>
        </w:rPr>
        <w:t>The results</w:t>
      </w:r>
      <w:r>
        <w:rPr>
          <w:rFonts w:ascii="Times New Roman" w:eastAsiaTheme="minorEastAsia" w:hAnsi="Times New Roman" w:cs="Times New Roman"/>
          <w:sz w:val="24"/>
          <w:szCs w:val="24"/>
          <w:lang w:val="en-US"/>
        </w:rPr>
        <w:t xml:space="preserve"> for Queensland Heavy Vehicles are shown in Table 2. The specification used as benchmark is a model fitted through an iterative search, given that the specification found in the literature is a case-control of the dataset used for the analysis. The variables used are the Average Annual Daily Travel (AADT), the total width</w:t>
      </w:r>
      <w:r w:rsidR="005A4FC4">
        <w:rPr>
          <w:rFonts w:ascii="Times New Roman" w:eastAsiaTheme="minorEastAsia" w:hAnsi="Times New Roman" w:cs="Times New Roman"/>
          <w:sz w:val="24"/>
          <w:szCs w:val="24"/>
          <w:lang w:val="en-US"/>
        </w:rPr>
        <w:t xml:space="preserve"> of the segment</w:t>
      </w:r>
      <w:r>
        <w:rPr>
          <w:rFonts w:ascii="Times New Roman" w:eastAsiaTheme="minorEastAsia" w:hAnsi="Times New Roman" w:cs="Times New Roman"/>
          <w:sz w:val="24"/>
          <w:szCs w:val="24"/>
          <w:lang w:val="en-US"/>
        </w:rPr>
        <w:t xml:space="preserve"> (in meters), the number of lanes, an indicator function if the segment is a high-speed road segment, an indicator function if the segment is a medium-speed road segment, an indicator function if the road segment is </w:t>
      </w:r>
      <w:r w:rsidR="005A4FC4">
        <w:rPr>
          <w:rFonts w:ascii="Times New Roman" w:eastAsiaTheme="minorEastAsia" w:hAnsi="Times New Roman" w:cs="Times New Roman"/>
          <w:sz w:val="24"/>
          <w:szCs w:val="24"/>
          <w:lang w:val="en-US"/>
        </w:rPr>
        <w:t>urban single carriageway, an indicator function if the road segment is urban dual carriageway, an indicator function if the road segment is rural single carriageway, and an indicator function if the road segment is rural dual single carriageway, along with the speed limit (in km / hr.) and the multi-combination vehicular traffic.</w:t>
      </w:r>
    </w:p>
    <w:p w14:paraId="04B8E4E3" w14:textId="21F7D568" w:rsidR="00B9649E" w:rsidRDefault="00B9649E" w:rsidP="00CC7697">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The comparison between the benchmark model and the hierarchical specification shows a more nuanced trade-off between explanatory structure and predictive performance. Regarding parameters, both models are broadly consistent in direction in terms of multi-combination vehicular traffic, which shows a strong positive association with crashes in both cases, though the magnitude is smaller in the hierarchical model (0.92 vs 2.28), suggesting that part of its effect in the benchmark model may have been inflated due to omitted variables or lack of structure.</w:t>
      </w:r>
    </w:p>
    <w:p w14:paraId="14A11F77" w14:textId="647F8ADD" w:rsidR="001458B5" w:rsidRDefault="001458B5" w:rsidP="00CC7697">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The rural single carriageway with high-speed limit indicator is also positive and highly significant in both models, with a larger effect in the hierarchical specification (1.38 vs 0.54), indicating improved identification of high-risk road types. A key structural difference is the replacement of the number of lanes, which is negative in the benchmark model, with total </w:t>
      </w:r>
      <w:r>
        <w:rPr>
          <w:rFonts w:ascii="Times New Roman" w:eastAsiaTheme="minorEastAsia" w:hAnsi="Times New Roman" w:cs="Times New Roman"/>
          <w:sz w:val="24"/>
          <w:szCs w:val="24"/>
          <w:lang w:val="en-US"/>
        </w:rPr>
        <w:lastRenderedPageBreak/>
        <w:t xml:space="preserve">width, which is also negative in the hierarchical model. This is conceptually consistent, as both capture road capacity or space. The hierarchical model also introduces an additional level </w:t>
      </w:r>
      <m:oMath>
        <m:r>
          <w:rPr>
            <w:rFonts w:ascii="Cambria Math" w:eastAsiaTheme="minorEastAsia" w:hAnsi="Cambria Math" w:cs="Times New Roman"/>
            <w:sz w:val="24"/>
            <w:szCs w:val="24"/>
            <w:lang w:val="en-US"/>
          </w:rPr>
          <m:t>(</m:t>
        </m:r>
        <m:sSub>
          <m:sSubPr>
            <m:ctrlPr>
              <w:ins w:id="316" w:author="Gonzalo Ríos" w:date="2026-04-17T01:15:00Z" w16du:dateUtc="2026-04-16T15:15:00Z">
                <w:rPr>
                  <w:rFonts w:ascii="Cambria Math" w:eastAsiaTheme="minorEastAsia" w:hAnsi="Cambria Math" w:cs="Times New Roman"/>
                  <w:i/>
                  <w:sz w:val="24"/>
                  <w:szCs w:val="24"/>
                  <w:lang w:val="en-US"/>
                </w:rPr>
              </w:ins>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m:t>
        </m:r>
      </m:oMath>
      <w:r>
        <w:rPr>
          <w:rFonts w:ascii="Times New Roman" w:eastAsiaTheme="minorEastAsia" w:hAnsi="Times New Roman" w:cs="Times New Roman"/>
          <w:sz w:val="24"/>
          <w:szCs w:val="24"/>
          <w:lang w:val="en-US"/>
        </w:rPr>
        <w:t xml:space="preserve"> and a secondary rural indicator, capturing within group variability that is absent in the benchmark.</w:t>
      </w:r>
    </w:p>
    <w:p w14:paraId="56DEB52C" w14:textId="36920C99" w:rsidR="001458B5" w:rsidRDefault="001458B5" w:rsidP="00CC7697">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In terms of the goodness of fit, the benchmark model shows a lower BIC (642 vs 668) and a marginally higher log-likelihood (-302.32 vs -303.81). Regarding predictive performance, the hierarchical model improves MSE (0.059 vs 0.071) and RMSE (0.243 vs 0.267), along with a better MAE (0.087 vs 0.092).</w:t>
      </w:r>
    </w:p>
    <w:p w14:paraId="7932C0D6" w14:textId="646EA323" w:rsidR="001458B5" w:rsidRDefault="001458B5" w:rsidP="00CC7697">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Overall, the hierarchical model’s smaller coefficient for heavy vehicles may reflect a more realistic marginal effect once heterogeneity is accounted for. Finally, while the benchmark model does not include random parameters, the hierarchical model captures structured variability through two variance components (first and sub-level), though with relatively small magnitudes and only marginal statistical significance, suggesting that heterogeneity exists but is not pronounced. As a result, the hierarchical model provides a more theoretically grounded specification with gains in average predictive accuracy and similar fit, </w:t>
      </w:r>
      <w:r w:rsidR="00D2611C">
        <w:rPr>
          <w:rFonts w:ascii="Times New Roman" w:eastAsiaTheme="minorEastAsia" w:hAnsi="Times New Roman" w:cs="Times New Roman"/>
          <w:sz w:val="24"/>
          <w:szCs w:val="24"/>
          <w:lang w:val="en-US"/>
        </w:rPr>
        <w:t>though the benefits of the hierarchical approach may depend on the complexity and heterogeneity of the underlying data in this case.</w:t>
      </w:r>
    </w:p>
    <w:p w14:paraId="6A576F2F" w14:textId="77777777" w:rsidR="00CD2CF4" w:rsidRDefault="00CD2CF4" w:rsidP="00CC7697">
      <w:pPr>
        <w:jc w:val="both"/>
        <w:rPr>
          <w:rFonts w:ascii="Times New Roman" w:eastAsiaTheme="minorEastAsia" w:hAnsi="Times New Roman" w:cs="Times New Roman"/>
          <w:b/>
          <w:bCs/>
          <w:sz w:val="24"/>
          <w:szCs w:val="24"/>
          <w:lang w:val="en-US"/>
        </w:rPr>
      </w:pPr>
    </w:p>
    <w:p w14:paraId="6B48C051" w14:textId="7E61005A" w:rsidR="00E840BC" w:rsidRPr="00CD2CF4" w:rsidRDefault="00E840BC" w:rsidP="00CC7697">
      <w:pPr>
        <w:jc w:val="both"/>
        <w:rPr>
          <w:rFonts w:ascii="Times New Roman" w:eastAsiaTheme="minorEastAsia" w:hAnsi="Times New Roman" w:cs="Times New Roman"/>
          <w:b/>
          <w:bCs/>
          <w:sz w:val="24"/>
          <w:szCs w:val="24"/>
          <w:lang w:val="en-US"/>
        </w:rPr>
      </w:pPr>
      <w:r w:rsidRPr="00CD2CF4">
        <w:rPr>
          <w:rFonts w:ascii="Times New Roman" w:eastAsiaTheme="minorEastAsia" w:hAnsi="Times New Roman" w:cs="Times New Roman"/>
          <w:b/>
          <w:bCs/>
          <w:sz w:val="24"/>
          <w:szCs w:val="24"/>
          <w:lang w:val="en-US"/>
        </w:rPr>
        <w:t xml:space="preserve">Table </w:t>
      </w:r>
      <w:r w:rsidR="003B0E8E" w:rsidRPr="00CD2CF4">
        <w:rPr>
          <w:rFonts w:ascii="Times New Roman" w:eastAsiaTheme="minorEastAsia" w:hAnsi="Times New Roman" w:cs="Times New Roman"/>
          <w:b/>
          <w:bCs/>
          <w:sz w:val="24"/>
          <w:szCs w:val="24"/>
          <w:lang w:val="en-US"/>
        </w:rPr>
        <w:t>2</w:t>
      </w:r>
      <w:r w:rsidRPr="00CD2CF4">
        <w:rPr>
          <w:rFonts w:ascii="Times New Roman" w:eastAsiaTheme="minorEastAsia" w:hAnsi="Times New Roman" w:cs="Times New Roman"/>
          <w:b/>
          <w:bCs/>
          <w:sz w:val="24"/>
          <w:szCs w:val="24"/>
          <w:lang w:val="en-US"/>
        </w:rPr>
        <w:t xml:space="preserve">: </w:t>
      </w:r>
      <w:r w:rsidR="003B0E8E" w:rsidRPr="00CD2CF4">
        <w:rPr>
          <w:rFonts w:ascii="Times New Roman" w:eastAsiaTheme="minorEastAsia" w:hAnsi="Times New Roman" w:cs="Times New Roman"/>
          <w:b/>
          <w:bCs/>
          <w:sz w:val="24"/>
          <w:szCs w:val="24"/>
          <w:lang w:val="en-US"/>
        </w:rPr>
        <w:t>Specification between complete pooling and hierarchical approach for the Heavy Vehicles QLD dataset</w:t>
      </w:r>
      <w:r w:rsidRPr="00CD2CF4">
        <w:rPr>
          <w:rFonts w:ascii="Times New Roman" w:eastAsiaTheme="minorEastAsia" w:hAnsi="Times New Roman" w:cs="Times New Roman"/>
          <w:b/>
          <w:bCs/>
          <w:sz w:val="24"/>
          <w:szCs w:val="24"/>
          <w:lang w:val="en-US"/>
        </w:rPr>
        <w:t>.</w:t>
      </w:r>
    </w:p>
    <w:tbl>
      <w:tblPr>
        <w:tblStyle w:val="Tablaconcuadrcula"/>
        <w:tblW w:w="0" w:type="auto"/>
        <w:tblLook w:val="04A0" w:firstRow="1" w:lastRow="0" w:firstColumn="1" w:lastColumn="0" w:noHBand="0" w:noVBand="1"/>
      </w:tblPr>
      <w:tblGrid>
        <w:gridCol w:w="2405"/>
        <w:gridCol w:w="992"/>
        <w:gridCol w:w="993"/>
        <w:gridCol w:w="2047"/>
        <w:gridCol w:w="1072"/>
        <w:gridCol w:w="1319"/>
      </w:tblGrid>
      <w:tr w:rsidR="005A4FC4" w:rsidRPr="00767EAC" w14:paraId="21CE50B6" w14:textId="77777777" w:rsidTr="005A4FC4">
        <w:tc>
          <w:tcPr>
            <w:tcW w:w="4390" w:type="dxa"/>
            <w:gridSpan w:val="3"/>
          </w:tcPr>
          <w:p w14:paraId="3A9AB987" w14:textId="713BB491" w:rsidR="005A4FC4" w:rsidRPr="00A32A99" w:rsidRDefault="005A4FC4" w:rsidP="00930A5C">
            <w:pPr>
              <w:rPr>
                <w:rFonts w:ascii="Times New Roman" w:eastAsiaTheme="minorEastAsia" w:hAnsi="Times New Roman" w:cs="Times New Roman"/>
                <w:b/>
                <w:bCs/>
                <w:sz w:val="18"/>
                <w:szCs w:val="18"/>
                <w:lang w:val="en-US"/>
              </w:rPr>
            </w:pPr>
            <w:r>
              <w:rPr>
                <w:rFonts w:ascii="Times New Roman" w:eastAsiaTheme="minorEastAsia" w:hAnsi="Times New Roman" w:cs="Times New Roman"/>
                <w:b/>
                <w:bCs/>
                <w:sz w:val="18"/>
                <w:szCs w:val="18"/>
                <w:lang w:val="en-US"/>
              </w:rPr>
              <w:t>Benchmark</w:t>
            </w:r>
          </w:p>
        </w:tc>
        <w:tc>
          <w:tcPr>
            <w:tcW w:w="4438" w:type="dxa"/>
            <w:gridSpan w:val="3"/>
          </w:tcPr>
          <w:p w14:paraId="5CCC39B2" w14:textId="77777777" w:rsidR="005A4FC4" w:rsidRPr="00A32A99" w:rsidRDefault="005A4FC4" w:rsidP="00930A5C">
            <w:pPr>
              <w:rPr>
                <w:rFonts w:ascii="Times New Roman" w:eastAsiaTheme="minorEastAsia" w:hAnsi="Times New Roman" w:cs="Times New Roman"/>
                <w:b/>
                <w:bCs/>
                <w:sz w:val="18"/>
                <w:szCs w:val="18"/>
                <w:lang w:val="en-US"/>
              </w:rPr>
            </w:pPr>
            <w:r>
              <w:rPr>
                <w:rFonts w:ascii="Times New Roman" w:eastAsiaTheme="minorEastAsia" w:hAnsi="Times New Roman" w:cs="Times New Roman"/>
                <w:b/>
                <w:bCs/>
                <w:sz w:val="18"/>
                <w:szCs w:val="18"/>
                <w:lang w:val="en-US"/>
              </w:rPr>
              <w:t>Specification found through the hierarchical approach</w:t>
            </w:r>
          </w:p>
        </w:tc>
      </w:tr>
      <w:tr w:rsidR="005A4FC4" w:rsidRPr="00526476" w14:paraId="1C90357A" w14:textId="77777777" w:rsidTr="005A4FC4">
        <w:tc>
          <w:tcPr>
            <w:tcW w:w="2405" w:type="dxa"/>
          </w:tcPr>
          <w:p w14:paraId="02FB10F1" w14:textId="77777777" w:rsidR="005A4FC4" w:rsidRPr="00A32A99" w:rsidRDefault="005A4FC4" w:rsidP="00930A5C">
            <w:pPr>
              <w:rPr>
                <w:rFonts w:ascii="Times New Roman" w:eastAsiaTheme="minorEastAsia" w:hAnsi="Times New Roman" w:cs="Times New Roman"/>
                <w:b/>
                <w:bCs/>
                <w:sz w:val="18"/>
                <w:szCs w:val="18"/>
                <w:lang w:val="en-US"/>
              </w:rPr>
            </w:pPr>
            <w:r w:rsidRPr="00A32A99">
              <w:rPr>
                <w:rFonts w:ascii="Times New Roman" w:eastAsiaTheme="minorEastAsia" w:hAnsi="Times New Roman" w:cs="Times New Roman"/>
                <w:b/>
                <w:bCs/>
                <w:sz w:val="18"/>
                <w:szCs w:val="18"/>
                <w:lang w:val="en-US"/>
              </w:rPr>
              <w:t>Parameter</w:t>
            </w:r>
          </w:p>
        </w:tc>
        <w:tc>
          <w:tcPr>
            <w:tcW w:w="992" w:type="dxa"/>
          </w:tcPr>
          <w:p w14:paraId="74C59137" w14:textId="77777777" w:rsidR="005A4FC4" w:rsidRPr="00A32A99" w:rsidRDefault="005A4FC4" w:rsidP="00930A5C">
            <w:pPr>
              <w:rPr>
                <w:rFonts w:ascii="Times New Roman" w:eastAsiaTheme="minorEastAsia" w:hAnsi="Times New Roman" w:cs="Times New Roman"/>
                <w:b/>
                <w:bCs/>
                <w:sz w:val="18"/>
                <w:szCs w:val="18"/>
                <w:lang w:val="en-US"/>
              </w:rPr>
            </w:pPr>
            <w:r>
              <w:rPr>
                <w:rFonts w:ascii="Times New Roman" w:eastAsiaTheme="minorEastAsia" w:hAnsi="Times New Roman" w:cs="Times New Roman"/>
                <w:b/>
                <w:bCs/>
                <w:sz w:val="18"/>
                <w:szCs w:val="18"/>
                <w:lang w:val="en-US"/>
              </w:rPr>
              <w:t>Estimate</w:t>
            </w:r>
          </w:p>
        </w:tc>
        <w:tc>
          <w:tcPr>
            <w:tcW w:w="993" w:type="dxa"/>
          </w:tcPr>
          <w:p w14:paraId="5A60D681" w14:textId="77777777" w:rsidR="005A4FC4" w:rsidRPr="00A32A99" w:rsidRDefault="005A4FC4" w:rsidP="00930A5C">
            <w:pPr>
              <w:rPr>
                <w:rFonts w:ascii="Times New Roman" w:eastAsiaTheme="minorEastAsia" w:hAnsi="Times New Roman" w:cs="Times New Roman"/>
                <w:b/>
                <w:bCs/>
                <w:sz w:val="18"/>
                <w:szCs w:val="18"/>
                <w:lang w:val="en-US"/>
              </w:rPr>
            </w:pPr>
            <w:r>
              <w:rPr>
                <w:rFonts w:ascii="Times New Roman" w:eastAsiaTheme="minorEastAsia" w:hAnsi="Times New Roman" w:cs="Times New Roman"/>
                <w:b/>
                <w:bCs/>
                <w:sz w:val="18"/>
                <w:szCs w:val="18"/>
                <w:lang w:val="en-US"/>
              </w:rPr>
              <w:t>p-value</w:t>
            </w:r>
          </w:p>
        </w:tc>
        <w:tc>
          <w:tcPr>
            <w:tcW w:w="2047" w:type="dxa"/>
          </w:tcPr>
          <w:p w14:paraId="5011F671" w14:textId="77777777" w:rsidR="005A4FC4" w:rsidRDefault="005A4FC4" w:rsidP="00930A5C">
            <w:pPr>
              <w:rPr>
                <w:rFonts w:ascii="Times New Roman" w:eastAsiaTheme="minorEastAsia" w:hAnsi="Times New Roman" w:cs="Times New Roman"/>
                <w:b/>
                <w:bCs/>
                <w:sz w:val="18"/>
                <w:szCs w:val="18"/>
                <w:lang w:val="en-US"/>
              </w:rPr>
            </w:pPr>
            <w:r>
              <w:rPr>
                <w:rFonts w:ascii="Times New Roman" w:eastAsiaTheme="minorEastAsia" w:hAnsi="Times New Roman" w:cs="Times New Roman"/>
                <w:b/>
                <w:bCs/>
                <w:sz w:val="18"/>
                <w:szCs w:val="18"/>
                <w:lang w:val="en-US"/>
              </w:rPr>
              <w:t>Parameter</w:t>
            </w:r>
          </w:p>
        </w:tc>
        <w:tc>
          <w:tcPr>
            <w:tcW w:w="1072" w:type="dxa"/>
          </w:tcPr>
          <w:p w14:paraId="5C283640" w14:textId="77777777" w:rsidR="005A4FC4" w:rsidRPr="00A32A99" w:rsidRDefault="005A4FC4" w:rsidP="00930A5C">
            <w:pPr>
              <w:rPr>
                <w:rFonts w:ascii="Times New Roman" w:eastAsiaTheme="minorEastAsia" w:hAnsi="Times New Roman" w:cs="Times New Roman"/>
                <w:b/>
                <w:bCs/>
                <w:sz w:val="18"/>
                <w:szCs w:val="18"/>
                <w:lang w:val="en-US"/>
              </w:rPr>
            </w:pPr>
            <w:r>
              <w:rPr>
                <w:rFonts w:ascii="Times New Roman" w:eastAsiaTheme="minorEastAsia" w:hAnsi="Times New Roman" w:cs="Times New Roman"/>
                <w:b/>
                <w:bCs/>
                <w:sz w:val="18"/>
                <w:szCs w:val="18"/>
                <w:lang w:val="en-US"/>
              </w:rPr>
              <w:t>Estimate</w:t>
            </w:r>
          </w:p>
        </w:tc>
        <w:tc>
          <w:tcPr>
            <w:tcW w:w="1319" w:type="dxa"/>
          </w:tcPr>
          <w:p w14:paraId="0DB60FFE" w14:textId="77777777" w:rsidR="005A4FC4" w:rsidRPr="00A32A99" w:rsidRDefault="005A4FC4" w:rsidP="00930A5C">
            <w:pPr>
              <w:rPr>
                <w:rFonts w:ascii="Times New Roman" w:eastAsiaTheme="minorEastAsia" w:hAnsi="Times New Roman" w:cs="Times New Roman"/>
                <w:b/>
                <w:bCs/>
                <w:sz w:val="18"/>
                <w:szCs w:val="18"/>
                <w:lang w:val="en-US"/>
              </w:rPr>
            </w:pPr>
            <w:r>
              <w:rPr>
                <w:rFonts w:ascii="Times New Roman" w:eastAsiaTheme="minorEastAsia" w:hAnsi="Times New Roman" w:cs="Times New Roman"/>
                <w:b/>
                <w:bCs/>
                <w:sz w:val="18"/>
                <w:szCs w:val="18"/>
                <w:lang w:val="en-US"/>
              </w:rPr>
              <w:t>p-value</w:t>
            </w:r>
          </w:p>
        </w:tc>
      </w:tr>
      <w:tr w:rsidR="005A4FC4" w:rsidRPr="00526476" w14:paraId="0356D5CB" w14:textId="77777777" w:rsidTr="005A4FC4">
        <w:tc>
          <w:tcPr>
            <w:tcW w:w="2405" w:type="dxa"/>
          </w:tcPr>
          <w:p w14:paraId="6360579E" w14:textId="1C724E60" w:rsidR="005A4FC4" w:rsidRPr="00526476" w:rsidRDefault="00000000" w:rsidP="00930A5C">
            <w:pPr>
              <w:rPr>
                <w:rFonts w:ascii="Times New Roman" w:eastAsiaTheme="minorEastAsia" w:hAnsi="Times New Roman" w:cs="Times New Roman"/>
                <w:sz w:val="18"/>
                <w:szCs w:val="18"/>
                <w:lang w:val="en-US"/>
              </w:rPr>
            </w:pPr>
            <m:oMathPara>
              <m:oMath>
                <m:sSub>
                  <m:sSubPr>
                    <m:ctrlPr>
                      <w:ins w:id="317" w:author="Gonzalo Ríos" w:date="2026-04-17T00:21:00Z" w16du:dateUtc="2026-04-16T14:21:00Z">
                        <w:rPr>
                          <w:rFonts w:ascii="Cambria Math" w:eastAsiaTheme="minorEastAsia" w:hAnsi="Cambria Math" w:cs="Times New Roman"/>
                          <w:i/>
                          <w:sz w:val="18"/>
                          <w:szCs w:val="18"/>
                          <w:lang w:val="en-US"/>
                        </w:rPr>
                      </w:ins>
                    </m:ctrlPr>
                  </m:sSubPr>
                  <m:e>
                    <m:r>
                      <w:rPr>
                        <w:rFonts w:ascii="Cambria Math" w:eastAsiaTheme="minorEastAsia" w:hAnsi="Cambria Math" w:cs="Times New Roman"/>
                        <w:sz w:val="18"/>
                        <w:szCs w:val="18"/>
                        <w:lang w:val="en-US"/>
                      </w:rPr>
                      <m:t>α</m:t>
                    </m:r>
                  </m:e>
                  <m:sub>
                    <m:r>
                      <w:rPr>
                        <w:rFonts w:ascii="Cambria Math" w:eastAsiaTheme="minorEastAsia" w:hAnsi="Cambria Math" w:cs="Times New Roman"/>
                        <w:sz w:val="18"/>
                        <w:szCs w:val="18"/>
                        <w:lang w:val="en-US"/>
                      </w:rPr>
                      <m:t>0</m:t>
                    </m:r>
                  </m:sub>
                </m:sSub>
              </m:oMath>
            </m:oMathPara>
          </w:p>
        </w:tc>
        <w:tc>
          <w:tcPr>
            <w:tcW w:w="992" w:type="dxa"/>
          </w:tcPr>
          <w:p w14:paraId="020E417D" w14:textId="20105950" w:rsidR="005A4FC4" w:rsidRPr="00526476" w:rsidRDefault="00E840BC" w:rsidP="00930A5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-12.3962</w:t>
            </w:r>
          </w:p>
        </w:tc>
        <w:tc>
          <w:tcPr>
            <w:tcW w:w="993" w:type="dxa"/>
          </w:tcPr>
          <w:p w14:paraId="77F2F9E6" w14:textId="708B5D5F" w:rsidR="005A4FC4" w:rsidRPr="00BD599C" w:rsidRDefault="00E840BC" w:rsidP="00930A5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c>
          <w:tcPr>
            <w:tcW w:w="2047" w:type="dxa"/>
          </w:tcPr>
          <w:p w14:paraId="3F69F42D" w14:textId="296F0DA8" w:rsidR="005A4FC4" w:rsidRPr="00526476" w:rsidRDefault="00000000" w:rsidP="00930A5C">
            <w:pPr>
              <w:rPr>
                <w:rFonts w:ascii="Times New Roman" w:eastAsiaTheme="minorEastAsia" w:hAnsi="Times New Roman" w:cs="Times New Roman"/>
                <w:sz w:val="18"/>
                <w:szCs w:val="18"/>
                <w:lang w:val="en-US"/>
              </w:rPr>
            </w:pPr>
            <m:oMathPara>
              <m:oMath>
                <m:sSub>
                  <m:sSubPr>
                    <m:ctrlPr>
                      <w:ins w:id="318" w:author="Gonzalo Ríos" w:date="2026-04-17T00:26:00Z" w16du:dateUtc="2026-04-16T14:26:00Z">
                        <w:rPr>
                          <w:rFonts w:ascii="Cambria Math" w:eastAsiaTheme="minorEastAsia" w:hAnsi="Cambria Math" w:cs="Times New Roman"/>
                          <w:i/>
                          <w:sz w:val="18"/>
                          <w:szCs w:val="18"/>
                          <w:lang w:val="en-US"/>
                        </w:rPr>
                      </w:ins>
                    </m:ctrlPr>
                  </m:sSubPr>
                  <m:e>
                    <m:r>
                      <w:rPr>
                        <w:rFonts w:ascii="Cambria Math" w:eastAsiaTheme="minorEastAsia" w:hAnsi="Cambria Math" w:cs="Times New Roman"/>
                        <w:sz w:val="18"/>
                        <w:szCs w:val="18"/>
                        <w:lang w:val="en-US"/>
                      </w:rPr>
                      <m:t>α</m:t>
                    </m:r>
                  </m:e>
                  <m:sub>
                    <m:r>
                      <w:rPr>
                        <w:rFonts w:ascii="Cambria Math" w:eastAsiaTheme="minorEastAsia" w:hAnsi="Cambria Math" w:cs="Times New Roman"/>
                        <w:sz w:val="18"/>
                        <w:szCs w:val="18"/>
                        <w:lang w:val="en-US"/>
                      </w:rPr>
                      <m:t>0</m:t>
                    </m:r>
                  </m:sub>
                </m:sSub>
              </m:oMath>
            </m:oMathPara>
          </w:p>
        </w:tc>
        <w:tc>
          <w:tcPr>
            <w:tcW w:w="1072" w:type="dxa"/>
          </w:tcPr>
          <w:p w14:paraId="5EC94A6C" w14:textId="24F151F6" w:rsidR="005A4FC4" w:rsidRPr="00526476" w:rsidRDefault="005A4FC4" w:rsidP="00930A5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-10.8590</w:t>
            </w:r>
          </w:p>
        </w:tc>
        <w:tc>
          <w:tcPr>
            <w:tcW w:w="1319" w:type="dxa"/>
          </w:tcPr>
          <w:p w14:paraId="6B38F689" w14:textId="7B4F0B34" w:rsidR="005A4FC4" w:rsidRPr="00526476" w:rsidRDefault="005A4FC4" w:rsidP="00930A5C">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r>
      <w:tr w:rsidR="005A4FC4" w:rsidRPr="00526476" w14:paraId="32D4B708" w14:textId="77777777" w:rsidTr="005A4FC4">
        <w:tc>
          <w:tcPr>
            <w:tcW w:w="2405" w:type="dxa"/>
          </w:tcPr>
          <w:p w14:paraId="35546F24" w14:textId="7E067BEC" w:rsidR="005A4FC4" w:rsidRPr="00526476" w:rsidRDefault="005A4FC4"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Number of lanes</w:t>
            </w:r>
          </w:p>
        </w:tc>
        <w:tc>
          <w:tcPr>
            <w:tcW w:w="992" w:type="dxa"/>
          </w:tcPr>
          <w:p w14:paraId="033879DF" w14:textId="7EF2B4FB" w:rsidR="005A4FC4" w:rsidRPr="00526476" w:rsidRDefault="00E840BC"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-1.2646</w:t>
            </w:r>
          </w:p>
        </w:tc>
        <w:tc>
          <w:tcPr>
            <w:tcW w:w="993" w:type="dxa"/>
          </w:tcPr>
          <w:p w14:paraId="28A7FF8F" w14:textId="2D89F72E" w:rsidR="005A4FC4" w:rsidRPr="00BD599C" w:rsidRDefault="00E840BC"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c>
          <w:tcPr>
            <w:tcW w:w="2047" w:type="dxa"/>
          </w:tcPr>
          <w:p w14:paraId="5003D67C" w14:textId="7BCDF31D" w:rsidR="005A4FC4" w:rsidRPr="00526476" w:rsidRDefault="005A4FC4"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Total width</w:t>
            </w:r>
          </w:p>
        </w:tc>
        <w:tc>
          <w:tcPr>
            <w:tcW w:w="1072" w:type="dxa"/>
          </w:tcPr>
          <w:p w14:paraId="3E48331B" w14:textId="216DE65E" w:rsidR="005A4FC4" w:rsidRPr="00526476" w:rsidRDefault="005A4FC4"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-0.2758</w:t>
            </w:r>
          </w:p>
        </w:tc>
        <w:tc>
          <w:tcPr>
            <w:tcW w:w="1319" w:type="dxa"/>
          </w:tcPr>
          <w:p w14:paraId="72DD6766" w14:textId="7E599B8A" w:rsidR="005A4FC4" w:rsidRPr="00E840BC" w:rsidRDefault="005A4FC4" w:rsidP="005A4FC4">
            <w:pPr>
              <w:rPr>
                <w:rFonts w:ascii="Times New Roman" w:eastAsiaTheme="minorEastAsia" w:hAnsi="Times New Roman" w:cs="Times New Roman"/>
                <w:sz w:val="18"/>
                <w:szCs w:val="18"/>
                <w:vertAlign w:val="superscript"/>
                <w:lang w:val="en-US"/>
              </w:rPr>
            </w:pPr>
            <w:r>
              <w:rPr>
                <w:rFonts w:ascii="Times New Roman" w:eastAsiaTheme="minorEastAsia" w:hAnsi="Times New Roman" w:cs="Times New Roman"/>
                <w:sz w:val="18"/>
                <w:szCs w:val="18"/>
                <w:lang w:val="en-US"/>
              </w:rPr>
              <w:t>0.0118</w:t>
            </w:r>
            <w:r w:rsidR="00E840BC">
              <w:rPr>
                <w:rFonts w:ascii="Times New Roman" w:eastAsiaTheme="minorEastAsia" w:hAnsi="Times New Roman" w:cs="Times New Roman"/>
                <w:sz w:val="18"/>
                <w:szCs w:val="18"/>
                <w:vertAlign w:val="superscript"/>
                <w:lang w:val="en-US"/>
              </w:rPr>
              <w:t>**</w:t>
            </w:r>
          </w:p>
        </w:tc>
      </w:tr>
      <w:tr w:rsidR="005A4FC4" w:rsidRPr="00526476" w14:paraId="3893BA2E" w14:textId="77777777" w:rsidTr="005A4FC4">
        <w:tc>
          <w:tcPr>
            <w:tcW w:w="2405" w:type="dxa"/>
          </w:tcPr>
          <w:p w14:paraId="257E74DE" w14:textId="67BF2CC1" w:rsidR="005A4FC4" w:rsidRPr="00526476" w:rsidRDefault="005A4FC4"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1 if the road segment is rural single carriageway with high-speed limit, 0 otherwise</w:t>
            </w:r>
          </w:p>
        </w:tc>
        <w:tc>
          <w:tcPr>
            <w:tcW w:w="992" w:type="dxa"/>
          </w:tcPr>
          <w:p w14:paraId="7F561CA5" w14:textId="7A67BB5F" w:rsidR="005A4FC4" w:rsidRPr="00526476" w:rsidRDefault="00E840BC"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0.5442</w:t>
            </w:r>
          </w:p>
        </w:tc>
        <w:tc>
          <w:tcPr>
            <w:tcW w:w="993" w:type="dxa"/>
          </w:tcPr>
          <w:p w14:paraId="2595E865" w14:textId="20DC6852" w:rsidR="005A4FC4" w:rsidRPr="00BD599C" w:rsidRDefault="00E840BC"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c>
          <w:tcPr>
            <w:tcW w:w="2047" w:type="dxa"/>
          </w:tcPr>
          <w:p w14:paraId="03012750" w14:textId="26F48B49" w:rsidR="005A4FC4" w:rsidRPr="00526476" w:rsidRDefault="005A4FC4"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1 if the road segment is rural single carriageway with high-speed limit, 0 otherwise</w:t>
            </w:r>
          </w:p>
        </w:tc>
        <w:tc>
          <w:tcPr>
            <w:tcW w:w="1072" w:type="dxa"/>
          </w:tcPr>
          <w:p w14:paraId="5E4DD983" w14:textId="67BDF6D4" w:rsidR="005A4FC4" w:rsidRPr="00526476" w:rsidRDefault="005A4FC4"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1.3780</w:t>
            </w:r>
          </w:p>
        </w:tc>
        <w:tc>
          <w:tcPr>
            <w:tcW w:w="1319" w:type="dxa"/>
          </w:tcPr>
          <w:p w14:paraId="6B9E724C" w14:textId="1E73FF7D" w:rsidR="005A4FC4" w:rsidRPr="00E840BC" w:rsidRDefault="005A4FC4" w:rsidP="005A4FC4">
            <w:pPr>
              <w:rPr>
                <w:rFonts w:ascii="Times New Roman" w:eastAsiaTheme="minorEastAsia" w:hAnsi="Times New Roman" w:cs="Times New Roman"/>
                <w:sz w:val="18"/>
                <w:szCs w:val="18"/>
                <w:vertAlign w:val="superscript"/>
                <w:lang w:val="en-US"/>
              </w:rPr>
            </w:pPr>
            <w:r>
              <w:rPr>
                <w:rFonts w:ascii="Times New Roman" w:eastAsiaTheme="minorEastAsia" w:hAnsi="Times New Roman" w:cs="Times New Roman"/>
                <w:sz w:val="18"/>
                <w:szCs w:val="18"/>
                <w:lang w:val="en-US"/>
              </w:rPr>
              <w:t>0.0002</w:t>
            </w:r>
            <w:r w:rsidR="00E840BC">
              <w:rPr>
                <w:rFonts w:ascii="Times New Roman" w:eastAsiaTheme="minorEastAsia" w:hAnsi="Times New Roman" w:cs="Times New Roman"/>
                <w:sz w:val="18"/>
                <w:szCs w:val="18"/>
                <w:vertAlign w:val="superscript"/>
                <w:lang w:val="en-US"/>
              </w:rPr>
              <w:t>***</w:t>
            </w:r>
          </w:p>
        </w:tc>
      </w:tr>
      <w:tr w:rsidR="005A4FC4" w:rsidRPr="00526476" w14:paraId="7B9D05C4" w14:textId="77777777" w:rsidTr="005A4FC4">
        <w:tc>
          <w:tcPr>
            <w:tcW w:w="2405" w:type="dxa"/>
          </w:tcPr>
          <w:p w14:paraId="165A5832" w14:textId="6314010B" w:rsidR="005A4FC4" w:rsidRPr="00526476" w:rsidRDefault="005A4FC4"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Multi-combination vehicular traffic</w:t>
            </w:r>
          </w:p>
        </w:tc>
        <w:tc>
          <w:tcPr>
            <w:tcW w:w="992" w:type="dxa"/>
          </w:tcPr>
          <w:p w14:paraId="22F635B5" w14:textId="39B3BCBC" w:rsidR="005A4FC4" w:rsidRPr="00526476" w:rsidRDefault="00E840BC"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2.2823</w:t>
            </w:r>
          </w:p>
        </w:tc>
        <w:tc>
          <w:tcPr>
            <w:tcW w:w="993" w:type="dxa"/>
          </w:tcPr>
          <w:p w14:paraId="5A77156D" w14:textId="429AC5A4" w:rsidR="005A4FC4" w:rsidRPr="00BD599C" w:rsidRDefault="00E840BC" w:rsidP="005A4FC4">
            <w:pPr>
              <w:rPr>
                <w:rFonts w:ascii="Times New Roman" w:eastAsiaTheme="minorEastAsia" w:hAnsi="Times New Roman" w:cs="Times New Roman"/>
                <w:sz w:val="18"/>
                <w:szCs w:val="18"/>
                <w:vertAlign w:val="superscript"/>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c>
          <w:tcPr>
            <w:tcW w:w="2047" w:type="dxa"/>
          </w:tcPr>
          <w:p w14:paraId="257DEB0A" w14:textId="2C8A7369" w:rsidR="005A4FC4" w:rsidRPr="00526476" w:rsidRDefault="005A4FC4"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Multi-combination vehicular traffic</w:t>
            </w:r>
          </w:p>
        </w:tc>
        <w:tc>
          <w:tcPr>
            <w:tcW w:w="1072" w:type="dxa"/>
          </w:tcPr>
          <w:p w14:paraId="6AAE9C72" w14:textId="5726045E" w:rsidR="005A4FC4" w:rsidRPr="00526476" w:rsidRDefault="005A4FC4"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0.9219</w:t>
            </w:r>
          </w:p>
        </w:tc>
        <w:tc>
          <w:tcPr>
            <w:tcW w:w="1319" w:type="dxa"/>
          </w:tcPr>
          <w:p w14:paraId="47B4BBFF" w14:textId="37B25823" w:rsidR="005A4FC4" w:rsidRPr="00526476" w:rsidRDefault="005A4FC4"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r>
      <w:tr w:rsidR="005A4FC4" w:rsidRPr="00526476" w14:paraId="7031AC2C" w14:textId="77777777" w:rsidTr="005A4FC4">
        <w:tc>
          <w:tcPr>
            <w:tcW w:w="2405" w:type="dxa"/>
          </w:tcPr>
          <w:p w14:paraId="51F33221" w14:textId="7CCF44DE" w:rsidR="005A4FC4" w:rsidRPr="00526476" w:rsidRDefault="005A4FC4" w:rsidP="005A4FC4">
            <w:pPr>
              <w:rPr>
                <w:rFonts w:ascii="Times New Roman" w:eastAsiaTheme="minorEastAsia" w:hAnsi="Times New Roman" w:cs="Times New Roman"/>
                <w:sz w:val="18"/>
                <w:szCs w:val="18"/>
                <w:lang w:val="en-US"/>
              </w:rPr>
            </w:pPr>
          </w:p>
        </w:tc>
        <w:tc>
          <w:tcPr>
            <w:tcW w:w="992" w:type="dxa"/>
          </w:tcPr>
          <w:p w14:paraId="79D6F4A0" w14:textId="41D75471" w:rsidR="005A4FC4" w:rsidRPr="00526476" w:rsidRDefault="005A4FC4" w:rsidP="005A4FC4">
            <w:pPr>
              <w:rPr>
                <w:rFonts w:ascii="Times New Roman" w:eastAsiaTheme="minorEastAsia" w:hAnsi="Times New Roman" w:cs="Times New Roman"/>
                <w:sz w:val="18"/>
                <w:szCs w:val="18"/>
                <w:lang w:val="en-US"/>
              </w:rPr>
            </w:pPr>
          </w:p>
        </w:tc>
        <w:tc>
          <w:tcPr>
            <w:tcW w:w="993" w:type="dxa"/>
          </w:tcPr>
          <w:p w14:paraId="467399C2" w14:textId="614C2940" w:rsidR="005A4FC4" w:rsidRPr="00BD599C" w:rsidRDefault="005A4FC4" w:rsidP="005A4FC4">
            <w:pPr>
              <w:rPr>
                <w:rFonts w:ascii="Times New Roman" w:eastAsiaTheme="minorEastAsia" w:hAnsi="Times New Roman" w:cs="Times New Roman"/>
                <w:sz w:val="18"/>
                <w:szCs w:val="18"/>
                <w:vertAlign w:val="superscript"/>
                <w:lang w:val="en-US"/>
              </w:rPr>
            </w:pPr>
          </w:p>
        </w:tc>
        <w:tc>
          <w:tcPr>
            <w:tcW w:w="2047" w:type="dxa"/>
          </w:tcPr>
          <w:p w14:paraId="5BDE763A" w14:textId="62BDC169" w:rsidR="005A4FC4" w:rsidRPr="00526476" w:rsidRDefault="00000000" w:rsidP="005A4FC4">
            <w:pPr>
              <w:rPr>
                <w:rFonts w:ascii="Times New Roman" w:eastAsiaTheme="minorEastAsia" w:hAnsi="Times New Roman" w:cs="Times New Roman"/>
                <w:sz w:val="18"/>
                <w:szCs w:val="18"/>
                <w:lang w:val="en-US"/>
              </w:rPr>
            </w:pPr>
            <m:oMathPara>
              <m:oMath>
                <m:sSub>
                  <m:sSubPr>
                    <m:ctrlPr>
                      <w:ins w:id="319" w:author="Gonzalo Ríos" w:date="2026-04-17T00:26:00Z" w16du:dateUtc="2026-04-16T14:26:00Z">
                        <w:rPr>
                          <w:rFonts w:ascii="Cambria Math" w:eastAsiaTheme="minorEastAsia" w:hAnsi="Cambria Math" w:cs="Times New Roman"/>
                          <w:i/>
                          <w:sz w:val="18"/>
                          <w:szCs w:val="18"/>
                          <w:lang w:val="en-US"/>
                        </w:rPr>
                      </w:ins>
                    </m:ctrlPr>
                  </m:sSubPr>
                  <m:e>
                    <m:r>
                      <w:rPr>
                        <w:rFonts w:ascii="Cambria Math" w:eastAsiaTheme="minorEastAsia" w:hAnsi="Cambria Math" w:cs="Times New Roman"/>
                        <w:sz w:val="18"/>
                        <w:szCs w:val="18"/>
                        <w:lang w:val="en-US"/>
                      </w:rPr>
                      <m:t>β</m:t>
                    </m:r>
                  </m:e>
                  <m:sub>
                    <m:r>
                      <w:rPr>
                        <w:rFonts w:ascii="Cambria Math" w:eastAsiaTheme="minorEastAsia" w:hAnsi="Cambria Math" w:cs="Times New Roman"/>
                        <w:sz w:val="18"/>
                        <w:szCs w:val="18"/>
                        <w:lang w:val="en-US"/>
                      </w:rPr>
                      <m:t>0</m:t>
                    </m:r>
                  </m:sub>
                </m:sSub>
              </m:oMath>
            </m:oMathPara>
          </w:p>
        </w:tc>
        <w:tc>
          <w:tcPr>
            <w:tcW w:w="1072" w:type="dxa"/>
          </w:tcPr>
          <w:p w14:paraId="006A653E" w14:textId="695FA9DC" w:rsidR="005A4FC4" w:rsidRPr="00526476" w:rsidRDefault="005A4FC4"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2.1655</w:t>
            </w:r>
          </w:p>
        </w:tc>
        <w:tc>
          <w:tcPr>
            <w:tcW w:w="1319" w:type="dxa"/>
          </w:tcPr>
          <w:p w14:paraId="0CBAAAA8" w14:textId="4FEC03E4" w:rsidR="005A4FC4" w:rsidRPr="00526476" w:rsidRDefault="005A4FC4"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r>
      <w:tr w:rsidR="005A4FC4" w:rsidRPr="00526476" w14:paraId="0531FFA1" w14:textId="77777777" w:rsidTr="005A4FC4">
        <w:tc>
          <w:tcPr>
            <w:tcW w:w="2405" w:type="dxa"/>
          </w:tcPr>
          <w:p w14:paraId="3CA701B8" w14:textId="01F3515B" w:rsidR="005A4FC4" w:rsidRPr="00526476" w:rsidRDefault="005A4FC4" w:rsidP="005A4FC4">
            <w:pPr>
              <w:rPr>
                <w:rFonts w:ascii="Times New Roman" w:eastAsiaTheme="minorEastAsia" w:hAnsi="Times New Roman" w:cs="Times New Roman"/>
                <w:sz w:val="18"/>
                <w:szCs w:val="18"/>
                <w:lang w:val="en-US"/>
              </w:rPr>
            </w:pPr>
          </w:p>
        </w:tc>
        <w:tc>
          <w:tcPr>
            <w:tcW w:w="992" w:type="dxa"/>
          </w:tcPr>
          <w:p w14:paraId="6DF9B719" w14:textId="0D43ED4D" w:rsidR="005A4FC4" w:rsidRPr="00526476" w:rsidRDefault="005A4FC4" w:rsidP="005A4FC4">
            <w:pPr>
              <w:rPr>
                <w:rFonts w:ascii="Times New Roman" w:eastAsiaTheme="minorEastAsia" w:hAnsi="Times New Roman" w:cs="Times New Roman"/>
                <w:sz w:val="18"/>
                <w:szCs w:val="18"/>
                <w:lang w:val="en-US"/>
              </w:rPr>
            </w:pPr>
          </w:p>
        </w:tc>
        <w:tc>
          <w:tcPr>
            <w:tcW w:w="993" w:type="dxa"/>
          </w:tcPr>
          <w:p w14:paraId="1FF23052" w14:textId="050E3640" w:rsidR="005A4FC4" w:rsidRPr="00BD599C" w:rsidRDefault="005A4FC4" w:rsidP="005A4FC4">
            <w:pPr>
              <w:rPr>
                <w:rFonts w:ascii="Times New Roman" w:eastAsiaTheme="minorEastAsia" w:hAnsi="Times New Roman" w:cs="Times New Roman"/>
                <w:sz w:val="18"/>
                <w:szCs w:val="18"/>
                <w:lang w:val="en-US"/>
              </w:rPr>
            </w:pPr>
          </w:p>
        </w:tc>
        <w:tc>
          <w:tcPr>
            <w:tcW w:w="2047" w:type="dxa"/>
          </w:tcPr>
          <w:p w14:paraId="2934858B" w14:textId="138A18C4" w:rsidR="005A4FC4" w:rsidRPr="00526476" w:rsidRDefault="005A4FC4"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1 if the road segment is rural single carriageway, 0 otherwise</w:t>
            </w:r>
          </w:p>
        </w:tc>
        <w:tc>
          <w:tcPr>
            <w:tcW w:w="1072" w:type="dxa"/>
          </w:tcPr>
          <w:p w14:paraId="5EF3F179" w14:textId="638DD46F" w:rsidR="005A4FC4" w:rsidRPr="00526476" w:rsidRDefault="005A4FC4"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0.1179</w:t>
            </w:r>
          </w:p>
        </w:tc>
        <w:tc>
          <w:tcPr>
            <w:tcW w:w="1319" w:type="dxa"/>
          </w:tcPr>
          <w:p w14:paraId="4F838FD7" w14:textId="35E39107" w:rsidR="005A4FC4" w:rsidRPr="00E840BC" w:rsidRDefault="005A4FC4" w:rsidP="005A4FC4">
            <w:pPr>
              <w:rPr>
                <w:rFonts w:ascii="Times New Roman" w:eastAsiaTheme="minorEastAsia" w:hAnsi="Times New Roman" w:cs="Times New Roman"/>
                <w:sz w:val="18"/>
                <w:szCs w:val="18"/>
                <w:vertAlign w:val="superscript"/>
                <w:lang w:val="en-US"/>
              </w:rPr>
            </w:pPr>
            <w:r>
              <w:rPr>
                <w:rFonts w:ascii="Times New Roman" w:eastAsiaTheme="minorEastAsia" w:hAnsi="Times New Roman" w:cs="Times New Roman"/>
                <w:sz w:val="18"/>
                <w:szCs w:val="18"/>
                <w:lang w:val="en-US"/>
              </w:rPr>
              <w:t>0.0687</w:t>
            </w:r>
            <w:r w:rsidR="00E840BC">
              <w:rPr>
                <w:rFonts w:ascii="Times New Roman" w:eastAsiaTheme="minorEastAsia" w:hAnsi="Times New Roman" w:cs="Times New Roman"/>
                <w:sz w:val="18"/>
                <w:szCs w:val="18"/>
                <w:vertAlign w:val="superscript"/>
                <w:lang w:val="en-US"/>
              </w:rPr>
              <w:t>*</w:t>
            </w:r>
          </w:p>
        </w:tc>
      </w:tr>
      <w:tr w:rsidR="005A4FC4" w:rsidRPr="00526476" w14:paraId="5E3AD3E9" w14:textId="77777777" w:rsidTr="00930A5C">
        <w:tc>
          <w:tcPr>
            <w:tcW w:w="8828" w:type="dxa"/>
            <w:gridSpan w:val="6"/>
          </w:tcPr>
          <w:p w14:paraId="7C54D9F7" w14:textId="77777777" w:rsidR="005A4FC4" w:rsidRPr="0074091B" w:rsidRDefault="005A4FC4" w:rsidP="005A4FC4">
            <w:pPr>
              <w:rPr>
                <w:rFonts w:ascii="Times New Roman" w:eastAsiaTheme="minorEastAsia" w:hAnsi="Times New Roman" w:cs="Times New Roman"/>
                <w:b/>
                <w:bCs/>
                <w:i/>
                <w:iCs/>
                <w:sz w:val="18"/>
                <w:szCs w:val="18"/>
                <w:lang w:val="en-US"/>
              </w:rPr>
            </w:pPr>
            <w:r w:rsidRPr="0074091B">
              <w:rPr>
                <w:rFonts w:ascii="Times New Roman" w:eastAsiaTheme="minorEastAsia" w:hAnsi="Times New Roman" w:cs="Times New Roman"/>
                <w:b/>
                <w:bCs/>
                <w:i/>
                <w:iCs/>
                <w:sz w:val="18"/>
                <w:szCs w:val="18"/>
                <w:lang w:val="en-US"/>
              </w:rPr>
              <w:t>Random parameters</w:t>
            </w:r>
          </w:p>
        </w:tc>
      </w:tr>
      <w:tr w:rsidR="005A4FC4" w:rsidRPr="00526476" w14:paraId="5A67C871" w14:textId="77777777" w:rsidTr="005A4FC4">
        <w:tc>
          <w:tcPr>
            <w:tcW w:w="2405" w:type="dxa"/>
          </w:tcPr>
          <w:p w14:paraId="11E0832A" w14:textId="3F5C53C9" w:rsidR="005A4FC4" w:rsidRPr="00526476" w:rsidRDefault="00E840BC"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w:t>
            </w:r>
          </w:p>
        </w:tc>
        <w:tc>
          <w:tcPr>
            <w:tcW w:w="992" w:type="dxa"/>
          </w:tcPr>
          <w:p w14:paraId="6D149CD9" w14:textId="5407178A" w:rsidR="005A4FC4" w:rsidRPr="00526476" w:rsidRDefault="00E840BC"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w:t>
            </w:r>
          </w:p>
        </w:tc>
        <w:tc>
          <w:tcPr>
            <w:tcW w:w="993" w:type="dxa"/>
          </w:tcPr>
          <w:p w14:paraId="4AD232AF" w14:textId="2F1EFAF3" w:rsidR="005A4FC4" w:rsidRPr="00BD599C" w:rsidRDefault="00E840BC"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w:t>
            </w:r>
          </w:p>
        </w:tc>
        <w:tc>
          <w:tcPr>
            <w:tcW w:w="2047" w:type="dxa"/>
          </w:tcPr>
          <w:p w14:paraId="7CEF352B" w14:textId="4BE02D96" w:rsidR="005A4FC4" w:rsidRPr="00526476" w:rsidRDefault="005A4FC4"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Std. Deviation (first level)</w:t>
            </w:r>
          </w:p>
        </w:tc>
        <w:tc>
          <w:tcPr>
            <w:tcW w:w="1072" w:type="dxa"/>
          </w:tcPr>
          <w:p w14:paraId="7FD7AB67" w14:textId="597CA175" w:rsidR="005A4FC4" w:rsidRPr="00526476" w:rsidRDefault="005A4FC4"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0.0931</w:t>
            </w:r>
          </w:p>
        </w:tc>
        <w:tc>
          <w:tcPr>
            <w:tcW w:w="1319" w:type="dxa"/>
          </w:tcPr>
          <w:p w14:paraId="0FD78721" w14:textId="1E441B99" w:rsidR="005A4FC4" w:rsidRPr="00E840BC" w:rsidRDefault="00E840BC" w:rsidP="005A4FC4">
            <w:pPr>
              <w:rPr>
                <w:rFonts w:ascii="Times New Roman" w:eastAsiaTheme="minorEastAsia" w:hAnsi="Times New Roman" w:cs="Times New Roman"/>
                <w:sz w:val="18"/>
                <w:szCs w:val="18"/>
                <w:vertAlign w:val="superscript"/>
                <w:lang w:val="en-US"/>
              </w:rPr>
            </w:pPr>
            <w:r>
              <w:rPr>
                <w:rFonts w:ascii="Times New Roman" w:eastAsiaTheme="minorEastAsia" w:hAnsi="Times New Roman" w:cs="Times New Roman"/>
                <w:sz w:val="18"/>
                <w:szCs w:val="18"/>
                <w:lang w:val="en-US"/>
              </w:rPr>
              <w:t>0.0803</w:t>
            </w:r>
            <w:r>
              <w:rPr>
                <w:rFonts w:ascii="Times New Roman" w:eastAsiaTheme="minorEastAsia" w:hAnsi="Times New Roman" w:cs="Times New Roman"/>
                <w:sz w:val="18"/>
                <w:szCs w:val="18"/>
                <w:vertAlign w:val="superscript"/>
                <w:lang w:val="en-US"/>
              </w:rPr>
              <w:t>*</w:t>
            </w:r>
          </w:p>
        </w:tc>
      </w:tr>
      <w:tr w:rsidR="005A4FC4" w:rsidRPr="00526476" w14:paraId="61FE878F" w14:textId="77777777" w:rsidTr="005A4FC4">
        <w:tc>
          <w:tcPr>
            <w:tcW w:w="2405" w:type="dxa"/>
          </w:tcPr>
          <w:p w14:paraId="5A816D84" w14:textId="528E12BE" w:rsidR="005A4FC4" w:rsidRPr="00526476" w:rsidRDefault="00E840BC"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w:t>
            </w:r>
          </w:p>
        </w:tc>
        <w:tc>
          <w:tcPr>
            <w:tcW w:w="992" w:type="dxa"/>
          </w:tcPr>
          <w:p w14:paraId="32535252" w14:textId="2F71F464" w:rsidR="005A4FC4" w:rsidRPr="00526476" w:rsidRDefault="00E840BC"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w:t>
            </w:r>
          </w:p>
        </w:tc>
        <w:tc>
          <w:tcPr>
            <w:tcW w:w="993" w:type="dxa"/>
          </w:tcPr>
          <w:p w14:paraId="4189E6CF" w14:textId="41B97359" w:rsidR="005A4FC4" w:rsidRPr="00BD599C" w:rsidRDefault="00E840BC"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w:t>
            </w:r>
          </w:p>
        </w:tc>
        <w:tc>
          <w:tcPr>
            <w:tcW w:w="2047" w:type="dxa"/>
          </w:tcPr>
          <w:p w14:paraId="626876ED" w14:textId="7241B319" w:rsidR="005A4FC4" w:rsidRPr="00526476" w:rsidRDefault="005A4FC4"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Std. Deviation (sub level)</w:t>
            </w:r>
          </w:p>
        </w:tc>
        <w:tc>
          <w:tcPr>
            <w:tcW w:w="1072" w:type="dxa"/>
          </w:tcPr>
          <w:p w14:paraId="5CA7593B" w14:textId="2CA9BC2D" w:rsidR="005A4FC4" w:rsidRPr="00526476" w:rsidRDefault="005A4FC4"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0.1915</w:t>
            </w:r>
          </w:p>
        </w:tc>
        <w:tc>
          <w:tcPr>
            <w:tcW w:w="1319" w:type="dxa"/>
          </w:tcPr>
          <w:p w14:paraId="1B17254C" w14:textId="0E383B35" w:rsidR="005A4FC4" w:rsidRPr="00E840BC" w:rsidRDefault="00E840BC" w:rsidP="005A4FC4">
            <w:pPr>
              <w:rPr>
                <w:rFonts w:ascii="Times New Roman" w:eastAsiaTheme="minorEastAsia" w:hAnsi="Times New Roman" w:cs="Times New Roman"/>
                <w:sz w:val="18"/>
                <w:szCs w:val="18"/>
                <w:vertAlign w:val="superscript"/>
                <w:lang w:val="en-US"/>
              </w:rPr>
            </w:pPr>
            <w:r>
              <w:rPr>
                <w:rFonts w:ascii="Times New Roman" w:eastAsiaTheme="minorEastAsia" w:hAnsi="Times New Roman" w:cs="Times New Roman"/>
                <w:sz w:val="18"/>
                <w:szCs w:val="18"/>
                <w:lang w:val="en-US"/>
              </w:rPr>
              <w:t>0.0572</w:t>
            </w:r>
            <w:r>
              <w:rPr>
                <w:rFonts w:ascii="Times New Roman" w:eastAsiaTheme="minorEastAsia" w:hAnsi="Times New Roman" w:cs="Times New Roman"/>
                <w:sz w:val="18"/>
                <w:szCs w:val="18"/>
                <w:vertAlign w:val="superscript"/>
                <w:lang w:val="en-US"/>
              </w:rPr>
              <w:t>*</w:t>
            </w:r>
          </w:p>
        </w:tc>
      </w:tr>
      <w:tr w:rsidR="005A4FC4" w:rsidRPr="00526476" w14:paraId="6B79B723" w14:textId="77777777" w:rsidTr="00930A5C">
        <w:tc>
          <w:tcPr>
            <w:tcW w:w="8828" w:type="dxa"/>
            <w:gridSpan w:val="6"/>
          </w:tcPr>
          <w:p w14:paraId="0CCE9012" w14:textId="77777777" w:rsidR="005A4FC4" w:rsidRPr="0074091B" w:rsidRDefault="005A4FC4" w:rsidP="005A4FC4">
            <w:pPr>
              <w:rPr>
                <w:rFonts w:ascii="Times New Roman" w:eastAsiaTheme="minorEastAsia" w:hAnsi="Times New Roman" w:cs="Times New Roman"/>
                <w:b/>
                <w:bCs/>
                <w:i/>
                <w:iCs/>
                <w:sz w:val="18"/>
                <w:szCs w:val="18"/>
                <w:lang w:val="en-US"/>
              </w:rPr>
            </w:pPr>
            <w:r w:rsidRPr="0074091B">
              <w:rPr>
                <w:rFonts w:ascii="Times New Roman" w:eastAsiaTheme="minorEastAsia" w:hAnsi="Times New Roman" w:cs="Times New Roman"/>
                <w:b/>
                <w:bCs/>
                <w:i/>
                <w:iCs/>
                <w:sz w:val="18"/>
                <w:szCs w:val="18"/>
                <w:lang w:val="en-US"/>
              </w:rPr>
              <w:t>Goodness of fit</w:t>
            </w:r>
          </w:p>
        </w:tc>
      </w:tr>
      <w:tr w:rsidR="005A4FC4" w:rsidRPr="00526476" w14:paraId="4B208C64" w14:textId="77777777" w:rsidTr="005A4FC4">
        <w:tc>
          <w:tcPr>
            <w:tcW w:w="2405" w:type="dxa"/>
          </w:tcPr>
          <w:p w14:paraId="3773A730" w14:textId="77777777" w:rsidR="005A4FC4" w:rsidRDefault="005A4FC4"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BIC</w:t>
            </w:r>
          </w:p>
        </w:tc>
        <w:tc>
          <w:tcPr>
            <w:tcW w:w="1985" w:type="dxa"/>
            <w:gridSpan w:val="2"/>
            <w:vAlign w:val="center"/>
          </w:tcPr>
          <w:p w14:paraId="6AE19E72" w14:textId="5F76CEFB" w:rsidR="005A4FC4" w:rsidRPr="00BD599C" w:rsidRDefault="00E840BC" w:rsidP="005A4FC4">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642.30</w:t>
            </w:r>
          </w:p>
        </w:tc>
        <w:tc>
          <w:tcPr>
            <w:tcW w:w="4438" w:type="dxa"/>
            <w:gridSpan w:val="3"/>
            <w:vAlign w:val="center"/>
          </w:tcPr>
          <w:p w14:paraId="6C887C97" w14:textId="0676CA03" w:rsidR="005A4FC4" w:rsidRPr="00526476" w:rsidRDefault="00E840BC" w:rsidP="005A4FC4">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667.80</w:t>
            </w:r>
          </w:p>
        </w:tc>
      </w:tr>
      <w:tr w:rsidR="005A4FC4" w:rsidRPr="00526476" w14:paraId="66602443" w14:textId="77777777" w:rsidTr="005A4FC4">
        <w:tc>
          <w:tcPr>
            <w:tcW w:w="2405" w:type="dxa"/>
          </w:tcPr>
          <w:p w14:paraId="3AB6A295" w14:textId="77777777" w:rsidR="005A4FC4" w:rsidRDefault="005A4FC4"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Log-Likelihood</w:t>
            </w:r>
          </w:p>
        </w:tc>
        <w:tc>
          <w:tcPr>
            <w:tcW w:w="1985" w:type="dxa"/>
            <w:gridSpan w:val="2"/>
            <w:vAlign w:val="center"/>
          </w:tcPr>
          <w:p w14:paraId="0B880832" w14:textId="605C9103" w:rsidR="005A4FC4" w:rsidRPr="00BD599C" w:rsidRDefault="00E840BC" w:rsidP="005A4FC4">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-302.34</w:t>
            </w:r>
          </w:p>
        </w:tc>
        <w:tc>
          <w:tcPr>
            <w:tcW w:w="4438" w:type="dxa"/>
            <w:gridSpan w:val="3"/>
            <w:vAlign w:val="center"/>
          </w:tcPr>
          <w:p w14:paraId="7CAF2660" w14:textId="16E1C5B8" w:rsidR="005A4FC4" w:rsidRPr="00526476" w:rsidRDefault="00E840BC" w:rsidP="005A4FC4">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-303.81</w:t>
            </w:r>
          </w:p>
        </w:tc>
      </w:tr>
      <w:tr w:rsidR="005A4FC4" w:rsidRPr="00526476" w14:paraId="07AB8FEE" w14:textId="77777777" w:rsidTr="005A4FC4">
        <w:tc>
          <w:tcPr>
            <w:tcW w:w="2405" w:type="dxa"/>
          </w:tcPr>
          <w:p w14:paraId="115C140E" w14:textId="77777777" w:rsidR="005A4FC4" w:rsidRDefault="005A4FC4"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MSE</w:t>
            </w:r>
          </w:p>
        </w:tc>
        <w:tc>
          <w:tcPr>
            <w:tcW w:w="1985" w:type="dxa"/>
            <w:gridSpan w:val="2"/>
            <w:vAlign w:val="center"/>
          </w:tcPr>
          <w:p w14:paraId="147A1E47" w14:textId="15105F69" w:rsidR="005A4FC4" w:rsidRDefault="00E840BC" w:rsidP="005A4FC4">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0.071</w:t>
            </w:r>
          </w:p>
        </w:tc>
        <w:tc>
          <w:tcPr>
            <w:tcW w:w="4438" w:type="dxa"/>
            <w:gridSpan w:val="3"/>
            <w:vAlign w:val="center"/>
          </w:tcPr>
          <w:p w14:paraId="2BE83E52" w14:textId="5DAB0A6D" w:rsidR="005A4FC4" w:rsidRDefault="00E840BC" w:rsidP="005A4FC4">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0.059</w:t>
            </w:r>
          </w:p>
        </w:tc>
      </w:tr>
      <w:tr w:rsidR="005A4FC4" w:rsidRPr="00526476" w14:paraId="2FD90293" w14:textId="77777777" w:rsidTr="005A4FC4">
        <w:tc>
          <w:tcPr>
            <w:tcW w:w="2405" w:type="dxa"/>
          </w:tcPr>
          <w:p w14:paraId="5BBD6384" w14:textId="77777777" w:rsidR="005A4FC4" w:rsidRDefault="005A4FC4"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MAE</w:t>
            </w:r>
          </w:p>
        </w:tc>
        <w:tc>
          <w:tcPr>
            <w:tcW w:w="1985" w:type="dxa"/>
            <w:gridSpan w:val="2"/>
            <w:vAlign w:val="center"/>
          </w:tcPr>
          <w:p w14:paraId="0B9FB8CA" w14:textId="120722F8" w:rsidR="005A4FC4" w:rsidRDefault="001458B5" w:rsidP="005A4FC4">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0.092</w:t>
            </w:r>
          </w:p>
        </w:tc>
        <w:tc>
          <w:tcPr>
            <w:tcW w:w="4438" w:type="dxa"/>
            <w:gridSpan w:val="3"/>
            <w:vAlign w:val="center"/>
          </w:tcPr>
          <w:p w14:paraId="0980DE33" w14:textId="36D52BF5" w:rsidR="005A4FC4" w:rsidRDefault="001458B5" w:rsidP="005A4FC4">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0.087</w:t>
            </w:r>
          </w:p>
        </w:tc>
      </w:tr>
      <w:tr w:rsidR="005A4FC4" w:rsidRPr="00526476" w14:paraId="6BA16605" w14:textId="77777777" w:rsidTr="005A4FC4">
        <w:tc>
          <w:tcPr>
            <w:tcW w:w="2405" w:type="dxa"/>
          </w:tcPr>
          <w:p w14:paraId="33449626" w14:textId="77777777" w:rsidR="005A4FC4" w:rsidRDefault="005A4FC4" w:rsidP="005A4FC4">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RMSE</w:t>
            </w:r>
          </w:p>
        </w:tc>
        <w:tc>
          <w:tcPr>
            <w:tcW w:w="1985" w:type="dxa"/>
            <w:gridSpan w:val="2"/>
            <w:vAlign w:val="center"/>
          </w:tcPr>
          <w:p w14:paraId="6940F3FD" w14:textId="6F496EF0" w:rsidR="005A4FC4" w:rsidRDefault="001458B5" w:rsidP="005A4FC4">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0.267</w:t>
            </w:r>
          </w:p>
        </w:tc>
        <w:tc>
          <w:tcPr>
            <w:tcW w:w="4438" w:type="dxa"/>
            <w:gridSpan w:val="3"/>
            <w:vAlign w:val="center"/>
          </w:tcPr>
          <w:p w14:paraId="7BDD15FC" w14:textId="562DE228" w:rsidR="005A4FC4" w:rsidRDefault="001458B5" w:rsidP="005A4FC4">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0.243</w:t>
            </w:r>
          </w:p>
        </w:tc>
      </w:tr>
    </w:tbl>
    <w:p w14:paraId="095EED33" w14:textId="77777777" w:rsidR="004A11A6" w:rsidRDefault="004A11A6" w:rsidP="00177E96">
      <w:pPr>
        <w:jc w:val="both"/>
        <w:rPr>
          <w:ins w:id="320" w:author="Gonzalo Ríos" w:date="2026-05-06T10:57:00Z" w16du:dateUtc="2026-05-06T00:57:00Z"/>
          <w:rFonts w:ascii="Times New Roman" w:eastAsiaTheme="minorEastAsia" w:hAnsi="Times New Roman" w:cs="Times New Roman"/>
          <w:sz w:val="24"/>
          <w:szCs w:val="24"/>
          <w:lang w:val="en-US"/>
        </w:rPr>
      </w:pPr>
    </w:p>
    <w:p w14:paraId="54FCDE9B" w14:textId="77777777" w:rsidR="00827D49" w:rsidRDefault="00827D49" w:rsidP="00827D49">
      <w:pPr>
        <w:jc w:val="both"/>
        <w:rPr>
          <w:ins w:id="321" w:author="Gonzalo Ríos" w:date="2026-05-06T10:57:00Z" w16du:dateUtc="2026-05-06T00:57:00Z"/>
          <w:rFonts w:ascii="Times New Roman" w:eastAsiaTheme="minorEastAsia" w:hAnsi="Times New Roman" w:cs="Times New Roman"/>
          <w:sz w:val="24"/>
          <w:szCs w:val="24"/>
          <w:lang w:val="en-US"/>
        </w:rPr>
      </w:pPr>
      <w:ins w:id="322" w:author="Gonzalo Ríos" w:date="2026-05-06T10:57:00Z" w16du:dateUtc="2026-05-06T00:57:00Z">
        <w:r w:rsidRPr="004473DC">
          <w:rPr>
            <w:rFonts w:ascii="Times New Roman" w:eastAsiaTheme="minorEastAsia" w:hAnsi="Times New Roman" w:cs="Times New Roman"/>
            <w:sz w:val="24"/>
            <w:szCs w:val="24"/>
            <w:lang w:val="en-US"/>
          </w:rPr>
          <w:lastRenderedPageBreak/>
          <w:t>Fi</w:t>
        </w:r>
        <w:r w:rsidRPr="002879DD">
          <w:rPr>
            <w:rFonts w:ascii="Times New Roman" w:eastAsiaTheme="minorEastAsia" w:hAnsi="Times New Roman" w:cs="Times New Roman"/>
            <w:sz w:val="24"/>
            <w:szCs w:val="24"/>
            <w:lang w:val="en-US"/>
          </w:rPr>
          <w:t>gure 2</w:t>
        </w:r>
        <w:r>
          <w:rPr>
            <w:rFonts w:ascii="Times New Roman" w:eastAsiaTheme="minorEastAsia" w:hAnsi="Times New Roman" w:cs="Times New Roman"/>
            <w:sz w:val="24"/>
            <w:szCs w:val="24"/>
            <w:lang w:val="en-US"/>
          </w:rPr>
          <w:t xml:space="preserve"> shows the scatterplot for fitted values of both approaches against the AADT in the QLD heavy vehicles dataset. In contrast to what is shown in Figure 1, the QLD heavy vehicles dataset exhibits a highly skewed distribution with a strong concentration near-zero predictions and a limited number of extreme values. While both models show a relatively weak dependence on AADT, the benchmark model generates substantial dispersion and more extreme predictions in the mid-range of exposure. The hierarchical model, although not drastically reducing overall variability, produces a more structured pattern of fitted values, suggesting the model captures latent group-heterogeneity rather than simply smoothing predictions.</w:t>
        </w:r>
      </w:ins>
    </w:p>
    <w:p w14:paraId="03F4D01B" w14:textId="77777777" w:rsidR="00827D49" w:rsidRPr="004473DC" w:rsidRDefault="00827D49" w:rsidP="00827D49">
      <w:pPr>
        <w:jc w:val="both"/>
        <w:rPr>
          <w:ins w:id="323" w:author="Gonzalo Ríos" w:date="2026-05-06T10:57:00Z" w16du:dateUtc="2026-05-06T00:57:00Z"/>
          <w:rFonts w:ascii="Times New Roman" w:eastAsiaTheme="minorEastAsia" w:hAnsi="Times New Roman" w:cs="Times New Roman"/>
          <w:sz w:val="24"/>
          <w:szCs w:val="24"/>
          <w:lang w:val="en-US"/>
        </w:rPr>
      </w:pPr>
      <w:ins w:id="324" w:author="Gonzalo Ríos" w:date="2026-05-06T10:57:00Z" w16du:dateUtc="2026-05-06T00:57:00Z">
        <w:r>
          <w:rPr>
            <w:rFonts w:ascii="Times New Roman" w:eastAsiaTheme="minorEastAsia" w:hAnsi="Times New Roman" w:cs="Times New Roman"/>
            <w:sz w:val="24"/>
            <w:szCs w:val="24"/>
            <w:lang w:val="en-US"/>
          </w:rPr>
          <w:t>Overall, these results suggest that, in settings with lower or more structured heterogeneity, the hierarchical approach provides benefits in terms of stability rather than large improvement in predictive accuracy.</w:t>
        </w:r>
      </w:ins>
    </w:p>
    <w:p w14:paraId="50587FD2" w14:textId="77777777" w:rsidR="00827D49" w:rsidRDefault="00827D49" w:rsidP="00827D49">
      <w:pPr>
        <w:jc w:val="both"/>
        <w:rPr>
          <w:ins w:id="325" w:author="Gonzalo Ríos" w:date="2026-05-06T10:57:00Z" w16du:dateUtc="2026-05-06T00:57:00Z"/>
          <w:rFonts w:ascii="Times New Roman" w:eastAsiaTheme="minorEastAsia" w:hAnsi="Times New Roman" w:cs="Times New Roman"/>
          <w:b/>
          <w:bCs/>
          <w:sz w:val="24"/>
          <w:szCs w:val="24"/>
          <w:lang w:val="en-US"/>
        </w:rPr>
      </w:pPr>
      <w:ins w:id="326" w:author="Gonzalo Ríos" w:date="2026-05-06T10:57:00Z" w16du:dateUtc="2026-05-06T00:57:00Z">
        <w:r w:rsidRPr="004473DC">
          <w:rPr>
            <w:rFonts w:ascii="Times New Roman" w:eastAsiaTheme="minorEastAsia" w:hAnsi="Times New Roman" w:cs="Times New Roman"/>
            <w:b/>
            <w:bCs/>
            <w:sz w:val="24"/>
            <w:szCs w:val="24"/>
            <w:lang w:val="en-US"/>
          </w:rPr>
          <w:t>Figure 2:</w:t>
        </w:r>
        <w:r>
          <w:rPr>
            <w:rFonts w:ascii="Times New Roman" w:eastAsiaTheme="minorEastAsia" w:hAnsi="Times New Roman" w:cs="Times New Roman"/>
            <w:sz w:val="24"/>
            <w:szCs w:val="24"/>
            <w:lang w:val="en-US"/>
          </w:rPr>
          <w:t xml:space="preserve"> </w:t>
        </w:r>
        <w:commentRangeStart w:id="327"/>
        <w:r>
          <w:rPr>
            <w:rFonts w:ascii="Times New Roman" w:eastAsiaTheme="minorEastAsia" w:hAnsi="Times New Roman" w:cs="Times New Roman"/>
            <w:b/>
            <w:bCs/>
            <w:sz w:val="24"/>
            <w:szCs w:val="24"/>
            <w:lang w:val="en-US"/>
          </w:rPr>
          <w:t>Analyst</w:t>
        </w:r>
        <w:r w:rsidRPr="00DF5D73">
          <w:rPr>
            <w:rFonts w:ascii="Times New Roman" w:eastAsiaTheme="minorEastAsia" w:hAnsi="Times New Roman" w:cs="Times New Roman"/>
            <w:b/>
            <w:bCs/>
            <w:sz w:val="24"/>
            <w:szCs w:val="24"/>
            <w:lang w:val="en-US"/>
          </w:rPr>
          <w:t xml:space="preserve"> specification and hierarchical framework fitted values against AADT for the </w:t>
        </w:r>
        <w:r>
          <w:rPr>
            <w:rFonts w:ascii="Times New Roman" w:eastAsiaTheme="minorEastAsia" w:hAnsi="Times New Roman" w:cs="Times New Roman"/>
            <w:b/>
            <w:bCs/>
            <w:sz w:val="24"/>
            <w:szCs w:val="24"/>
            <w:lang w:val="en-US"/>
          </w:rPr>
          <w:t>QLD Heavy Vehicles dataset</w:t>
        </w:r>
      </w:ins>
      <w:commentRangeEnd w:id="327"/>
      <w:r w:rsidR="00B30A8A">
        <w:rPr>
          <w:rStyle w:val="Refdecomentario"/>
          <w:rFonts w:ascii="Times New Roman" w:eastAsiaTheme="minorEastAsia" w:hAnsi="Times New Roman" w:cs="Times New Roman"/>
          <w:b/>
          <w:bCs/>
          <w:sz w:val="24"/>
          <w:szCs w:val="24"/>
          <w:lang w:val="en-US"/>
        </w:rPr>
        <w:commentReference w:id="327"/>
      </w:r>
    </w:p>
    <w:p w14:paraId="43C62446" w14:textId="646C27A0" w:rsidR="00827D49" w:rsidRDefault="00BD1B72" w:rsidP="00177E96">
      <w:pPr>
        <w:jc w:val="both"/>
        <w:rPr>
          <w:rFonts w:ascii="Times New Roman" w:eastAsiaTheme="minorEastAsia" w:hAnsi="Times New Roman" w:cs="Times New Roman"/>
          <w:sz w:val="24"/>
          <w:szCs w:val="24"/>
          <w:lang w:val="en-US"/>
        </w:rPr>
      </w:pPr>
      <w:ins w:id="328" w:author="Gonzalo Ríos" w:date="2026-05-28T23:14:00Z" w16du:dateUtc="2026-05-28T13:14:00Z">
        <w:r>
          <w:rPr>
            <w:rFonts w:ascii="Times New Roman" w:eastAsiaTheme="minorEastAsia" w:hAnsi="Times New Roman" w:cs="Times New Roman"/>
            <w:noProof/>
            <w:sz w:val="24"/>
            <w:szCs w:val="24"/>
            <w:lang w:val="en-US"/>
          </w:rPr>
          <w:drawing>
            <wp:inline distT="0" distB="0" distL="0" distR="0" wp14:anchorId="11077D55" wp14:editId="637D993A">
              <wp:extent cx="5607050" cy="3924300"/>
              <wp:effectExtent l="0" t="0" r="0" b="0"/>
              <wp:docPr id="15052784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7050" cy="3924300"/>
                      </a:xfrm>
                      <a:prstGeom prst="rect">
                        <a:avLst/>
                      </a:prstGeom>
                      <a:noFill/>
                      <a:ln>
                        <a:noFill/>
                      </a:ln>
                    </pic:spPr>
                  </pic:pic>
                </a:graphicData>
              </a:graphic>
            </wp:inline>
          </w:drawing>
        </w:r>
      </w:ins>
    </w:p>
    <w:p w14:paraId="0BEAF4A9" w14:textId="489C4491" w:rsidR="000974E7" w:rsidRDefault="000974E7" w:rsidP="00177E96">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The specification</w:t>
      </w:r>
      <w:ins w:id="329" w:author="Gonzalo Ríos" w:date="2026-05-06T10:57:00Z" w16du:dateUtc="2026-05-06T00:57:00Z">
        <w:r w:rsidR="00827D49">
          <w:rPr>
            <w:rFonts w:ascii="Times New Roman" w:eastAsiaTheme="minorEastAsia" w:hAnsi="Times New Roman" w:cs="Times New Roman"/>
            <w:sz w:val="24"/>
            <w:szCs w:val="24"/>
            <w:lang w:val="en-US"/>
          </w:rPr>
          <w:t xml:space="preserve"> for the Maine dataset</w:t>
        </w:r>
      </w:ins>
      <w:r>
        <w:rPr>
          <w:rFonts w:ascii="Times New Roman" w:eastAsiaTheme="minorEastAsia" w:hAnsi="Times New Roman" w:cs="Times New Roman"/>
          <w:sz w:val="24"/>
          <w:szCs w:val="24"/>
          <w:lang w:val="en-US"/>
        </w:rPr>
        <w:t xml:space="preserve"> considers a set of design features and contextual variables. Specifically, an indicator function for the presence of curve, the posted speed limit, the left and right shoulders width, the number lanes, the number of days with precipitation, the number of days with temperature above 32°</w:t>
      </w:r>
      <w:r w:rsidR="00DC0CD2">
        <w:rPr>
          <w:rFonts w:ascii="Times New Roman" w:eastAsiaTheme="minorEastAsia" w:hAnsi="Times New Roman" w:cs="Times New Roman"/>
          <w:sz w:val="24"/>
          <w:szCs w:val="24"/>
          <w:lang w:val="en-US"/>
        </w:rPr>
        <w:t>F</w:t>
      </w:r>
      <w:r>
        <w:rPr>
          <w:rFonts w:ascii="Times New Roman" w:eastAsiaTheme="minorEastAsia" w:hAnsi="Times New Roman" w:cs="Times New Roman"/>
          <w:sz w:val="24"/>
          <w:szCs w:val="24"/>
          <w:lang w:val="en-US"/>
        </w:rPr>
        <w:t xml:space="preserve">, and an indicator function if the season is winter, </w:t>
      </w:r>
      <w:r w:rsidR="00DC0CD2">
        <w:rPr>
          <w:rFonts w:ascii="Times New Roman" w:eastAsiaTheme="minorEastAsia" w:hAnsi="Times New Roman" w:cs="Times New Roman"/>
          <w:sz w:val="24"/>
          <w:szCs w:val="24"/>
          <w:lang w:val="en-US"/>
        </w:rPr>
        <w:t xml:space="preserve">the segment length (in miles), and </w:t>
      </w:r>
      <w:r>
        <w:rPr>
          <w:rFonts w:ascii="Times New Roman" w:eastAsiaTheme="minorEastAsia" w:hAnsi="Times New Roman" w:cs="Times New Roman"/>
          <w:sz w:val="24"/>
          <w:szCs w:val="24"/>
          <w:lang w:val="en-US"/>
        </w:rPr>
        <w:t>the monthly AADT</w:t>
      </w:r>
      <w:r w:rsidR="003F5F06">
        <w:rPr>
          <w:rFonts w:ascii="Times New Roman" w:eastAsiaTheme="minorEastAsia" w:hAnsi="Times New Roman" w:cs="Times New Roman"/>
          <w:sz w:val="24"/>
          <w:szCs w:val="24"/>
          <w:lang w:val="en-US"/>
        </w:rPr>
        <w:t xml:space="preserve"> (MADT)</w:t>
      </w:r>
      <w:r>
        <w:rPr>
          <w:rFonts w:ascii="Times New Roman" w:eastAsiaTheme="minorEastAsia" w:hAnsi="Times New Roman" w:cs="Times New Roman"/>
          <w:sz w:val="24"/>
          <w:szCs w:val="24"/>
          <w:lang w:val="en-US"/>
        </w:rPr>
        <w:t>.</w:t>
      </w:r>
    </w:p>
    <w:p w14:paraId="3751E422" w14:textId="57855E6E" w:rsidR="000E0067" w:rsidRDefault="003B0E8E" w:rsidP="00177E96">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lastRenderedPageBreak/>
        <w:t xml:space="preserve">The comparison between the </w:t>
      </w:r>
      <w:del w:id="330" w:author="Gonzalo Ríos" w:date="2026-05-06T10:57:00Z" w16du:dateUtc="2026-05-06T00:57:00Z">
        <w:r w:rsidDel="00827D49">
          <w:rPr>
            <w:rFonts w:ascii="Times New Roman" w:eastAsiaTheme="minorEastAsia" w:hAnsi="Times New Roman" w:cs="Times New Roman"/>
            <w:sz w:val="24"/>
            <w:szCs w:val="24"/>
            <w:lang w:val="en-US"/>
          </w:rPr>
          <w:delText>specification</w:delText>
        </w:r>
      </w:del>
      <w:ins w:id="331" w:author="Gonzalo Ríos" w:date="2026-05-06T10:57:00Z" w16du:dateUtc="2026-05-06T00:57:00Z">
        <w:r w:rsidR="00827D49">
          <w:rPr>
            <w:rFonts w:ascii="Times New Roman" w:eastAsiaTheme="minorEastAsia" w:hAnsi="Times New Roman" w:cs="Times New Roman"/>
            <w:sz w:val="24"/>
            <w:szCs w:val="24"/>
            <w:lang w:val="en-US"/>
          </w:rPr>
          <w:t>specifications</w:t>
        </w:r>
      </w:ins>
      <w:r>
        <w:rPr>
          <w:rFonts w:ascii="Times New Roman" w:eastAsiaTheme="minorEastAsia" w:hAnsi="Times New Roman" w:cs="Times New Roman"/>
          <w:sz w:val="24"/>
          <w:szCs w:val="24"/>
          <w:lang w:val="en-US"/>
        </w:rPr>
        <w:t xml:space="preserve"> found in the literature and the hierarchical approach is shown in Table 3.</w:t>
      </w:r>
      <w:r w:rsidR="004A11A6">
        <w:rPr>
          <w:rFonts w:ascii="Times New Roman" w:eastAsiaTheme="minorEastAsia" w:hAnsi="Times New Roman" w:cs="Times New Roman"/>
          <w:sz w:val="24"/>
          <w:szCs w:val="24"/>
          <w:lang w:val="en-US"/>
        </w:rPr>
        <w:t xml:space="preserve"> The benchmark is provided by </w:t>
      </w:r>
      <w:sdt>
        <w:sdtPr>
          <w:rPr>
            <w:rFonts w:ascii="Times New Roman" w:eastAsiaTheme="minorEastAsia" w:hAnsi="Times New Roman" w:cs="Times New Roman"/>
            <w:sz w:val="24"/>
            <w:szCs w:val="24"/>
            <w:lang w:val="en-US"/>
          </w:rPr>
          <w:id w:val="1743991800"/>
          <w:citation/>
        </w:sdtPr>
        <w:sdtContent>
          <w:r w:rsidR="004A11A6">
            <w:rPr>
              <w:rFonts w:ascii="Times New Roman" w:eastAsiaTheme="minorEastAsia" w:hAnsi="Times New Roman" w:cs="Times New Roman"/>
              <w:sz w:val="24"/>
              <w:szCs w:val="24"/>
              <w:lang w:val="en-US"/>
            </w:rPr>
            <w:fldChar w:fldCharType="begin"/>
          </w:r>
          <w:r w:rsidR="004A11A6" w:rsidRPr="004A11A6">
            <w:rPr>
              <w:rFonts w:ascii="Times New Roman" w:eastAsiaTheme="minorEastAsia" w:hAnsi="Times New Roman" w:cs="Times New Roman"/>
              <w:sz w:val="24"/>
              <w:szCs w:val="24"/>
              <w:lang w:val="en-US"/>
            </w:rPr>
            <w:instrText xml:space="preserve"> CITATION Isl23 \l 13322 </w:instrText>
          </w:r>
          <w:r w:rsidR="004A11A6">
            <w:rPr>
              <w:rFonts w:ascii="Times New Roman" w:eastAsiaTheme="minorEastAsia" w:hAnsi="Times New Roman" w:cs="Times New Roman"/>
              <w:sz w:val="24"/>
              <w:szCs w:val="24"/>
              <w:lang w:val="en-US"/>
            </w:rPr>
            <w:fldChar w:fldCharType="separate"/>
          </w:r>
          <w:r w:rsidR="00902A32" w:rsidRPr="00902A32">
            <w:rPr>
              <w:rFonts w:ascii="Times New Roman" w:eastAsiaTheme="minorEastAsia" w:hAnsi="Times New Roman" w:cs="Times New Roman"/>
              <w:noProof/>
              <w:sz w:val="24"/>
              <w:szCs w:val="24"/>
              <w:lang w:val="en-US"/>
            </w:rPr>
            <w:t>(Islam, 2023)</w:t>
          </w:r>
          <w:r w:rsidR="004A11A6">
            <w:rPr>
              <w:rFonts w:ascii="Times New Roman" w:eastAsiaTheme="minorEastAsia" w:hAnsi="Times New Roman" w:cs="Times New Roman"/>
              <w:sz w:val="24"/>
              <w:szCs w:val="24"/>
              <w:lang w:val="en-US"/>
            </w:rPr>
            <w:fldChar w:fldCharType="end"/>
          </w:r>
        </w:sdtContent>
      </w:sdt>
      <w:r w:rsidR="004A11A6">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 xml:space="preserve"> In the benchmark model, key exposure-related variables (e.g., MADT and segment length) show strong positive effects, as expected</w:t>
      </w:r>
      <w:r w:rsidR="000E0067">
        <w:rPr>
          <w:rFonts w:ascii="Times New Roman" w:eastAsiaTheme="minorEastAsia" w:hAnsi="Times New Roman" w:cs="Times New Roman"/>
          <w:sz w:val="24"/>
          <w:szCs w:val="24"/>
          <w:lang w:val="en-US"/>
        </w:rPr>
        <w:t>. Furthermore, speed limit shows a positive estimate, denoting an increase in crash risk, while shoulder width has a negative (protective) effect. However, environmental variables such as days with precipitation above 1 inch and days with temperature below 32°F are not statistically significant in the fixed part of the model, yet appear as significant random parameters, suggesting unobserved heterogeneity that the model cannot fully structure.</w:t>
      </w:r>
    </w:p>
    <w:p w14:paraId="4FF518D8" w14:textId="6B8BAAEE" w:rsidR="000E0067" w:rsidRDefault="000E0067" w:rsidP="00177E96">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In contrast, the hierarchical approach integrates these environmental factors directly into the structure, where both precipitation and temperature-related variables become highly significant and positively associated with crashes. The inclusion of additional structure, such as the second-level intercept and a seasonal indicator, further enhances interpretability by explicitly modeling heterogeneity. In terms of the estimates, the hierarchical model maintains intuitive signs: higher speed limits increase risk, wider shoulders reduce crashes, and adverse weather conditions increase crash risks, all consistent with theory of road safety. Regarding the goodness of fit and predictive accuracy, the hierarchical model shows significant </w:t>
      </w:r>
      <w:r w:rsidR="00F44F23">
        <w:rPr>
          <w:rFonts w:ascii="Times New Roman" w:eastAsiaTheme="minorEastAsia" w:hAnsi="Times New Roman" w:cs="Times New Roman"/>
          <w:sz w:val="24"/>
          <w:szCs w:val="24"/>
          <w:lang w:val="en-US"/>
        </w:rPr>
        <w:t>improvements,</w:t>
      </w:r>
      <w:r>
        <w:rPr>
          <w:rFonts w:ascii="Times New Roman" w:eastAsiaTheme="minorEastAsia" w:hAnsi="Times New Roman" w:cs="Times New Roman"/>
          <w:sz w:val="24"/>
          <w:szCs w:val="24"/>
          <w:lang w:val="en-US"/>
        </w:rPr>
        <w:t xml:space="preserve"> reducing MSE from 10.189 to 0.241, MAE from 1.275 to 0.170, and RMSE from 3.192 to 0.491, representing an order-of-magnitude gain in predictive performance.</w:t>
      </w:r>
    </w:p>
    <w:p w14:paraId="6DEFFAF2" w14:textId="22432859" w:rsidR="000E0067" w:rsidRDefault="000E0067" w:rsidP="00177E96">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Although the BIC and log-likelihood are not reported for the benchmark, the magnitude of the error reduction clearly favors the hierarchical approach, capturing structured heterogeneity through variance components for the first and sub-levels, both statistically significant. </w:t>
      </w:r>
    </w:p>
    <w:p w14:paraId="527AB03A" w14:textId="45D56297" w:rsidR="003B0E8E" w:rsidRPr="00CD2CF4" w:rsidRDefault="003B0E8E" w:rsidP="00177E96">
      <w:pPr>
        <w:jc w:val="both"/>
        <w:rPr>
          <w:rFonts w:ascii="Times New Roman" w:eastAsiaTheme="minorEastAsia" w:hAnsi="Times New Roman" w:cs="Times New Roman"/>
          <w:b/>
          <w:bCs/>
          <w:sz w:val="24"/>
          <w:szCs w:val="24"/>
          <w:lang w:val="en-US"/>
        </w:rPr>
      </w:pPr>
      <w:r w:rsidRPr="00CD2CF4">
        <w:rPr>
          <w:rFonts w:ascii="Times New Roman" w:eastAsiaTheme="minorEastAsia" w:hAnsi="Times New Roman" w:cs="Times New Roman"/>
          <w:b/>
          <w:bCs/>
          <w:sz w:val="24"/>
          <w:szCs w:val="24"/>
          <w:lang w:val="en-US"/>
        </w:rPr>
        <w:t>Table 3: Specification between complete pooling from the literature and the hierarchical approach for the Maine rural dataset.</w:t>
      </w:r>
    </w:p>
    <w:tbl>
      <w:tblPr>
        <w:tblStyle w:val="Tablaconcuadrcula"/>
        <w:tblW w:w="0" w:type="auto"/>
        <w:tblLook w:val="04A0" w:firstRow="1" w:lastRow="0" w:firstColumn="1" w:lastColumn="0" w:noHBand="0" w:noVBand="1"/>
      </w:tblPr>
      <w:tblGrid>
        <w:gridCol w:w="2319"/>
        <w:gridCol w:w="985"/>
        <w:gridCol w:w="1183"/>
        <w:gridCol w:w="1984"/>
        <w:gridCol w:w="1060"/>
        <w:gridCol w:w="1297"/>
      </w:tblGrid>
      <w:tr w:rsidR="000974E7" w:rsidRPr="00767EAC" w14:paraId="7680171B" w14:textId="77777777" w:rsidTr="00930A5C">
        <w:tc>
          <w:tcPr>
            <w:tcW w:w="4390" w:type="dxa"/>
            <w:gridSpan w:val="3"/>
          </w:tcPr>
          <w:p w14:paraId="2EC6E54C" w14:textId="63592DDD" w:rsidR="000974E7" w:rsidRPr="00A32A99" w:rsidRDefault="00BA701F" w:rsidP="00930A5C">
            <w:pPr>
              <w:rPr>
                <w:rFonts w:ascii="Times New Roman" w:eastAsiaTheme="minorEastAsia" w:hAnsi="Times New Roman" w:cs="Times New Roman"/>
                <w:b/>
                <w:bCs/>
                <w:sz w:val="18"/>
                <w:szCs w:val="18"/>
                <w:lang w:val="en-US"/>
              </w:rPr>
            </w:pPr>
            <w:r>
              <w:rPr>
                <w:rFonts w:ascii="Times New Roman" w:eastAsiaTheme="minorEastAsia" w:hAnsi="Times New Roman" w:cs="Times New Roman"/>
                <w:b/>
                <w:bCs/>
                <w:sz w:val="18"/>
                <w:szCs w:val="18"/>
                <w:lang w:val="en-US"/>
              </w:rPr>
              <w:t xml:space="preserve">Specification provided by </w:t>
            </w:r>
            <w:sdt>
              <w:sdtPr>
                <w:rPr>
                  <w:rFonts w:ascii="Times New Roman" w:eastAsiaTheme="minorEastAsia" w:hAnsi="Times New Roman" w:cs="Times New Roman"/>
                  <w:b/>
                  <w:bCs/>
                  <w:sz w:val="18"/>
                  <w:szCs w:val="18"/>
                  <w:lang w:val="en-US"/>
                </w:rPr>
                <w:id w:val="-950705768"/>
                <w:citation/>
              </w:sdtPr>
              <w:sdtContent>
                <w:r>
                  <w:rPr>
                    <w:rFonts w:ascii="Times New Roman" w:eastAsiaTheme="minorEastAsia" w:hAnsi="Times New Roman" w:cs="Times New Roman"/>
                    <w:b/>
                    <w:bCs/>
                    <w:sz w:val="18"/>
                    <w:szCs w:val="18"/>
                    <w:lang w:val="en-US"/>
                  </w:rPr>
                  <w:fldChar w:fldCharType="begin"/>
                </w:r>
                <w:r>
                  <w:rPr>
                    <w:rFonts w:ascii="Times New Roman" w:eastAsiaTheme="minorEastAsia" w:hAnsi="Times New Roman" w:cs="Times New Roman"/>
                    <w:b/>
                    <w:bCs/>
                    <w:sz w:val="18"/>
                    <w:szCs w:val="18"/>
                  </w:rPr>
                  <w:instrText xml:space="preserve"> CITATION Isl23 \l 13322 </w:instrText>
                </w:r>
                <w:r>
                  <w:rPr>
                    <w:rFonts w:ascii="Times New Roman" w:eastAsiaTheme="minorEastAsia" w:hAnsi="Times New Roman" w:cs="Times New Roman"/>
                    <w:b/>
                    <w:bCs/>
                    <w:sz w:val="18"/>
                    <w:szCs w:val="18"/>
                    <w:lang w:val="en-US"/>
                  </w:rPr>
                  <w:fldChar w:fldCharType="separate"/>
                </w:r>
                <w:r w:rsidR="00902A32" w:rsidRPr="00902A32">
                  <w:rPr>
                    <w:rFonts w:ascii="Times New Roman" w:eastAsiaTheme="minorEastAsia" w:hAnsi="Times New Roman" w:cs="Times New Roman"/>
                    <w:noProof/>
                    <w:sz w:val="18"/>
                    <w:szCs w:val="18"/>
                  </w:rPr>
                  <w:t>(Islam, 2023)</w:t>
                </w:r>
                <w:r>
                  <w:rPr>
                    <w:rFonts w:ascii="Times New Roman" w:eastAsiaTheme="minorEastAsia" w:hAnsi="Times New Roman" w:cs="Times New Roman"/>
                    <w:b/>
                    <w:bCs/>
                    <w:sz w:val="18"/>
                    <w:szCs w:val="18"/>
                    <w:lang w:val="en-US"/>
                  </w:rPr>
                  <w:fldChar w:fldCharType="end"/>
                </w:r>
              </w:sdtContent>
            </w:sdt>
          </w:p>
        </w:tc>
        <w:tc>
          <w:tcPr>
            <w:tcW w:w="4438" w:type="dxa"/>
            <w:gridSpan w:val="3"/>
          </w:tcPr>
          <w:p w14:paraId="1F576310" w14:textId="77777777" w:rsidR="000974E7" w:rsidRPr="00A32A99" w:rsidRDefault="000974E7" w:rsidP="00930A5C">
            <w:pPr>
              <w:rPr>
                <w:rFonts w:ascii="Times New Roman" w:eastAsiaTheme="minorEastAsia" w:hAnsi="Times New Roman" w:cs="Times New Roman"/>
                <w:b/>
                <w:bCs/>
                <w:sz w:val="18"/>
                <w:szCs w:val="18"/>
                <w:lang w:val="en-US"/>
              </w:rPr>
            </w:pPr>
            <w:r>
              <w:rPr>
                <w:rFonts w:ascii="Times New Roman" w:eastAsiaTheme="minorEastAsia" w:hAnsi="Times New Roman" w:cs="Times New Roman"/>
                <w:b/>
                <w:bCs/>
                <w:sz w:val="18"/>
                <w:szCs w:val="18"/>
                <w:lang w:val="en-US"/>
              </w:rPr>
              <w:t>Specification found through the hierarchical approach</w:t>
            </w:r>
          </w:p>
        </w:tc>
      </w:tr>
      <w:tr w:rsidR="000974E7" w:rsidRPr="00526476" w14:paraId="0D711463" w14:textId="77777777" w:rsidTr="00930A5C">
        <w:tc>
          <w:tcPr>
            <w:tcW w:w="2405" w:type="dxa"/>
          </w:tcPr>
          <w:p w14:paraId="2B034CCA" w14:textId="77777777" w:rsidR="000974E7" w:rsidRPr="00A32A99" w:rsidRDefault="000974E7" w:rsidP="00930A5C">
            <w:pPr>
              <w:rPr>
                <w:rFonts w:ascii="Times New Roman" w:eastAsiaTheme="minorEastAsia" w:hAnsi="Times New Roman" w:cs="Times New Roman"/>
                <w:b/>
                <w:bCs/>
                <w:sz w:val="18"/>
                <w:szCs w:val="18"/>
                <w:lang w:val="en-US"/>
              </w:rPr>
            </w:pPr>
            <w:r w:rsidRPr="00A32A99">
              <w:rPr>
                <w:rFonts w:ascii="Times New Roman" w:eastAsiaTheme="minorEastAsia" w:hAnsi="Times New Roman" w:cs="Times New Roman"/>
                <w:b/>
                <w:bCs/>
                <w:sz w:val="18"/>
                <w:szCs w:val="18"/>
                <w:lang w:val="en-US"/>
              </w:rPr>
              <w:t>Parameter</w:t>
            </w:r>
          </w:p>
        </w:tc>
        <w:tc>
          <w:tcPr>
            <w:tcW w:w="992" w:type="dxa"/>
          </w:tcPr>
          <w:p w14:paraId="38A59D1A" w14:textId="77777777" w:rsidR="000974E7" w:rsidRPr="00A32A99" w:rsidRDefault="000974E7" w:rsidP="00930A5C">
            <w:pPr>
              <w:rPr>
                <w:rFonts w:ascii="Times New Roman" w:eastAsiaTheme="minorEastAsia" w:hAnsi="Times New Roman" w:cs="Times New Roman"/>
                <w:b/>
                <w:bCs/>
                <w:sz w:val="18"/>
                <w:szCs w:val="18"/>
                <w:lang w:val="en-US"/>
              </w:rPr>
            </w:pPr>
            <w:r>
              <w:rPr>
                <w:rFonts w:ascii="Times New Roman" w:eastAsiaTheme="minorEastAsia" w:hAnsi="Times New Roman" w:cs="Times New Roman"/>
                <w:b/>
                <w:bCs/>
                <w:sz w:val="18"/>
                <w:szCs w:val="18"/>
                <w:lang w:val="en-US"/>
              </w:rPr>
              <w:t>Estimate</w:t>
            </w:r>
          </w:p>
        </w:tc>
        <w:tc>
          <w:tcPr>
            <w:tcW w:w="993" w:type="dxa"/>
          </w:tcPr>
          <w:p w14:paraId="4488BF5E" w14:textId="77777777" w:rsidR="000974E7" w:rsidRPr="00A32A99" w:rsidRDefault="000974E7" w:rsidP="00930A5C">
            <w:pPr>
              <w:rPr>
                <w:rFonts w:ascii="Times New Roman" w:eastAsiaTheme="minorEastAsia" w:hAnsi="Times New Roman" w:cs="Times New Roman"/>
                <w:b/>
                <w:bCs/>
                <w:sz w:val="18"/>
                <w:szCs w:val="18"/>
                <w:lang w:val="en-US"/>
              </w:rPr>
            </w:pPr>
            <w:r>
              <w:rPr>
                <w:rFonts w:ascii="Times New Roman" w:eastAsiaTheme="minorEastAsia" w:hAnsi="Times New Roman" w:cs="Times New Roman"/>
                <w:b/>
                <w:bCs/>
                <w:sz w:val="18"/>
                <w:szCs w:val="18"/>
                <w:lang w:val="en-US"/>
              </w:rPr>
              <w:t>p-value</w:t>
            </w:r>
          </w:p>
        </w:tc>
        <w:tc>
          <w:tcPr>
            <w:tcW w:w="2047" w:type="dxa"/>
          </w:tcPr>
          <w:p w14:paraId="4D225995" w14:textId="77777777" w:rsidR="000974E7" w:rsidRDefault="000974E7" w:rsidP="00930A5C">
            <w:pPr>
              <w:rPr>
                <w:rFonts w:ascii="Times New Roman" w:eastAsiaTheme="minorEastAsia" w:hAnsi="Times New Roman" w:cs="Times New Roman"/>
                <w:b/>
                <w:bCs/>
                <w:sz w:val="18"/>
                <w:szCs w:val="18"/>
                <w:lang w:val="en-US"/>
              </w:rPr>
            </w:pPr>
            <w:r>
              <w:rPr>
                <w:rFonts w:ascii="Times New Roman" w:eastAsiaTheme="minorEastAsia" w:hAnsi="Times New Roman" w:cs="Times New Roman"/>
                <w:b/>
                <w:bCs/>
                <w:sz w:val="18"/>
                <w:szCs w:val="18"/>
                <w:lang w:val="en-US"/>
              </w:rPr>
              <w:t>Parameter</w:t>
            </w:r>
          </w:p>
        </w:tc>
        <w:tc>
          <w:tcPr>
            <w:tcW w:w="1072" w:type="dxa"/>
          </w:tcPr>
          <w:p w14:paraId="39D37A34" w14:textId="77777777" w:rsidR="000974E7" w:rsidRPr="00A32A99" w:rsidRDefault="000974E7" w:rsidP="00930A5C">
            <w:pPr>
              <w:rPr>
                <w:rFonts w:ascii="Times New Roman" w:eastAsiaTheme="minorEastAsia" w:hAnsi="Times New Roman" w:cs="Times New Roman"/>
                <w:b/>
                <w:bCs/>
                <w:sz w:val="18"/>
                <w:szCs w:val="18"/>
                <w:lang w:val="en-US"/>
              </w:rPr>
            </w:pPr>
            <w:r>
              <w:rPr>
                <w:rFonts w:ascii="Times New Roman" w:eastAsiaTheme="minorEastAsia" w:hAnsi="Times New Roman" w:cs="Times New Roman"/>
                <w:b/>
                <w:bCs/>
                <w:sz w:val="18"/>
                <w:szCs w:val="18"/>
                <w:lang w:val="en-US"/>
              </w:rPr>
              <w:t>Estimate</w:t>
            </w:r>
          </w:p>
        </w:tc>
        <w:tc>
          <w:tcPr>
            <w:tcW w:w="1319" w:type="dxa"/>
          </w:tcPr>
          <w:p w14:paraId="0103E4E7" w14:textId="77777777" w:rsidR="000974E7" w:rsidRPr="00A32A99" w:rsidRDefault="000974E7" w:rsidP="00930A5C">
            <w:pPr>
              <w:rPr>
                <w:rFonts w:ascii="Times New Roman" w:eastAsiaTheme="minorEastAsia" w:hAnsi="Times New Roman" w:cs="Times New Roman"/>
                <w:b/>
                <w:bCs/>
                <w:sz w:val="18"/>
                <w:szCs w:val="18"/>
                <w:lang w:val="en-US"/>
              </w:rPr>
            </w:pPr>
            <w:r>
              <w:rPr>
                <w:rFonts w:ascii="Times New Roman" w:eastAsiaTheme="minorEastAsia" w:hAnsi="Times New Roman" w:cs="Times New Roman"/>
                <w:b/>
                <w:bCs/>
                <w:sz w:val="18"/>
                <w:szCs w:val="18"/>
                <w:lang w:val="en-US"/>
              </w:rPr>
              <w:t>p-value</w:t>
            </w:r>
          </w:p>
        </w:tc>
      </w:tr>
      <w:tr w:rsidR="000974E7" w:rsidRPr="00526476" w14:paraId="53CDC309" w14:textId="77777777" w:rsidTr="00930A5C">
        <w:tc>
          <w:tcPr>
            <w:tcW w:w="2405" w:type="dxa"/>
          </w:tcPr>
          <w:p w14:paraId="4627E2B9" w14:textId="204DEFF7" w:rsidR="000974E7" w:rsidRPr="00526476" w:rsidRDefault="00000000" w:rsidP="000974E7">
            <w:pPr>
              <w:rPr>
                <w:rFonts w:ascii="Times New Roman" w:eastAsiaTheme="minorEastAsia" w:hAnsi="Times New Roman" w:cs="Times New Roman"/>
                <w:sz w:val="18"/>
                <w:szCs w:val="18"/>
                <w:lang w:val="en-US"/>
              </w:rPr>
            </w:pPr>
            <m:oMathPara>
              <m:oMath>
                <m:sSub>
                  <m:sSubPr>
                    <m:ctrlPr>
                      <w:rPr>
                        <w:rFonts w:ascii="Cambria Math" w:eastAsiaTheme="minorEastAsia" w:hAnsi="Cambria Math" w:cs="Times New Roman"/>
                        <w:i/>
                        <w:sz w:val="18"/>
                        <w:szCs w:val="18"/>
                        <w:lang w:val="en-US"/>
                      </w:rPr>
                    </m:ctrlPr>
                  </m:sSubPr>
                  <m:e>
                    <m:r>
                      <w:rPr>
                        <w:rFonts w:ascii="Cambria Math" w:eastAsiaTheme="minorEastAsia" w:hAnsi="Cambria Math" w:cs="Times New Roman"/>
                        <w:sz w:val="18"/>
                        <w:szCs w:val="18"/>
                        <w:lang w:val="en-US"/>
                      </w:rPr>
                      <m:t>α</m:t>
                    </m:r>
                  </m:e>
                  <m:sub>
                    <m:r>
                      <w:rPr>
                        <w:rFonts w:ascii="Cambria Math" w:eastAsiaTheme="minorEastAsia" w:hAnsi="Cambria Math" w:cs="Times New Roman"/>
                        <w:sz w:val="18"/>
                        <w:szCs w:val="18"/>
                        <w:lang w:val="en-US"/>
                      </w:rPr>
                      <m:t>0</m:t>
                    </m:r>
                  </m:sub>
                </m:sSub>
              </m:oMath>
            </m:oMathPara>
          </w:p>
        </w:tc>
        <w:tc>
          <w:tcPr>
            <w:tcW w:w="992" w:type="dxa"/>
          </w:tcPr>
          <w:p w14:paraId="0331A080" w14:textId="321BE441" w:rsidR="000974E7" w:rsidRPr="00526476" w:rsidRDefault="003F5F06"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-10.360</w:t>
            </w:r>
          </w:p>
        </w:tc>
        <w:tc>
          <w:tcPr>
            <w:tcW w:w="993" w:type="dxa"/>
          </w:tcPr>
          <w:p w14:paraId="21E6FCA8" w14:textId="55309116" w:rsidR="000974E7" w:rsidRPr="00BD599C" w:rsidRDefault="003F5F06"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&lt;0.050</w:t>
            </w:r>
            <w:r w:rsidRPr="003F5F06">
              <w:rPr>
                <w:rFonts w:ascii="Times New Roman" w:eastAsiaTheme="minorEastAsia" w:hAnsi="Times New Roman" w:cs="Times New Roman"/>
                <w:sz w:val="18"/>
                <w:szCs w:val="18"/>
                <w:vertAlign w:val="superscript"/>
                <w:lang w:val="en-US"/>
              </w:rPr>
              <w:t>**</w:t>
            </w:r>
          </w:p>
        </w:tc>
        <w:tc>
          <w:tcPr>
            <w:tcW w:w="2047" w:type="dxa"/>
          </w:tcPr>
          <w:p w14:paraId="35778EAD" w14:textId="77777777" w:rsidR="000974E7" w:rsidRPr="00526476" w:rsidRDefault="00000000" w:rsidP="000974E7">
            <w:pPr>
              <w:rPr>
                <w:rFonts w:ascii="Times New Roman" w:eastAsiaTheme="minorEastAsia" w:hAnsi="Times New Roman" w:cs="Times New Roman"/>
                <w:sz w:val="18"/>
                <w:szCs w:val="18"/>
                <w:lang w:val="en-US"/>
              </w:rPr>
            </w:pPr>
            <m:oMathPara>
              <m:oMath>
                <m:sSub>
                  <m:sSubPr>
                    <m:ctrlPr>
                      <w:ins w:id="332" w:author="Gonzalo Ríos" w:date="2026-04-17T00:26:00Z" w16du:dateUtc="2026-04-16T14:26:00Z">
                        <w:rPr>
                          <w:rFonts w:ascii="Cambria Math" w:eastAsiaTheme="minorEastAsia" w:hAnsi="Cambria Math" w:cs="Times New Roman"/>
                          <w:i/>
                          <w:sz w:val="18"/>
                          <w:szCs w:val="18"/>
                          <w:lang w:val="en-US"/>
                        </w:rPr>
                      </w:ins>
                    </m:ctrlPr>
                  </m:sSubPr>
                  <m:e>
                    <m:r>
                      <w:rPr>
                        <w:rFonts w:ascii="Cambria Math" w:eastAsiaTheme="minorEastAsia" w:hAnsi="Cambria Math" w:cs="Times New Roman"/>
                        <w:sz w:val="18"/>
                        <w:szCs w:val="18"/>
                        <w:lang w:val="en-US"/>
                      </w:rPr>
                      <m:t>α</m:t>
                    </m:r>
                  </m:e>
                  <m:sub>
                    <m:r>
                      <w:rPr>
                        <w:rFonts w:ascii="Cambria Math" w:eastAsiaTheme="minorEastAsia" w:hAnsi="Cambria Math" w:cs="Times New Roman"/>
                        <w:sz w:val="18"/>
                        <w:szCs w:val="18"/>
                        <w:lang w:val="en-US"/>
                      </w:rPr>
                      <m:t>0</m:t>
                    </m:r>
                  </m:sub>
                </m:sSub>
              </m:oMath>
            </m:oMathPara>
          </w:p>
        </w:tc>
        <w:tc>
          <w:tcPr>
            <w:tcW w:w="1072" w:type="dxa"/>
          </w:tcPr>
          <w:p w14:paraId="46A964EE" w14:textId="5378157B" w:rsidR="000974E7" w:rsidRPr="00526476"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-57.2378</w:t>
            </w:r>
          </w:p>
        </w:tc>
        <w:tc>
          <w:tcPr>
            <w:tcW w:w="1319" w:type="dxa"/>
          </w:tcPr>
          <w:p w14:paraId="6B91CF62" w14:textId="7F5FF122" w:rsidR="000974E7" w:rsidRPr="00526476"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r>
      <w:tr w:rsidR="000974E7" w:rsidRPr="00526476" w14:paraId="50F292EF" w14:textId="77777777" w:rsidTr="00930A5C">
        <w:tc>
          <w:tcPr>
            <w:tcW w:w="2405" w:type="dxa"/>
          </w:tcPr>
          <w:p w14:paraId="17C0016B" w14:textId="42784992" w:rsidR="000974E7" w:rsidRPr="00526476" w:rsidRDefault="003F5F06"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MADT</w:t>
            </w:r>
          </w:p>
        </w:tc>
        <w:tc>
          <w:tcPr>
            <w:tcW w:w="992" w:type="dxa"/>
          </w:tcPr>
          <w:p w14:paraId="3C0334D9" w14:textId="33A5DDD8" w:rsidR="000974E7" w:rsidRPr="00526476" w:rsidRDefault="003F5F06"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0.805</w:t>
            </w:r>
          </w:p>
        </w:tc>
        <w:tc>
          <w:tcPr>
            <w:tcW w:w="993" w:type="dxa"/>
          </w:tcPr>
          <w:p w14:paraId="620F2D8A" w14:textId="0AD4A955" w:rsidR="000974E7" w:rsidRPr="00BD599C" w:rsidRDefault="003F5F06"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&lt;0.050</w:t>
            </w:r>
            <w:r w:rsidRPr="003F5F06">
              <w:rPr>
                <w:rFonts w:ascii="Times New Roman" w:eastAsiaTheme="minorEastAsia" w:hAnsi="Times New Roman" w:cs="Times New Roman"/>
                <w:sz w:val="18"/>
                <w:szCs w:val="18"/>
                <w:vertAlign w:val="superscript"/>
                <w:lang w:val="en-US"/>
              </w:rPr>
              <w:t>**</w:t>
            </w:r>
          </w:p>
        </w:tc>
        <w:tc>
          <w:tcPr>
            <w:tcW w:w="2047" w:type="dxa"/>
          </w:tcPr>
          <w:p w14:paraId="7B52F69F" w14:textId="6BB8EDBC" w:rsidR="000974E7" w:rsidRPr="00526476"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Speed</w:t>
            </w:r>
            <w:r w:rsidR="003F5F06">
              <w:rPr>
                <w:rFonts w:ascii="Times New Roman" w:eastAsiaTheme="minorEastAsia" w:hAnsi="Times New Roman" w:cs="Times New Roman"/>
                <w:sz w:val="18"/>
                <w:szCs w:val="18"/>
                <w:lang w:val="en-US"/>
              </w:rPr>
              <w:t xml:space="preserve"> limit</w:t>
            </w:r>
          </w:p>
        </w:tc>
        <w:tc>
          <w:tcPr>
            <w:tcW w:w="1072" w:type="dxa"/>
          </w:tcPr>
          <w:p w14:paraId="38CC3CC1" w14:textId="38507727" w:rsidR="000974E7" w:rsidRPr="00526476"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0.4949</w:t>
            </w:r>
          </w:p>
        </w:tc>
        <w:tc>
          <w:tcPr>
            <w:tcW w:w="1319" w:type="dxa"/>
          </w:tcPr>
          <w:p w14:paraId="0E438FDC" w14:textId="7F395FD3" w:rsidR="000974E7" w:rsidRPr="00E840BC" w:rsidRDefault="000974E7" w:rsidP="000974E7">
            <w:pPr>
              <w:rPr>
                <w:rFonts w:ascii="Times New Roman" w:eastAsiaTheme="minorEastAsia" w:hAnsi="Times New Roman" w:cs="Times New Roman"/>
                <w:sz w:val="18"/>
                <w:szCs w:val="18"/>
                <w:vertAlign w:val="superscript"/>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r>
      <w:tr w:rsidR="000974E7" w:rsidRPr="00526476" w14:paraId="095D2C6A" w14:textId="77777777" w:rsidTr="00930A5C">
        <w:tc>
          <w:tcPr>
            <w:tcW w:w="2405" w:type="dxa"/>
          </w:tcPr>
          <w:p w14:paraId="04FBB484" w14:textId="13A71F78" w:rsidR="000974E7" w:rsidRPr="00526476" w:rsidRDefault="003F5F06"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Segment length</w:t>
            </w:r>
          </w:p>
        </w:tc>
        <w:tc>
          <w:tcPr>
            <w:tcW w:w="992" w:type="dxa"/>
          </w:tcPr>
          <w:p w14:paraId="4748EFB0" w14:textId="0C16EDDB" w:rsidR="000974E7" w:rsidRPr="00526476" w:rsidRDefault="003F5F06"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0.955</w:t>
            </w:r>
          </w:p>
        </w:tc>
        <w:tc>
          <w:tcPr>
            <w:tcW w:w="993" w:type="dxa"/>
          </w:tcPr>
          <w:p w14:paraId="54201491" w14:textId="3328AAB9" w:rsidR="000974E7" w:rsidRPr="00BD599C" w:rsidRDefault="003F5F06"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&lt;0.050</w:t>
            </w:r>
            <w:r w:rsidRPr="003F5F06">
              <w:rPr>
                <w:rFonts w:ascii="Times New Roman" w:eastAsiaTheme="minorEastAsia" w:hAnsi="Times New Roman" w:cs="Times New Roman"/>
                <w:sz w:val="18"/>
                <w:szCs w:val="18"/>
                <w:vertAlign w:val="superscript"/>
                <w:lang w:val="en-US"/>
              </w:rPr>
              <w:t>**</w:t>
            </w:r>
          </w:p>
        </w:tc>
        <w:tc>
          <w:tcPr>
            <w:tcW w:w="2047" w:type="dxa"/>
          </w:tcPr>
          <w:p w14:paraId="6DC1F283" w14:textId="54A7B6AF" w:rsidR="000974E7" w:rsidRPr="00526476"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Right shoulder width</w:t>
            </w:r>
          </w:p>
        </w:tc>
        <w:tc>
          <w:tcPr>
            <w:tcW w:w="1072" w:type="dxa"/>
          </w:tcPr>
          <w:p w14:paraId="448184C0" w14:textId="6305DB42" w:rsidR="000974E7" w:rsidRPr="00526476"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-0.0234</w:t>
            </w:r>
          </w:p>
        </w:tc>
        <w:tc>
          <w:tcPr>
            <w:tcW w:w="1319" w:type="dxa"/>
          </w:tcPr>
          <w:p w14:paraId="37CE88A6" w14:textId="70071835" w:rsidR="000974E7" w:rsidRPr="00E840BC" w:rsidRDefault="000974E7" w:rsidP="000974E7">
            <w:pPr>
              <w:rPr>
                <w:rFonts w:ascii="Times New Roman" w:eastAsiaTheme="minorEastAsia" w:hAnsi="Times New Roman" w:cs="Times New Roman"/>
                <w:sz w:val="18"/>
                <w:szCs w:val="18"/>
                <w:vertAlign w:val="superscript"/>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r>
      <w:tr w:rsidR="000974E7" w:rsidRPr="00526476" w14:paraId="0700EFE9" w14:textId="77777777" w:rsidTr="00930A5C">
        <w:tc>
          <w:tcPr>
            <w:tcW w:w="2405" w:type="dxa"/>
          </w:tcPr>
          <w:p w14:paraId="567D8565" w14:textId="5C9B6A44" w:rsidR="000974E7" w:rsidRPr="00526476" w:rsidRDefault="003F5F06"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Speed limit</w:t>
            </w:r>
          </w:p>
        </w:tc>
        <w:tc>
          <w:tcPr>
            <w:tcW w:w="992" w:type="dxa"/>
          </w:tcPr>
          <w:p w14:paraId="287357F2" w14:textId="2749FD4F" w:rsidR="000974E7" w:rsidRPr="00526476" w:rsidRDefault="003F5F06"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0.030</w:t>
            </w:r>
          </w:p>
        </w:tc>
        <w:tc>
          <w:tcPr>
            <w:tcW w:w="993" w:type="dxa"/>
          </w:tcPr>
          <w:p w14:paraId="6C01BA19" w14:textId="041AA170" w:rsidR="000974E7" w:rsidRPr="00BD599C" w:rsidRDefault="003F5F06" w:rsidP="000974E7">
            <w:pPr>
              <w:rPr>
                <w:rFonts w:ascii="Times New Roman" w:eastAsiaTheme="minorEastAsia" w:hAnsi="Times New Roman" w:cs="Times New Roman"/>
                <w:sz w:val="18"/>
                <w:szCs w:val="18"/>
                <w:vertAlign w:val="superscript"/>
                <w:lang w:val="en-US"/>
              </w:rPr>
            </w:pPr>
            <w:r>
              <w:rPr>
                <w:rFonts w:ascii="Times New Roman" w:eastAsiaTheme="minorEastAsia" w:hAnsi="Times New Roman" w:cs="Times New Roman"/>
                <w:sz w:val="18"/>
                <w:szCs w:val="18"/>
                <w:lang w:val="en-US"/>
              </w:rPr>
              <w:t>&lt;0.050</w:t>
            </w:r>
            <w:r w:rsidRPr="003F5F06">
              <w:rPr>
                <w:rFonts w:ascii="Times New Roman" w:eastAsiaTheme="minorEastAsia" w:hAnsi="Times New Roman" w:cs="Times New Roman"/>
                <w:sz w:val="18"/>
                <w:szCs w:val="18"/>
                <w:vertAlign w:val="superscript"/>
                <w:lang w:val="en-US"/>
              </w:rPr>
              <w:t>**</w:t>
            </w:r>
          </w:p>
        </w:tc>
        <w:tc>
          <w:tcPr>
            <w:tcW w:w="2047" w:type="dxa"/>
          </w:tcPr>
          <w:p w14:paraId="194D5376" w14:textId="2BA71295" w:rsidR="000974E7" w:rsidRPr="00526476"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Days with precipitation</w:t>
            </w:r>
          </w:p>
        </w:tc>
        <w:tc>
          <w:tcPr>
            <w:tcW w:w="1072" w:type="dxa"/>
          </w:tcPr>
          <w:p w14:paraId="46878B71" w14:textId="30E23C3E" w:rsidR="000974E7" w:rsidRPr="00526476"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0.0440</w:t>
            </w:r>
          </w:p>
        </w:tc>
        <w:tc>
          <w:tcPr>
            <w:tcW w:w="1319" w:type="dxa"/>
          </w:tcPr>
          <w:p w14:paraId="58FD4305" w14:textId="1A8A28AA" w:rsidR="000974E7" w:rsidRPr="00526476"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r>
      <w:tr w:rsidR="000974E7" w:rsidRPr="00526476" w14:paraId="7CED8623" w14:textId="77777777" w:rsidTr="00930A5C">
        <w:tc>
          <w:tcPr>
            <w:tcW w:w="2405" w:type="dxa"/>
          </w:tcPr>
          <w:p w14:paraId="02E2DFA6" w14:textId="49E6F32F" w:rsidR="000974E7" w:rsidRPr="00526476" w:rsidRDefault="003F5F06"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Shoulder width</w:t>
            </w:r>
          </w:p>
        </w:tc>
        <w:tc>
          <w:tcPr>
            <w:tcW w:w="992" w:type="dxa"/>
          </w:tcPr>
          <w:p w14:paraId="54AA907C" w14:textId="3A991D40" w:rsidR="000974E7" w:rsidRPr="00526476" w:rsidRDefault="003F5F06"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-0.165</w:t>
            </w:r>
          </w:p>
        </w:tc>
        <w:tc>
          <w:tcPr>
            <w:tcW w:w="993" w:type="dxa"/>
          </w:tcPr>
          <w:p w14:paraId="2E75D332" w14:textId="292E8719" w:rsidR="000974E7" w:rsidRPr="003F5F06" w:rsidRDefault="003F5F06"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&lt;0.050</w:t>
            </w:r>
            <w:r w:rsidRPr="003F5F06">
              <w:rPr>
                <w:rFonts w:ascii="Times New Roman" w:eastAsiaTheme="minorEastAsia" w:hAnsi="Times New Roman" w:cs="Times New Roman"/>
                <w:sz w:val="18"/>
                <w:szCs w:val="18"/>
                <w:vertAlign w:val="superscript"/>
                <w:lang w:val="en-US"/>
              </w:rPr>
              <w:t>**</w:t>
            </w:r>
          </w:p>
        </w:tc>
        <w:tc>
          <w:tcPr>
            <w:tcW w:w="2047" w:type="dxa"/>
          </w:tcPr>
          <w:p w14:paraId="7933F017" w14:textId="3FEBCB5F" w:rsidR="000974E7"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Days with temperature above 32°</w:t>
            </w:r>
            <w:r w:rsidR="00DC0CD2">
              <w:rPr>
                <w:rFonts w:ascii="Times New Roman" w:eastAsiaTheme="minorEastAsia" w:hAnsi="Times New Roman" w:cs="Times New Roman"/>
                <w:sz w:val="18"/>
                <w:szCs w:val="18"/>
                <w:lang w:val="en-US"/>
              </w:rPr>
              <w:t>F</w:t>
            </w:r>
          </w:p>
        </w:tc>
        <w:tc>
          <w:tcPr>
            <w:tcW w:w="1072" w:type="dxa"/>
          </w:tcPr>
          <w:p w14:paraId="588E94C5" w14:textId="48BA3FA7" w:rsidR="000974E7" w:rsidRPr="00526476"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0.0455</w:t>
            </w:r>
          </w:p>
        </w:tc>
        <w:tc>
          <w:tcPr>
            <w:tcW w:w="1319" w:type="dxa"/>
          </w:tcPr>
          <w:p w14:paraId="70EE317D" w14:textId="099A645C" w:rsidR="000974E7" w:rsidRPr="00526476"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r>
      <w:tr w:rsidR="000974E7" w:rsidRPr="00526476" w14:paraId="04AB0209" w14:textId="77777777" w:rsidTr="00930A5C">
        <w:tc>
          <w:tcPr>
            <w:tcW w:w="2405" w:type="dxa"/>
          </w:tcPr>
          <w:p w14:paraId="4A006FFF" w14:textId="7E740259" w:rsidR="000974E7" w:rsidRPr="00526476" w:rsidRDefault="003F5F06"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1 if the segment has a curve, 0 otherwise</w:t>
            </w:r>
          </w:p>
        </w:tc>
        <w:tc>
          <w:tcPr>
            <w:tcW w:w="992" w:type="dxa"/>
          </w:tcPr>
          <w:p w14:paraId="0DD565E0" w14:textId="5EA6FECA" w:rsidR="000974E7" w:rsidRPr="00526476" w:rsidRDefault="003F5F06"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0.204</w:t>
            </w:r>
          </w:p>
        </w:tc>
        <w:tc>
          <w:tcPr>
            <w:tcW w:w="993" w:type="dxa"/>
          </w:tcPr>
          <w:p w14:paraId="4EB20CDA" w14:textId="515D68E5" w:rsidR="000974E7" w:rsidRPr="003F5F06" w:rsidRDefault="003F5F06"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&lt;0.050</w:t>
            </w:r>
            <w:r w:rsidRPr="003F5F06">
              <w:rPr>
                <w:rFonts w:ascii="Times New Roman" w:eastAsiaTheme="minorEastAsia" w:hAnsi="Times New Roman" w:cs="Times New Roman"/>
                <w:sz w:val="18"/>
                <w:szCs w:val="18"/>
                <w:vertAlign w:val="superscript"/>
                <w:lang w:val="en-US"/>
              </w:rPr>
              <w:t>**</w:t>
            </w:r>
          </w:p>
        </w:tc>
        <w:tc>
          <w:tcPr>
            <w:tcW w:w="2047" w:type="dxa"/>
          </w:tcPr>
          <w:p w14:paraId="1FA3F62B" w14:textId="77777777" w:rsidR="000974E7" w:rsidRPr="00526476" w:rsidRDefault="00000000" w:rsidP="000974E7">
            <w:pPr>
              <w:rPr>
                <w:rFonts w:ascii="Times New Roman" w:eastAsiaTheme="minorEastAsia" w:hAnsi="Times New Roman" w:cs="Times New Roman"/>
                <w:sz w:val="18"/>
                <w:szCs w:val="18"/>
                <w:lang w:val="en-US"/>
              </w:rPr>
            </w:pPr>
            <m:oMathPara>
              <m:oMath>
                <m:sSub>
                  <m:sSubPr>
                    <m:ctrlPr>
                      <w:ins w:id="333" w:author="Gonzalo Ríos" w:date="2026-04-17T00:26:00Z" w16du:dateUtc="2026-04-16T14:26:00Z">
                        <w:rPr>
                          <w:rFonts w:ascii="Cambria Math" w:eastAsiaTheme="minorEastAsia" w:hAnsi="Cambria Math" w:cs="Times New Roman"/>
                          <w:i/>
                          <w:sz w:val="18"/>
                          <w:szCs w:val="18"/>
                          <w:lang w:val="en-US"/>
                        </w:rPr>
                      </w:ins>
                    </m:ctrlPr>
                  </m:sSubPr>
                  <m:e>
                    <m:r>
                      <w:rPr>
                        <w:rFonts w:ascii="Cambria Math" w:eastAsiaTheme="minorEastAsia" w:hAnsi="Cambria Math" w:cs="Times New Roman"/>
                        <w:sz w:val="18"/>
                        <w:szCs w:val="18"/>
                        <w:lang w:val="en-US"/>
                      </w:rPr>
                      <m:t>β</m:t>
                    </m:r>
                  </m:e>
                  <m:sub>
                    <m:r>
                      <w:rPr>
                        <w:rFonts w:ascii="Cambria Math" w:eastAsiaTheme="minorEastAsia" w:hAnsi="Cambria Math" w:cs="Times New Roman"/>
                        <w:sz w:val="18"/>
                        <w:szCs w:val="18"/>
                        <w:lang w:val="en-US"/>
                      </w:rPr>
                      <m:t>0</m:t>
                    </m:r>
                  </m:sub>
                </m:sSub>
              </m:oMath>
            </m:oMathPara>
          </w:p>
        </w:tc>
        <w:tc>
          <w:tcPr>
            <w:tcW w:w="1072" w:type="dxa"/>
          </w:tcPr>
          <w:p w14:paraId="70278378" w14:textId="7110529C" w:rsidR="000974E7" w:rsidRPr="00526476"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7.5549</w:t>
            </w:r>
          </w:p>
        </w:tc>
        <w:tc>
          <w:tcPr>
            <w:tcW w:w="1319" w:type="dxa"/>
          </w:tcPr>
          <w:p w14:paraId="36EB871C" w14:textId="0696D311" w:rsidR="000974E7" w:rsidRPr="00526476"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r>
      <w:tr w:rsidR="000974E7" w:rsidRPr="00526476" w14:paraId="1D0E8FEA" w14:textId="77777777" w:rsidTr="00930A5C">
        <w:tc>
          <w:tcPr>
            <w:tcW w:w="2405" w:type="dxa"/>
          </w:tcPr>
          <w:p w14:paraId="6999D46B" w14:textId="10D05468" w:rsidR="000974E7" w:rsidRPr="00526476" w:rsidRDefault="003F5F06" w:rsidP="000974E7">
            <w:pPr>
              <w:rPr>
                <w:rFonts w:ascii="Times New Roman" w:eastAsiaTheme="minorEastAsia" w:hAnsi="Times New Roman" w:cs="Times New Roman"/>
                <w:sz w:val="18"/>
                <w:szCs w:val="18"/>
                <w:lang w:val="en-US"/>
              </w:rPr>
            </w:pPr>
            <w:del w:id="334" w:author="Gonzalo Ríos" w:date="2026-05-08T11:14:00Z" w16du:dateUtc="2026-05-08T01:14:00Z">
              <w:r w:rsidDel="00501140">
                <w:rPr>
                  <w:rFonts w:ascii="Times New Roman" w:eastAsiaTheme="minorEastAsia" w:hAnsi="Times New Roman" w:cs="Times New Roman"/>
                  <w:sz w:val="18"/>
                  <w:szCs w:val="18"/>
                  <w:lang w:val="en-US"/>
                </w:rPr>
                <w:delText xml:space="preserve">Days with precipitation </w:delText>
              </w:r>
              <w:r w:rsidR="00DC0CD2" w:rsidDel="00501140">
                <w:rPr>
                  <w:rFonts w:ascii="Times New Roman" w:eastAsiaTheme="minorEastAsia" w:hAnsi="Times New Roman" w:cs="Times New Roman"/>
                  <w:sz w:val="18"/>
                  <w:szCs w:val="18"/>
                  <w:lang w:val="en-US"/>
                </w:rPr>
                <w:delText>above</w:delText>
              </w:r>
              <w:r w:rsidDel="00501140">
                <w:rPr>
                  <w:rFonts w:ascii="Times New Roman" w:eastAsiaTheme="minorEastAsia" w:hAnsi="Times New Roman" w:cs="Times New Roman"/>
                  <w:sz w:val="18"/>
                  <w:szCs w:val="18"/>
                  <w:lang w:val="en-US"/>
                </w:rPr>
                <w:delText xml:space="preserve"> 1.0 (in)</w:delText>
              </w:r>
            </w:del>
          </w:p>
        </w:tc>
        <w:tc>
          <w:tcPr>
            <w:tcW w:w="992" w:type="dxa"/>
          </w:tcPr>
          <w:p w14:paraId="4D76F5FF" w14:textId="3C7FA403" w:rsidR="000974E7" w:rsidRPr="00526476" w:rsidRDefault="003F5F06" w:rsidP="000974E7">
            <w:pPr>
              <w:rPr>
                <w:rFonts w:ascii="Times New Roman" w:eastAsiaTheme="minorEastAsia" w:hAnsi="Times New Roman" w:cs="Times New Roman"/>
                <w:sz w:val="18"/>
                <w:szCs w:val="18"/>
                <w:lang w:val="en-US"/>
              </w:rPr>
            </w:pPr>
            <w:del w:id="335" w:author="Gonzalo Ríos" w:date="2026-05-08T11:14:00Z" w16du:dateUtc="2026-05-08T01:14:00Z">
              <w:r w:rsidDel="00501140">
                <w:rPr>
                  <w:rFonts w:ascii="Times New Roman" w:eastAsiaTheme="minorEastAsia" w:hAnsi="Times New Roman" w:cs="Times New Roman"/>
                  <w:sz w:val="18"/>
                  <w:szCs w:val="18"/>
                  <w:lang w:val="en-US"/>
                </w:rPr>
                <w:delText>0.079</w:delText>
              </w:r>
            </w:del>
          </w:p>
        </w:tc>
        <w:tc>
          <w:tcPr>
            <w:tcW w:w="993" w:type="dxa"/>
          </w:tcPr>
          <w:p w14:paraId="67C80B68" w14:textId="4AE7DFC0" w:rsidR="000974E7" w:rsidRPr="003F5F06" w:rsidRDefault="003F5F06" w:rsidP="000974E7">
            <w:pPr>
              <w:rPr>
                <w:rFonts w:ascii="Times New Roman" w:eastAsiaTheme="minorEastAsia" w:hAnsi="Times New Roman" w:cs="Times New Roman"/>
                <w:sz w:val="18"/>
                <w:szCs w:val="18"/>
                <w:lang w:val="en-US"/>
              </w:rPr>
            </w:pPr>
            <w:del w:id="336" w:author="Gonzalo Ríos" w:date="2026-05-08T11:14:00Z" w16du:dateUtc="2026-05-08T01:14:00Z">
              <w:r w:rsidDel="00501140">
                <w:rPr>
                  <w:rFonts w:ascii="Times New Roman" w:eastAsiaTheme="minorEastAsia" w:hAnsi="Times New Roman" w:cs="Times New Roman"/>
                  <w:sz w:val="18"/>
                  <w:szCs w:val="18"/>
                  <w:lang w:val="en-US"/>
                </w:rPr>
                <w:delText>&gt;0.050</w:delText>
              </w:r>
            </w:del>
          </w:p>
        </w:tc>
        <w:tc>
          <w:tcPr>
            <w:tcW w:w="2047" w:type="dxa"/>
          </w:tcPr>
          <w:p w14:paraId="006A7179" w14:textId="7CC8C95A" w:rsidR="000974E7" w:rsidRDefault="000974E7" w:rsidP="000974E7">
            <w:pPr>
              <w:rPr>
                <w:rFonts w:ascii="Times New Roman" w:eastAsia="Times New Roman" w:hAnsi="Times New Roman" w:cs="Times New Roman"/>
                <w:sz w:val="18"/>
                <w:szCs w:val="18"/>
                <w:lang w:val="en-US"/>
              </w:rPr>
            </w:pPr>
            <w:r>
              <w:rPr>
                <w:rFonts w:ascii="Times New Roman" w:eastAsia="Times New Roman" w:hAnsi="Times New Roman" w:cs="Times New Roman"/>
                <w:sz w:val="18"/>
                <w:szCs w:val="18"/>
                <w:lang w:val="en-US"/>
              </w:rPr>
              <w:t>1 if the season is winter, 0 otherwise</w:t>
            </w:r>
          </w:p>
        </w:tc>
        <w:tc>
          <w:tcPr>
            <w:tcW w:w="1072" w:type="dxa"/>
          </w:tcPr>
          <w:p w14:paraId="0E8FD686" w14:textId="0602A950" w:rsidR="000974E7" w:rsidRPr="00526476"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w:t>
            </w:r>
            <w:r w:rsidR="006F67AD">
              <w:rPr>
                <w:rFonts w:ascii="Times New Roman" w:eastAsiaTheme="minorEastAsia" w:hAnsi="Times New Roman" w:cs="Times New Roman"/>
                <w:sz w:val="18"/>
                <w:szCs w:val="18"/>
                <w:lang w:val="en-US"/>
              </w:rPr>
              <w:t>2350</w:t>
            </w:r>
          </w:p>
        </w:tc>
        <w:tc>
          <w:tcPr>
            <w:tcW w:w="1319" w:type="dxa"/>
          </w:tcPr>
          <w:p w14:paraId="3F25828F" w14:textId="71CE88FC" w:rsidR="000974E7" w:rsidRPr="000974E7"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0.070</w:t>
            </w:r>
            <w:r>
              <w:rPr>
                <w:rFonts w:ascii="Times New Roman" w:eastAsiaTheme="minorEastAsia" w:hAnsi="Times New Roman" w:cs="Times New Roman"/>
                <w:sz w:val="18"/>
                <w:szCs w:val="18"/>
                <w:vertAlign w:val="superscript"/>
                <w:lang w:val="en-US"/>
              </w:rPr>
              <w:t>*</w:t>
            </w:r>
          </w:p>
        </w:tc>
      </w:tr>
      <w:tr w:rsidR="003F5F06" w:rsidRPr="00526476" w14:paraId="475D9240" w14:textId="77777777" w:rsidTr="00930A5C">
        <w:tc>
          <w:tcPr>
            <w:tcW w:w="2405" w:type="dxa"/>
          </w:tcPr>
          <w:p w14:paraId="2699752B" w14:textId="3E67A9CC" w:rsidR="003F5F06" w:rsidRDefault="003F5F06" w:rsidP="000974E7">
            <w:pPr>
              <w:rPr>
                <w:rFonts w:ascii="Times New Roman" w:eastAsiaTheme="minorEastAsia" w:hAnsi="Times New Roman" w:cs="Times New Roman"/>
                <w:sz w:val="18"/>
                <w:szCs w:val="18"/>
                <w:lang w:val="en-US"/>
              </w:rPr>
            </w:pPr>
            <w:commentRangeStart w:id="337"/>
            <w:del w:id="338" w:author="Gonzalo Ríos" w:date="2026-05-08T11:14:00Z" w16du:dateUtc="2026-05-08T01:14:00Z">
              <w:r w:rsidDel="00501140">
                <w:rPr>
                  <w:rFonts w:ascii="Times New Roman" w:eastAsiaTheme="minorEastAsia" w:hAnsi="Times New Roman" w:cs="Times New Roman"/>
                  <w:sz w:val="18"/>
                  <w:szCs w:val="18"/>
                  <w:lang w:val="en-US"/>
                </w:rPr>
                <w:delText xml:space="preserve">Days with temperature </w:delText>
              </w:r>
              <w:r w:rsidR="00DC0CD2" w:rsidDel="00501140">
                <w:rPr>
                  <w:rFonts w:ascii="Times New Roman" w:eastAsiaTheme="minorEastAsia" w:hAnsi="Times New Roman" w:cs="Times New Roman"/>
                  <w:sz w:val="18"/>
                  <w:szCs w:val="18"/>
                  <w:lang w:val="en-US"/>
                </w:rPr>
                <w:delText xml:space="preserve">below </w:delText>
              </w:r>
              <w:r w:rsidDel="00501140">
                <w:rPr>
                  <w:rFonts w:ascii="Times New Roman" w:eastAsiaTheme="minorEastAsia" w:hAnsi="Times New Roman" w:cs="Times New Roman"/>
                  <w:sz w:val="18"/>
                  <w:szCs w:val="18"/>
                  <w:lang w:val="en-US"/>
                </w:rPr>
                <w:delText>32°F</w:delText>
              </w:r>
            </w:del>
          </w:p>
        </w:tc>
        <w:tc>
          <w:tcPr>
            <w:tcW w:w="992" w:type="dxa"/>
          </w:tcPr>
          <w:p w14:paraId="6830C20B" w14:textId="54256D06" w:rsidR="003F5F06" w:rsidRPr="00526476" w:rsidRDefault="003F5F06" w:rsidP="000974E7">
            <w:pPr>
              <w:rPr>
                <w:rFonts w:ascii="Times New Roman" w:eastAsiaTheme="minorEastAsia" w:hAnsi="Times New Roman" w:cs="Times New Roman"/>
                <w:sz w:val="18"/>
                <w:szCs w:val="18"/>
                <w:lang w:val="en-US"/>
              </w:rPr>
            </w:pPr>
            <w:del w:id="339" w:author="Gonzalo Ríos" w:date="2026-05-08T11:14:00Z" w16du:dateUtc="2026-05-08T01:14:00Z">
              <w:r w:rsidDel="00501140">
                <w:rPr>
                  <w:rFonts w:ascii="Times New Roman" w:eastAsiaTheme="minorEastAsia" w:hAnsi="Times New Roman" w:cs="Times New Roman"/>
                  <w:sz w:val="18"/>
                  <w:szCs w:val="18"/>
                  <w:lang w:val="en-US"/>
                </w:rPr>
                <w:delText>0.044</w:delText>
              </w:r>
            </w:del>
          </w:p>
        </w:tc>
        <w:tc>
          <w:tcPr>
            <w:tcW w:w="993" w:type="dxa"/>
          </w:tcPr>
          <w:p w14:paraId="31910E84" w14:textId="2342C8FE" w:rsidR="003F5F06" w:rsidRPr="003F5F06" w:rsidRDefault="003F5F06" w:rsidP="000974E7">
            <w:pPr>
              <w:rPr>
                <w:rFonts w:ascii="Times New Roman" w:eastAsiaTheme="minorEastAsia" w:hAnsi="Times New Roman" w:cs="Times New Roman"/>
                <w:sz w:val="18"/>
                <w:szCs w:val="18"/>
                <w:lang w:val="en-US"/>
              </w:rPr>
            </w:pPr>
            <w:del w:id="340" w:author="Gonzalo Ríos" w:date="2026-05-08T11:14:00Z" w16du:dateUtc="2026-05-08T01:14:00Z">
              <w:r w:rsidDel="00501140">
                <w:rPr>
                  <w:rFonts w:ascii="Times New Roman" w:eastAsiaTheme="minorEastAsia" w:hAnsi="Times New Roman" w:cs="Times New Roman"/>
                  <w:sz w:val="18"/>
                  <w:szCs w:val="18"/>
                  <w:lang w:val="en-US"/>
                </w:rPr>
                <w:delText>&gt;0.050</w:delText>
              </w:r>
            </w:del>
            <w:commentRangeEnd w:id="337"/>
            <w:r w:rsidR="00501140" w:rsidRPr="003F5F06">
              <w:rPr>
                <w:rStyle w:val="Refdecomentario"/>
                <w:rFonts w:ascii="Times New Roman" w:eastAsiaTheme="minorEastAsia" w:hAnsi="Times New Roman" w:cs="Times New Roman"/>
                <w:sz w:val="18"/>
                <w:szCs w:val="18"/>
                <w:lang w:val="en-US"/>
              </w:rPr>
              <w:commentReference w:id="337"/>
            </w:r>
          </w:p>
        </w:tc>
        <w:tc>
          <w:tcPr>
            <w:tcW w:w="2047" w:type="dxa"/>
          </w:tcPr>
          <w:p w14:paraId="24E6B4B9" w14:textId="77777777" w:rsidR="003F5F06" w:rsidRDefault="003F5F06" w:rsidP="000974E7">
            <w:pPr>
              <w:rPr>
                <w:rFonts w:ascii="Times New Roman" w:eastAsia="Times New Roman" w:hAnsi="Times New Roman" w:cs="Times New Roman"/>
                <w:sz w:val="18"/>
                <w:szCs w:val="18"/>
                <w:lang w:val="en-US"/>
              </w:rPr>
            </w:pPr>
          </w:p>
        </w:tc>
        <w:tc>
          <w:tcPr>
            <w:tcW w:w="1072" w:type="dxa"/>
          </w:tcPr>
          <w:p w14:paraId="41AFDDB8" w14:textId="77777777" w:rsidR="003F5F06" w:rsidRDefault="003F5F06" w:rsidP="000974E7">
            <w:pPr>
              <w:rPr>
                <w:rFonts w:ascii="Times New Roman" w:eastAsiaTheme="minorEastAsia" w:hAnsi="Times New Roman" w:cs="Times New Roman"/>
                <w:sz w:val="18"/>
                <w:szCs w:val="18"/>
                <w:lang w:val="en-US"/>
              </w:rPr>
            </w:pPr>
          </w:p>
        </w:tc>
        <w:tc>
          <w:tcPr>
            <w:tcW w:w="1319" w:type="dxa"/>
          </w:tcPr>
          <w:p w14:paraId="12D9C4BF" w14:textId="77777777" w:rsidR="003F5F06" w:rsidRDefault="003F5F06" w:rsidP="000974E7">
            <w:pPr>
              <w:rPr>
                <w:rFonts w:ascii="Times New Roman" w:eastAsiaTheme="minorEastAsia" w:hAnsi="Times New Roman" w:cs="Times New Roman"/>
                <w:sz w:val="18"/>
                <w:szCs w:val="18"/>
                <w:lang w:val="en-US"/>
              </w:rPr>
            </w:pPr>
          </w:p>
        </w:tc>
      </w:tr>
      <w:tr w:rsidR="000974E7" w:rsidRPr="00526476" w14:paraId="3D4BB41A" w14:textId="77777777" w:rsidTr="00930A5C">
        <w:tc>
          <w:tcPr>
            <w:tcW w:w="8828" w:type="dxa"/>
            <w:gridSpan w:val="6"/>
          </w:tcPr>
          <w:p w14:paraId="707E6DEB" w14:textId="77777777" w:rsidR="000974E7" w:rsidRPr="0074091B" w:rsidRDefault="000974E7" w:rsidP="000974E7">
            <w:pPr>
              <w:rPr>
                <w:rFonts w:ascii="Times New Roman" w:eastAsiaTheme="minorEastAsia" w:hAnsi="Times New Roman" w:cs="Times New Roman"/>
                <w:b/>
                <w:bCs/>
                <w:i/>
                <w:iCs/>
                <w:sz w:val="18"/>
                <w:szCs w:val="18"/>
                <w:lang w:val="en-US"/>
              </w:rPr>
            </w:pPr>
            <w:r w:rsidRPr="0074091B">
              <w:rPr>
                <w:rFonts w:ascii="Times New Roman" w:eastAsiaTheme="minorEastAsia" w:hAnsi="Times New Roman" w:cs="Times New Roman"/>
                <w:b/>
                <w:bCs/>
                <w:i/>
                <w:iCs/>
                <w:sz w:val="18"/>
                <w:szCs w:val="18"/>
                <w:lang w:val="en-US"/>
              </w:rPr>
              <w:t>Random parameters</w:t>
            </w:r>
          </w:p>
        </w:tc>
      </w:tr>
      <w:tr w:rsidR="000974E7" w:rsidRPr="00526476" w14:paraId="2AD897C9" w14:textId="77777777" w:rsidTr="00930A5C">
        <w:tc>
          <w:tcPr>
            <w:tcW w:w="2405" w:type="dxa"/>
          </w:tcPr>
          <w:p w14:paraId="1C491A4C" w14:textId="4EE94DBF" w:rsidR="000974E7" w:rsidRPr="00526476" w:rsidRDefault="003F5F06"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Days with precipitation &gt; 1.0 (in)</w:t>
            </w:r>
          </w:p>
        </w:tc>
        <w:tc>
          <w:tcPr>
            <w:tcW w:w="992" w:type="dxa"/>
          </w:tcPr>
          <w:p w14:paraId="3B8288B6" w14:textId="70407A89" w:rsidR="000974E7" w:rsidRPr="00526476" w:rsidRDefault="003F5F06"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0.199</w:t>
            </w:r>
          </w:p>
        </w:tc>
        <w:tc>
          <w:tcPr>
            <w:tcW w:w="993" w:type="dxa"/>
          </w:tcPr>
          <w:p w14:paraId="19C38350" w14:textId="4100105E" w:rsidR="000974E7" w:rsidRPr="00BD599C" w:rsidRDefault="003F5F06"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&lt;0.050</w:t>
            </w:r>
            <w:r w:rsidRPr="003F5F06">
              <w:rPr>
                <w:rFonts w:ascii="Times New Roman" w:eastAsiaTheme="minorEastAsia" w:hAnsi="Times New Roman" w:cs="Times New Roman"/>
                <w:sz w:val="18"/>
                <w:szCs w:val="18"/>
                <w:vertAlign w:val="superscript"/>
                <w:lang w:val="en-US"/>
              </w:rPr>
              <w:t>**</w:t>
            </w:r>
          </w:p>
        </w:tc>
        <w:tc>
          <w:tcPr>
            <w:tcW w:w="2047" w:type="dxa"/>
          </w:tcPr>
          <w:p w14:paraId="7C915BB1" w14:textId="77777777" w:rsidR="000974E7" w:rsidRPr="00526476"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Std. Deviation (first level)</w:t>
            </w:r>
          </w:p>
        </w:tc>
        <w:tc>
          <w:tcPr>
            <w:tcW w:w="1072" w:type="dxa"/>
          </w:tcPr>
          <w:p w14:paraId="6F778803" w14:textId="76F0478E" w:rsidR="000974E7" w:rsidRPr="00526476"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0.7208</w:t>
            </w:r>
          </w:p>
        </w:tc>
        <w:tc>
          <w:tcPr>
            <w:tcW w:w="1319" w:type="dxa"/>
          </w:tcPr>
          <w:p w14:paraId="57A9DEE3" w14:textId="4EF08F7B" w:rsidR="000974E7" w:rsidRPr="00E840BC" w:rsidRDefault="000974E7" w:rsidP="000974E7">
            <w:pPr>
              <w:rPr>
                <w:rFonts w:ascii="Times New Roman" w:eastAsiaTheme="minorEastAsia" w:hAnsi="Times New Roman" w:cs="Times New Roman"/>
                <w:sz w:val="18"/>
                <w:szCs w:val="18"/>
                <w:vertAlign w:val="superscript"/>
                <w:lang w:val="en-US"/>
              </w:rPr>
            </w:pPr>
            <w:r>
              <w:rPr>
                <w:rFonts w:ascii="Times New Roman" w:eastAsiaTheme="minorEastAsia" w:hAnsi="Times New Roman" w:cs="Times New Roman"/>
                <w:sz w:val="18"/>
                <w:szCs w:val="18"/>
                <w:lang w:val="en-US"/>
              </w:rPr>
              <w:t>&lt;0.0001</w:t>
            </w:r>
            <w:r>
              <w:rPr>
                <w:rFonts w:ascii="Times New Roman" w:eastAsiaTheme="minorEastAsia" w:hAnsi="Times New Roman" w:cs="Times New Roman"/>
                <w:sz w:val="18"/>
                <w:szCs w:val="18"/>
                <w:vertAlign w:val="superscript"/>
                <w:lang w:val="en-US"/>
              </w:rPr>
              <w:t>***</w:t>
            </w:r>
          </w:p>
        </w:tc>
      </w:tr>
      <w:tr w:rsidR="000974E7" w:rsidRPr="00526476" w14:paraId="0F78798E" w14:textId="77777777" w:rsidTr="00930A5C">
        <w:tc>
          <w:tcPr>
            <w:tcW w:w="2405" w:type="dxa"/>
          </w:tcPr>
          <w:p w14:paraId="5243D462" w14:textId="29E410FF" w:rsidR="000974E7" w:rsidRPr="00526476" w:rsidRDefault="003F5F06"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Days with temperature &lt;32°F</w:t>
            </w:r>
          </w:p>
        </w:tc>
        <w:tc>
          <w:tcPr>
            <w:tcW w:w="992" w:type="dxa"/>
          </w:tcPr>
          <w:p w14:paraId="0F378FB1" w14:textId="2FE8BB13" w:rsidR="000974E7" w:rsidRPr="00526476" w:rsidRDefault="003F5F06"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0.189</w:t>
            </w:r>
          </w:p>
        </w:tc>
        <w:tc>
          <w:tcPr>
            <w:tcW w:w="993" w:type="dxa"/>
          </w:tcPr>
          <w:p w14:paraId="619035D7" w14:textId="056AA9F4" w:rsidR="000974E7" w:rsidRPr="00BD599C" w:rsidRDefault="003F5F06"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&lt;0.050</w:t>
            </w:r>
            <w:r w:rsidRPr="003F5F06">
              <w:rPr>
                <w:rFonts w:ascii="Times New Roman" w:eastAsiaTheme="minorEastAsia" w:hAnsi="Times New Roman" w:cs="Times New Roman"/>
                <w:sz w:val="18"/>
                <w:szCs w:val="18"/>
                <w:vertAlign w:val="superscript"/>
                <w:lang w:val="en-US"/>
              </w:rPr>
              <w:t>**</w:t>
            </w:r>
          </w:p>
        </w:tc>
        <w:tc>
          <w:tcPr>
            <w:tcW w:w="2047" w:type="dxa"/>
          </w:tcPr>
          <w:p w14:paraId="746E7050" w14:textId="77777777" w:rsidR="000974E7" w:rsidRPr="00526476"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Std. Deviation (sub level)</w:t>
            </w:r>
          </w:p>
        </w:tc>
        <w:tc>
          <w:tcPr>
            <w:tcW w:w="1072" w:type="dxa"/>
          </w:tcPr>
          <w:p w14:paraId="4BD7ACE4" w14:textId="6CBD2AAD" w:rsidR="000974E7" w:rsidRPr="00526476"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0.1736</w:t>
            </w:r>
          </w:p>
        </w:tc>
        <w:tc>
          <w:tcPr>
            <w:tcW w:w="1319" w:type="dxa"/>
          </w:tcPr>
          <w:p w14:paraId="2C107C2C" w14:textId="69CC4B0A" w:rsidR="000974E7" w:rsidRPr="000974E7"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0.0024</w:t>
            </w:r>
            <w:r>
              <w:rPr>
                <w:rFonts w:ascii="Times New Roman" w:eastAsiaTheme="minorEastAsia" w:hAnsi="Times New Roman" w:cs="Times New Roman"/>
                <w:sz w:val="18"/>
                <w:szCs w:val="18"/>
                <w:vertAlign w:val="superscript"/>
                <w:lang w:val="en-US"/>
              </w:rPr>
              <w:t>***</w:t>
            </w:r>
          </w:p>
        </w:tc>
      </w:tr>
      <w:tr w:rsidR="000974E7" w:rsidRPr="00526476" w14:paraId="62138AC6" w14:textId="77777777" w:rsidTr="00930A5C">
        <w:tc>
          <w:tcPr>
            <w:tcW w:w="8828" w:type="dxa"/>
            <w:gridSpan w:val="6"/>
          </w:tcPr>
          <w:p w14:paraId="1BDC00B3" w14:textId="77777777" w:rsidR="000974E7" w:rsidRPr="0074091B" w:rsidRDefault="000974E7" w:rsidP="000974E7">
            <w:pPr>
              <w:rPr>
                <w:rFonts w:ascii="Times New Roman" w:eastAsiaTheme="minorEastAsia" w:hAnsi="Times New Roman" w:cs="Times New Roman"/>
                <w:b/>
                <w:bCs/>
                <w:i/>
                <w:iCs/>
                <w:sz w:val="18"/>
                <w:szCs w:val="18"/>
                <w:lang w:val="en-US"/>
              </w:rPr>
            </w:pPr>
            <w:r w:rsidRPr="0074091B">
              <w:rPr>
                <w:rFonts w:ascii="Times New Roman" w:eastAsiaTheme="minorEastAsia" w:hAnsi="Times New Roman" w:cs="Times New Roman"/>
                <w:b/>
                <w:bCs/>
                <w:i/>
                <w:iCs/>
                <w:sz w:val="18"/>
                <w:szCs w:val="18"/>
                <w:lang w:val="en-US"/>
              </w:rPr>
              <w:t>Goodness of fit</w:t>
            </w:r>
          </w:p>
        </w:tc>
      </w:tr>
      <w:tr w:rsidR="000974E7" w:rsidRPr="00526476" w14:paraId="2FD2F90C" w14:textId="77777777" w:rsidTr="00930A5C">
        <w:tc>
          <w:tcPr>
            <w:tcW w:w="2405" w:type="dxa"/>
          </w:tcPr>
          <w:p w14:paraId="22BFAD2A" w14:textId="77777777" w:rsidR="000974E7"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BIC</w:t>
            </w:r>
          </w:p>
        </w:tc>
        <w:tc>
          <w:tcPr>
            <w:tcW w:w="1985" w:type="dxa"/>
            <w:gridSpan w:val="2"/>
            <w:vAlign w:val="center"/>
          </w:tcPr>
          <w:p w14:paraId="2E62F8EE" w14:textId="298D08D0" w:rsidR="000974E7" w:rsidRPr="00BD599C" w:rsidRDefault="00FE5662" w:rsidP="000974E7">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w:t>
            </w:r>
          </w:p>
        </w:tc>
        <w:tc>
          <w:tcPr>
            <w:tcW w:w="4438" w:type="dxa"/>
            <w:gridSpan w:val="3"/>
            <w:vAlign w:val="center"/>
          </w:tcPr>
          <w:p w14:paraId="25F47FAE" w14:textId="514887E0" w:rsidR="000974E7" w:rsidRPr="00526476" w:rsidRDefault="0034446D" w:rsidP="000974E7">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17,321.24</w:t>
            </w:r>
          </w:p>
        </w:tc>
      </w:tr>
      <w:tr w:rsidR="000974E7" w:rsidRPr="00526476" w14:paraId="64575E07" w14:textId="77777777" w:rsidTr="00930A5C">
        <w:tc>
          <w:tcPr>
            <w:tcW w:w="2405" w:type="dxa"/>
          </w:tcPr>
          <w:p w14:paraId="4BA91C19" w14:textId="77777777" w:rsidR="000974E7"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Log-Likelihood</w:t>
            </w:r>
          </w:p>
        </w:tc>
        <w:tc>
          <w:tcPr>
            <w:tcW w:w="1985" w:type="dxa"/>
            <w:gridSpan w:val="2"/>
            <w:vAlign w:val="center"/>
          </w:tcPr>
          <w:p w14:paraId="31A7C3A6" w14:textId="2297D893" w:rsidR="000974E7" w:rsidRPr="00BD599C" w:rsidRDefault="00FE5662" w:rsidP="000974E7">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w:t>
            </w:r>
          </w:p>
        </w:tc>
        <w:tc>
          <w:tcPr>
            <w:tcW w:w="4438" w:type="dxa"/>
            <w:gridSpan w:val="3"/>
            <w:vAlign w:val="center"/>
          </w:tcPr>
          <w:p w14:paraId="0C09859C" w14:textId="5FEF4E76" w:rsidR="000974E7" w:rsidRPr="00526476" w:rsidRDefault="0034446D" w:rsidP="000974E7">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-8613.19</w:t>
            </w:r>
          </w:p>
        </w:tc>
      </w:tr>
      <w:tr w:rsidR="000974E7" w:rsidRPr="00526476" w14:paraId="077040BF" w14:textId="77777777" w:rsidTr="00930A5C">
        <w:tc>
          <w:tcPr>
            <w:tcW w:w="2405" w:type="dxa"/>
          </w:tcPr>
          <w:p w14:paraId="06BF20C4" w14:textId="77777777" w:rsidR="000974E7"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lastRenderedPageBreak/>
              <w:t>MSE</w:t>
            </w:r>
          </w:p>
        </w:tc>
        <w:tc>
          <w:tcPr>
            <w:tcW w:w="1985" w:type="dxa"/>
            <w:gridSpan w:val="2"/>
            <w:vAlign w:val="center"/>
          </w:tcPr>
          <w:p w14:paraId="6D58BA18" w14:textId="712D6067" w:rsidR="000974E7" w:rsidRDefault="006F67AD" w:rsidP="000974E7">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10.189</w:t>
            </w:r>
          </w:p>
        </w:tc>
        <w:tc>
          <w:tcPr>
            <w:tcW w:w="4438" w:type="dxa"/>
            <w:gridSpan w:val="3"/>
            <w:vAlign w:val="center"/>
          </w:tcPr>
          <w:p w14:paraId="7FE82213" w14:textId="0DF721F2" w:rsidR="000974E7" w:rsidRDefault="006F67AD" w:rsidP="000974E7">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0.241</w:t>
            </w:r>
          </w:p>
        </w:tc>
      </w:tr>
      <w:tr w:rsidR="000974E7" w:rsidRPr="00526476" w14:paraId="0A03521B" w14:textId="77777777" w:rsidTr="00930A5C">
        <w:tc>
          <w:tcPr>
            <w:tcW w:w="2405" w:type="dxa"/>
          </w:tcPr>
          <w:p w14:paraId="78708D04" w14:textId="77777777" w:rsidR="000974E7"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MAE</w:t>
            </w:r>
          </w:p>
        </w:tc>
        <w:tc>
          <w:tcPr>
            <w:tcW w:w="1985" w:type="dxa"/>
            <w:gridSpan w:val="2"/>
            <w:vAlign w:val="center"/>
          </w:tcPr>
          <w:p w14:paraId="10DEC40C" w14:textId="236DF126" w:rsidR="000974E7" w:rsidRDefault="006F67AD" w:rsidP="000974E7">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1.275</w:t>
            </w:r>
          </w:p>
        </w:tc>
        <w:tc>
          <w:tcPr>
            <w:tcW w:w="4438" w:type="dxa"/>
            <w:gridSpan w:val="3"/>
            <w:vAlign w:val="center"/>
          </w:tcPr>
          <w:p w14:paraId="4D13C1EC" w14:textId="310487DD" w:rsidR="000974E7" w:rsidRDefault="006F67AD" w:rsidP="000974E7">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0.170</w:t>
            </w:r>
          </w:p>
        </w:tc>
      </w:tr>
      <w:tr w:rsidR="000974E7" w:rsidRPr="00526476" w14:paraId="6D37BC88" w14:textId="77777777" w:rsidTr="00930A5C">
        <w:tc>
          <w:tcPr>
            <w:tcW w:w="2405" w:type="dxa"/>
          </w:tcPr>
          <w:p w14:paraId="3C718158" w14:textId="77777777" w:rsidR="000974E7" w:rsidRDefault="000974E7" w:rsidP="000974E7">
            <w:pP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RMSE</w:t>
            </w:r>
          </w:p>
        </w:tc>
        <w:tc>
          <w:tcPr>
            <w:tcW w:w="1985" w:type="dxa"/>
            <w:gridSpan w:val="2"/>
            <w:vAlign w:val="center"/>
          </w:tcPr>
          <w:p w14:paraId="697BD4E6" w14:textId="18874BE3" w:rsidR="000974E7" w:rsidRDefault="006F67AD" w:rsidP="000974E7">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3.192</w:t>
            </w:r>
          </w:p>
        </w:tc>
        <w:tc>
          <w:tcPr>
            <w:tcW w:w="4438" w:type="dxa"/>
            <w:gridSpan w:val="3"/>
            <w:vAlign w:val="center"/>
          </w:tcPr>
          <w:p w14:paraId="4EA363C8" w14:textId="38BA9CFE" w:rsidR="000974E7" w:rsidRDefault="006F67AD" w:rsidP="000974E7">
            <w:pPr>
              <w:jc w:val="center"/>
              <w:rPr>
                <w:rFonts w:ascii="Times New Roman" w:eastAsiaTheme="minorEastAsia" w:hAnsi="Times New Roman" w:cs="Times New Roman"/>
                <w:sz w:val="18"/>
                <w:szCs w:val="18"/>
                <w:lang w:val="en-US"/>
              </w:rPr>
            </w:pPr>
            <w:r>
              <w:rPr>
                <w:rFonts w:ascii="Times New Roman" w:eastAsiaTheme="minorEastAsia" w:hAnsi="Times New Roman" w:cs="Times New Roman"/>
                <w:sz w:val="18"/>
                <w:szCs w:val="18"/>
                <w:lang w:val="en-US"/>
              </w:rPr>
              <w:t>0.491</w:t>
            </w:r>
          </w:p>
        </w:tc>
      </w:tr>
    </w:tbl>
    <w:p w14:paraId="354CB5D0" w14:textId="77777777" w:rsidR="00BF5083" w:rsidRDefault="00BF5083" w:rsidP="00177E96">
      <w:pPr>
        <w:jc w:val="both"/>
        <w:rPr>
          <w:rFonts w:ascii="Times New Roman" w:eastAsiaTheme="minorEastAsia" w:hAnsi="Times New Roman" w:cs="Times New Roman"/>
          <w:sz w:val="24"/>
          <w:szCs w:val="24"/>
          <w:lang w:val="en-US"/>
        </w:rPr>
      </w:pPr>
    </w:p>
    <w:p w14:paraId="2752074F" w14:textId="45AD1A1F" w:rsidR="000941C8" w:rsidRDefault="00827D49" w:rsidP="00827D49">
      <w:pPr>
        <w:jc w:val="both"/>
        <w:rPr>
          <w:ins w:id="341" w:author="Gonzalo Ríos" w:date="2026-05-06T10:57:00Z" w16du:dateUtc="2026-05-06T00:57:00Z"/>
          <w:rFonts w:ascii="Times New Roman" w:eastAsiaTheme="minorEastAsia" w:hAnsi="Times New Roman" w:cs="Times New Roman"/>
          <w:sz w:val="24"/>
          <w:szCs w:val="24"/>
          <w:lang w:val="en-US"/>
        </w:rPr>
      </w:pPr>
      <w:ins w:id="342" w:author="Gonzalo Ríos" w:date="2026-05-06T10:57:00Z" w16du:dateUtc="2026-05-06T00:57:00Z">
        <w:r w:rsidRPr="004473DC">
          <w:rPr>
            <w:rFonts w:ascii="Times New Roman" w:eastAsiaTheme="minorEastAsia" w:hAnsi="Times New Roman" w:cs="Times New Roman"/>
            <w:sz w:val="24"/>
            <w:szCs w:val="24"/>
            <w:lang w:val="en-US"/>
          </w:rPr>
          <w:t xml:space="preserve">The </w:t>
        </w:r>
        <w:r>
          <w:rPr>
            <w:rFonts w:ascii="Times New Roman" w:eastAsiaTheme="minorEastAsia" w:hAnsi="Times New Roman" w:cs="Times New Roman"/>
            <w:sz w:val="24"/>
            <w:szCs w:val="24"/>
            <w:lang w:val="en-US"/>
          </w:rPr>
          <w:t>comparison of fitted values against the exposure term (AADT) for the literature specification and the hierarchical approach is shown in Figure 3. It is worth noting that the Maine dataset provides a different behavior compared to the other cases analyzed. While the literature-based model shows substantial dispersion and produces extreme values, which is particularly notable at high exposure levels, the hierarchical model yields highly concentrated predictions with minimal variation across the range of exposure. This pattern suggests a strong shrinkage effect, where the hierarchical model regularizes predictions toward the global mean. Although this behavior effectively mitigates the presence of extreme predictions, it may also indicate reduced sensitivity to traffic exposure, along with a potential underestimation of variability.</w:t>
        </w:r>
      </w:ins>
    </w:p>
    <w:p w14:paraId="6B9DF9DC" w14:textId="77777777" w:rsidR="00827D49" w:rsidRDefault="00827D49" w:rsidP="00827D49">
      <w:pPr>
        <w:jc w:val="both"/>
        <w:rPr>
          <w:ins w:id="343" w:author="Gonzalo Ríos" w:date="2026-05-06T10:58:00Z" w16du:dateUtc="2026-05-06T00:58:00Z"/>
          <w:rFonts w:ascii="Times New Roman" w:eastAsiaTheme="minorEastAsia" w:hAnsi="Times New Roman" w:cs="Times New Roman"/>
          <w:b/>
          <w:bCs/>
          <w:sz w:val="24"/>
          <w:szCs w:val="24"/>
          <w:lang w:val="en-US"/>
        </w:rPr>
      </w:pPr>
      <w:ins w:id="344" w:author="Gonzalo Ríos" w:date="2026-05-06T10:58:00Z" w16du:dateUtc="2026-05-06T00:58:00Z">
        <w:r w:rsidRPr="00DF5D73">
          <w:rPr>
            <w:rFonts w:ascii="Times New Roman" w:eastAsiaTheme="minorEastAsia" w:hAnsi="Times New Roman" w:cs="Times New Roman"/>
            <w:b/>
            <w:bCs/>
            <w:sz w:val="24"/>
            <w:szCs w:val="24"/>
            <w:lang w:val="en-US"/>
          </w:rPr>
          <w:t xml:space="preserve">Figure </w:t>
        </w:r>
        <w:commentRangeStart w:id="345"/>
        <w:r>
          <w:rPr>
            <w:rFonts w:ascii="Times New Roman" w:eastAsiaTheme="minorEastAsia" w:hAnsi="Times New Roman" w:cs="Times New Roman"/>
            <w:b/>
            <w:bCs/>
            <w:sz w:val="24"/>
            <w:szCs w:val="24"/>
            <w:lang w:val="en-US"/>
          </w:rPr>
          <w:t>3</w:t>
        </w:r>
        <w:r w:rsidRPr="00DF5D73">
          <w:rPr>
            <w:rFonts w:ascii="Times New Roman" w:eastAsiaTheme="minorEastAsia" w:hAnsi="Times New Roman" w:cs="Times New Roman"/>
            <w:b/>
            <w:bCs/>
            <w:sz w:val="24"/>
            <w:szCs w:val="24"/>
            <w:lang w:val="en-US"/>
          </w:rPr>
          <w:t>:</w:t>
        </w:r>
        <w:r>
          <w:rPr>
            <w:rFonts w:ascii="Times New Roman" w:eastAsiaTheme="minorEastAsia" w:hAnsi="Times New Roman" w:cs="Times New Roman"/>
            <w:sz w:val="24"/>
            <w:szCs w:val="24"/>
            <w:lang w:val="en-US"/>
          </w:rPr>
          <w:t xml:space="preserve"> </w:t>
        </w:r>
        <w:r w:rsidRPr="002879DD">
          <w:rPr>
            <w:rFonts w:ascii="Times New Roman" w:eastAsiaTheme="minorEastAsia" w:hAnsi="Times New Roman" w:cs="Times New Roman"/>
            <w:b/>
            <w:bCs/>
            <w:sz w:val="24"/>
            <w:szCs w:val="24"/>
            <w:lang w:val="en-US"/>
          </w:rPr>
          <w:t>Literature</w:t>
        </w:r>
        <w:r w:rsidRPr="00DF5D73">
          <w:rPr>
            <w:rFonts w:ascii="Times New Roman" w:eastAsiaTheme="minorEastAsia" w:hAnsi="Times New Roman" w:cs="Times New Roman"/>
            <w:b/>
            <w:bCs/>
            <w:sz w:val="24"/>
            <w:szCs w:val="24"/>
            <w:lang w:val="en-US"/>
          </w:rPr>
          <w:t xml:space="preserve"> specification and hierarchical framework fitted values against AADT for the </w:t>
        </w:r>
        <w:r>
          <w:rPr>
            <w:rFonts w:ascii="Times New Roman" w:eastAsiaTheme="minorEastAsia" w:hAnsi="Times New Roman" w:cs="Times New Roman"/>
            <w:b/>
            <w:bCs/>
            <w:sz w:val="24"/>
            <w:szCs w:val="24"/>
            <w:lang w:val="en-US"/>
          </w:rPr>
          <w:t>Maine</w:t>
        </w:r>
        <w:r w:rsidRPr="00DF5D73">
          <w:rPr>
            <w:rFonts w:ascii="Times New Roman" w:eastAsiaTheme="minorEastAsia" w:hAnsi="Times New Roman" w:cs="Times New Roman"/>
            <w:b/>
            <w:bCs/>
            <w:sz w:val="24"/>
            <w:szCs w:val="24"/>
            <w:lang w:val="en-US"/>
          </w:rPr>
          <w:t xml:space="preserve"> dataset</w:t>
        </w:r>
      </w:ins>
      <w:commentRangeEnd w:id="345"/>
      <w:r w:rsidR="00D54960">
        <w:rPr>
          <w:rStyle w:val="Refdecomentario"/>
          <w:rFonts w:ascii="Times New Roman" w:eastAsiaTheme="minorEastAsia" w:hAnsi="Times New Roman" w:cs="Times New Roman"/>
          <w:b/>
          <w:bCs/>
          <w:sz w:val="24"/>
          <w:szCs w:val="24"/>
          <w:lang w:val="en-US"/>
        </w:rPr>
        <w:commentReference w:id="345"/>
      </w:r>
    </w:p>
    <w:p w14:paraId="4A09CF06" w14:textId="671E20D6" w:rsidR="00827D49" w:rsidDel="00BD1B72" w:rsidRDefault="00BD1B72">
      <w:pPr>
        <w:jc w:val="both"/>
        <w:rPr>
          <w:ins w:id="346" w:author="Zeke Ahern" w:date="2026-04-28T10:40:00Z" w16du:dateUtc="2026-04-28T00:40:00Z"/>
          <w:del w:id="347" w:author="Gonzalo Ríos" w:date="2026-05-28T23:15:00Z" w16du:dateUtc="2026-05-28T13:15:00Z"/>
          <w:rFonts w:ascii="Times New Roman" w:eastAsiaTheme="minorEastAsia" w:hAnsi="Times New Roman" w:cs="Times New Roman"/>
          <w:sz w:val="24"/>
          <w:szCs w:val="24"/>
          <w:lang w:val="en-US"/>
        </w:rPr>
        <w:pPrChange w:id="348" w:author="Gonzalo Ríos" w:date="2026-05-06T10:57:00Z" w16du:dateUtc="2026-05-06T00:57:00Z">
          <w:pPr/>
        </w:pPrChange>
      </w:pPr>
      <w:ins w:id="349" w:author="Gonzalo Ríos" w:date="2026-05-28T23:15:00Z" w16du:dateUtc="2026-05-28T13:15:00Z">
        <w:r>
          <w:rPr>
            <w:rFonts w:ascii="Times New Roman" w:eastAsiaTheme="minorEastAsia" w:hAnsi="Times New Roman" w:cs="Times New Roman"/>
            <w:noProof/>
            <w:sz w:val="24"/>
            <w:szCs w:val="24"/>
            <w:lang w:val="en-US"/>
          </w:rPr>
          <w:drawing>
            <wp:inline distT="0" distB="0" distL="0" distR="0" wp14:anchorId="2757F2E6" wp14:editId="453D98DD">
              <wp:extent cx="5607050" cy="3924300"/>
              <wp:effectExtent l="0" t="0" r="0" b="0"/>
              <wp:docPr id="10649577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7050" cy="3924300"/>
                      </a:xfrm>
                      <a:prstGeom prst="rect">
                        <a:avLst/>
                      </a:prstGeom>
                      <a:noFill/>
                      <a:ln>
                        <a:noFill/>
                      </a:ln>
                    </pic:spPr>
                  </pic:pic>
                </a:graphicData>
              </a:graphic>
            </wp:inline>
          </w:drawing>
        </w:r>
      </w:ins>
    </w:p>
    <w:p w14:paraId="41103C08" w14:textId="60C22B70" w:rsidR="003A3ECD" w:rsidRDefault="00767EAC">
      <w:pPr>
        <w:jc w:val="both"/>
        <w:rPr>
          <w:ins w:id="350" w:author="Gonzalo Ríos" w:date="2026-06-05T19:50:00Z" w16du:dateUtc="2026-06-05T23:50:00Z"/>
          <w:rFonts w:ascii="Times New Roman" w:eastAsiaTheme="minorEastAsia" w:hAnsi="Times New Roman" w:cs="Times New Roman"/>
          <w:sz w:val="24"/>
          <w:szCs w:val="24"/>
          <w:lang w:val="en-US"/>
        </w:rPr>
      </w:pPr>
      <w:ins w:id="351" w:author="Gonzalo Ríos" w:date="2026-06-05T19:36:00Z" w16du:dateUtc="2026-06-05T23:36:00Z">
        <w:r>
          <w:rPr>
            <w:rFonts w:ascii="Times New Roman" w:eastAsiaTheme="minorEastAsia" w:hAnsi="Times New Roman" w:cs="Times New Roman"/>
            <w:sz w:val="24"/>
            <w:szCs w:val="24"/>
            <w:lang w:val="en-US"/>
          </w:rPr>
          <w:t xml:space="preserve">Table 4 shows the summary of the fitted values </w:t>
        </w:r>
      </w:ins>
      <w:ins w:id="352" w:author="Gonzalo Ríos" w:date="2026-06-05T19:37:00Z" w16du:dateUtc="2026-06-05T23:37:00Z">
        <w:r>
          <w:rPr>
            <w:rFonts w:ascii="Times New Roman" w:eastAsiaTheme="minorEastAsia" w:hAnsi="Times New Roman" w:cs="Times New Roman"/>
            <w:sz w:val="24"/>
            <w:szCs w:val="24"/>
            <w:lang w:val="en-US"/>
          </w:rPr>
          <w:t xml:space="preserve">of the hierarchical approach and the benchmark models. </w:t>
        </w:r>
      </w:ins>
      <w:ins w:id="353" w:author="Gonzalo Ríos" w:date="2026-06-05T19:47:00Z" w16du:dateUtc="2026-06-05T23:47:00Z">
        <w:r w:rsidR="003A3ECD">
          <w:rPr>
            <w:rFonts w:ascii="Times New Roman" w:eastAsiaTheme="minorEastAsia" w:hAnsi="Times New Roman" w:cs="Times New Roman"/>
            <w:sz w:val="24"/>
            <w:szCs w:val="24"/>
            <w:lang w:val="en-US"/>
          </w:rPr>
          <w:t>Overal</w:t>
        </w:r>
      </w:ins>
      <w:ins w:id="354" w:author="Gonzalo Ríos" w:date="2026-06-05T19:48:00Z" w16du:dateUtc="2026-06-05T23:48:00Z">
        <w:r w:rsidR="003A3ECD">
          <w:rPr>
            <w:rFonts w:ascii="Times New Roman" w:eastAsiaTheme="minorEastAsia" w:hAnsi="Times New Roman" w:cs="Times New Roman"/>
            <w:sz w:val="24"/>
            <w:szCs w:val="24"/>
            <w:lang w:val="en-US"/>
          </w:rPr>
          <w:t>l, the hierarchical approach provides fitted crash distributions closer to the empirical distributions compared to the benchmark models. The improvements were particularly pronounced for the Maine dataset, where the benchmark model substantially overestimated both average crash frequency and upper-tail observations (</w:t>
        </w:r>
      </w:ins>
      <m:oMath>
        <m:sSub>
          <m:sSubPr>
            <m:ctrlPr>
              <w:ins w:id="355" w:author="Gonzalo Ríos" w:date="2026-06-05T19:49:00Z" w16du:dateUtc="2026-06-05T23:49:00Z">
                <w:rPr>
                  <w:rFonts w:ascii="Cambria Math" w:eastAsiaTheme="minorEastAsia" w:hAnsi="Cambria Math" w:cs="Times New Roman"/>
                  <w:i/>
                  <w:sz w:val="24"/>
                  <w:szCs w:val="24"/>
                  <w:lang w:val="en-US"/>
                </w:rPr>
              </w:ins>
            </m:ctrlPr>
          </m:sSubPr>
          <m:e>
            <m:r>
              <w:ins w:id="356" w:author="Gonzalo Ríos" w:date="2026-06-05T19:49:00Z" w16du:dateUtc="2026-06-05T23:49:00Z">
                <w:rPr>
                  <w:rFonts w:ascii="Cambria Math" w:eastAsiaTheme="minorEastAsia" w:hAnsi="Cambria Math" w:cs="Times New Roman"/>
                  <w:sz w:val="24"/>
                  <w:szCs w:val="24"/>
                  <w:lang w:val="en-US"/>
                </w:rPr>
                <m:t>Q</m:t>
              </w:ins>
            </m:r>
          </m:e>
          <m:sub>
            <m:r>
              <w:ins w:id="357" w:author="Gonzalo Ríos" w:date="2026-06-05T19:49:00Z" w16du:dateUtc="2026-06-05T23:49:00Z">
                <w:rPr>
                  <w:rFonts w:ascii="Cambria Math" w:eastAsiaTheme="minorEastAsia" w:hAnsi="Cambria Math" w:cs="Times New Roman"/>
                  <w:sz w:val="24"/>
                  <w:szCs w:val="24"/>
                  <w:lang w:val="en-US"/>
                </w:rPr>
                <m:t>3</m:t>
              </w:ins>
            </m:r>
          </m:sub>
        </m:sSub>
      </m:oMath>
      <w:ins w:id="358" w:author="Gonzalo Ríos" w:date="2026-06-05T19:49:00Z" w16du:dateUtc="2026-06-05T23:49:00Z">
        <w:r w:rsidR="003A3ECD">
          <w:rPr>
            <w:rFonts w:ascii="Times New Roman" w:eastAsiaTheme="minorEastAsia" w:hAnsi="Times New Roman" w:cs="Times New Roman"/>
            <w:sz w:val="24"/>
            <w:szCs w:val="24"/>
            <w:lang w:val="en-US"/>
          </w:rPr>
          <w:t xml:space="preserve"> and </w:t>
        </w:r>
        <w:r w:rsidR="003A3ECD">
          <w:rPr>
            <w:rFonts w:ascii="Times New Roman" w:eastAsiaTheme="minorEastAsia" w:hAnsi="Times New Roman" w:cs="Times New Roman"/>
            <w:sz w:val="24"/>
            <w:szCs w:val="24"/>
            <w:lang w:val="en-US"/>
          </w:rPr>
          <w:lastRenderedPageBreak/>
          <w:t>maximum values). By incorporating group-level heterogeneity through partial pooling, the hierarchical framework produced more realistic values while preserving the observed distributional characteristics of the data.</w:t>
        </w:r>
      </w:ins>
    </w:p>
    <w:p w14:paraId="1E258A79" w14:textId="0BC2E98B" w:rsidR="007E79E1" w:rsidRPr="007E79E1" w:rsidRDefault="007E79E1">
      <w:pPr>
        <w:jc w:val="both"/>
        <w:rPr>
          <w:ins w:id="359" w:author="Gonzalo Ríos" w:date="2026-06-05T19:37:00Z" w16du:dateUtc="2026-06-05T23:37:00Z"/>
          <w:rFonts w:ascii="Times New Roman" w:eastAsiaTheme="minorEastAsia" w:hAnsi="Times New Roman" w:cs="Times New Roman"/>
          <w:b/>
          <w:bCs/>
          <w:sz w:val="24"/>
          <w:szCs w:val="24"/>
          <w:lang w:val="en-US"/>
          <w:rPrChange w:id="360" w:author="Gonzalo Ríos" w:date="2026-06-05T19:50:00Z" w16du:dateUtc="2026-06-05T23:50:00Z">
            <w:rPr>
              <w:ins w:id="361" w:author="Gonzalo Ríos" w:date="2026-06-05T19:37:00Z" w16du:dateUtc="2026-06-05T23:37:00Z"/>
              <w:rFonts w:ascii="Times New Roman" w:eastAsiaTheme="minorEastAsia" w:hAnsi="Times New Roman" w:cs="Times New Roman"/>
              <w:sz w:val="24"/>
              <w:szCs w:val="24"/>
              <w:lang w:val="en-US"/>
            </w:rPr>
          </w:rPrChange>
        </w:rPr>
      </w:pPr>
      <w:ins w:id="362" w:author="Gonzalo Ríos" w:date="2026-06-05T19:50:00Z" w16du:dateUtc="2026-06-05T23:50:00Z">
        <w:r w:rsidRPr="00CD2CF4">
          <w:rPr>
            <w:rFonts w:ascii="Times New Roman" w:eastAsiaTheme="minorEastAsia" w:hAnsi="Times New Roman" w:cs="Times New Roman"/>
            <w:b/>
            <w:bCs/>
            <w:sz w:val="24"/>
            <w:szCs w:val="24"/>
            <w:lang w:val="en-US"/>
          </w:rPr>
          <w:t xml:space="preserve">Table </w:t>
        </w:r>
        <w:r>
          <w:rPr>
            <w:rFonts w:ascii="Times New Roman" w:eastAsiaTheme="minorEastAsia" w:hAnsi="Times New Roman" w:cs="Times New Roman"/>
            <w:b/>
            <w:bCs/>
            <w:sz w:val="24"/>
            <w:szCs w:val="24"/>
            <w:lang w:val="en-US"/>
          </w:rPr>
          <w:t>4</w:t>
        </w:r>
        <w:r w:rsidRPr="00CD2CF4">
          <w:rPr>
            <w:rFonts w:ascii="Times New Roman" w:eastAsiaTheme="minorEastAsia" w:hAnsi="Times New Roman" w:cs="Times New Roman"/>
            <w:b/>
            <w:bCs/>
            <w:sz w:val="24"/>
            <w:szCs w:val="24"/>
            <w:lang w:val="en-US"/>
          </w:rPr>
          <w:t xml:space="preserve">: </w:t>
        </w:r>
      </w:ins>
      <w:ins w:id="363" w:author="Gonzalo Ríos" w:date="2026-06-05T19:51:00Z" w16du:dateUtc="2026-06-05T23:51:00Z">
        <w:r w:rsidR="00772D84">
          <w:rPr>
            <w:rFonts w:ascii="Times New Roman" w:eastAsiaTheme="minorEastAsia" w:hAnsi="Times New Roman" w:cs="Times New Roman"/>
            <w:b/>
            <w:bCs/>
            <w:sz w:val="24"/>
            <w:szCs w:val="24"/>
            <w:lang w:val="en-US"/>
          </w:rPr>
          <w:t>Comparison of observed and fitted crash count distributions for benchmark and hierarchical models</w:t>
        </w:r>
      </w:ins>
    </w:p>
    <w:tbl>
      <w:tblPr>
        <w:tblStyle w:val="Tablaconcuadrcula"/>
        <w:tblW w:w="9209" w:type="dxa"/>
        <w:tblLook w:val="04A0" w:firstRow="1" w:lastRow="0" w:firstColumn="1" w:lastColumn="0" w:noHBand="0" w:noVBand="1"/>
        <w:tblPrChange w:id="364" w:author="Gonzalo Ríos" w:date="2026-06-05T19:43:00Z" w16du:dateUtc="2026-06-05T23:43:00Z">
          <w:tblPr>
            <w:tblStyle w:val="Tablaconcuadrcula"/>
            <w:tblW w:w="0" w:type="auto"/>
            <w:tblLook w:val="04A0" w:firstRow="1" w:lastRow="0" w:firstColumn="1" w:lastColumn="0" w:noHBand="0" w:noVBand="1"/>
          </w:tblPr>
        </w:tblPrChange>
      </w:tblPr>
      <w:tblGrid>
        <w:gridCol w:w="626"/>
        <w:gridCol w:w="696"/>
        <w:gridCol w:w="1016"/>
        <w:gridCol w:w="1106"/>
        <w:gridCol w:w="696"/>
        <w:gridCol w:w="1016"/>
        <w:gridCol w:w="1106"/>
        <w:gridCol w:w="696"/>
        <w:gridCol w:w="1016"/>
        <w:gridCol w:w="1235"/>
        <w:tblGridChange w:id="365">
          <w:tblGrid>
            <w:gridCol w:w="610"/>
            <w:gridCol w:w="16"/>
            <w:gridCol w:w="255"/>
            <w:gridCol w:w="1192"/>
            <w:gridCol w:w="1153"/>
            <w:gridCol w:w="122"/>
            <w:gridCol w:w="96"/>
            <w:gridCol w:w="998"/>
            <w:gridCol w:w="1020"/>
            <w:gridCol w:w="626"/>
            <w:gridCol w:w="174"/>
            <w:gridCol w:w="259"/>
            <w:gridCol w:w="1111"/>
            <w:gridCol w:w="598"/>
            <w:gridCol w:w="598"/>
            <w:gridCol w:w="381"/>
            <w:gridCol w:w="217"/>
          </w:tblGrid>
        </w:tblGridChange>
      </w:tblGrid>
      <w:tr w:rsidR="006A12D2" w:rsidRPr="006A12D2" w14:paraId="11184561" w14:textId="5B6E56B6" w:rsidTr="006A12D2">
        <w:trPr>
          <w:ins w:id="366" w:author="Gonzalo Ríos" w:date="2026-06-05T19:38:00Z" w16du:dateUtc="2026-06-05T23:38:00Z"/>
          <w:trPrChange w:id="367" w:author="Gonzalo Ríos" w:date="2026-06-05T19:43:00Z" w16du:dateUtc="2026-06-05T23:43:00Z">
            <w:trPr>
              <w:gridAfter w:val="0"/>
            </w:trPr>
          </w:trPrChange>
        </w:trPr>
        <w:tc>
          <w:tcPr>
            <w:tcW w:w="610" w:type="dxa"/>
            <w:vAlign w:val="center"/>
            <w:tcPrChange w:id="368" w:author="Gonzalo Ríos" w:date="2026-06-05T19:43:00Z" w16du:dateUtc="2026-06-05T23:43:00Z">
              <w:tcPr>
                <w:tcW w:w="610" w:type="dxa"/>
              </w:tcPr>
            </w:tcPrChange>
          </w:tcPr>
          <w:p w14:paraId="1D059DCE" w14:textId="77777777" w:rsidR="006A12D2" w:rsidRPr="006A12D2" w:rsidRDefault="006A12D2" w:rsidP="006A12D2">
            <w:pPr>
              <w:jc w:val="center"/>
              <w:rPr>
                <w:ins w:id="369" w:author="Gonzalo Ríos" w:date="2026-06-05T19:38:00Z" w16du:dateUtc="2026-06-05T23:38:00Z"/>
                <w:rFonts w:ascii="Times New Roman" w:eastAsiaTheme="minorEastAsia" w:hAnsi="Times New Roman" w:cs="Times New Roman"/>
                <w:sz w:val="18"/>
                <w:szCs w:val="18"/>
                <w:lang w:val="en-US"/>
                <w:rPrChange w:id="370" w:author="Gonzalo Ríos" w:date="2026-06-05T19:41:00Z" w16du:dateUtc="2026-06-05T23:41:00Z">
                  <w:rPr>
                    <w:ins w:id="371" w:author="Gonzalo Ríos" w:date="2026-06-05T19:38:00Z" w16du:dateUtc="2026-06-05T23:38:00Z"/>
                    <w:rFonts w:ascii="Times New Roman" w:eastAsiaTheme="minorEastAsia" w:hAnsi="Times New Roman" w:cs="Times New Roman"/>
                    <w:sz w:val="24"/>
                    <w:szCs w:val="24"/>
                    <w:lang w:val="en-US"/>
                  </w:rPr>
                </w:rPrChange>
              </w:rPr>
              <w:pPrChange w:id="372" w:author="Gonzalo Ríos" w:date="2026-06-05T19:43:00Z" w16du:dateUtc="2026-06-05T23:43:00Z">
                <w:pPr>
                  <w:jc w:val="both"/>
                </w:pPr>
              </w:pPrChange>
            </w:pPr>
          </w:p>
        </w:tc>
        <w:tc>
          <w:tcPr>
            <w:tcW w:w="2738" w:type="dxa"/>
            <w:gridSpan w:val="3"/>
            <w:vAlign w:val="center"/>
            <w:tcPrChange w:id="373" w:author="Gonzalo Ríos" w:date="2026-06-05T19:43:00Z" w16du:dateUtc="2026-06-05T23:43:00Z">
              <w:tcPr>
                <w:tcW w:w="2738" w:type="dxa"/>
                <w:gridSpan w:val="5"/>
              </w:tcPr>
            </w:tcPrChange>
          </w:tcPr>
          <w:p w14:paraId="0DD79DE0" w14:textId="2BE3D902" w:rsidR="006A12D2" w:rsidRPr="006A12D2" w:rsidRDefault="006A12D2" w:rsidP="006A12D2">
            <w:pPr>
              <w:jc w:val="center"/>
              <w:rPr>
                <w:ins w:id="374" w:author="Gonzalo Ríos" w:date="2026-06-05T19:38:00Z" w16du:dateUtc="2026-06-05T23:38:00Z"/>
                <w:rFonts w:ascii="Times New Roman" w:eastAsiaTheme="minorEastAsia" w:hAnsi="Times New Roman" w:cs="Times New Roman"/>
                <w:sz w:val="18"/>
                <w:szCs w:val="18"/>
                <w:lang w:val="en-US"/>
                <w:rPrChange w:id="375" w:author="Gonzalo Ríos" w:date="2026-06-05T19:41:00Z" w16du:dateUtc="2026-06-05T23:41:00Z">
                  <w:rPr>
                    <w:ins w:id="376" w:author="Gonzalo Ríos" w:date="2026-06-05T19:38:00Z" w16du:dateUtc="2026-06-05T23:38:00Z"/>
                    <w:rFonts w:ascii="Times New Roman" w:eastAsiaTheme="minorEastAsia" w:hAnsi="Times New Roman" w:cs="Times New Roman"/>
                    <w:sz w:val="24"/>
                    <w:szCs w:val="24"/>
                    <w:lang w:val="en-US"/>
                  </w:rPr>
                </w:rPrChange>
              </w:rPr>
              <w:pPrChange w:id="377" w:author="Gonzalo Ríos" w:date="2026-06-05T19:43:00Z" w16du:dateUtc="2026-06-05T23:43:00Z">
                <w:pPr>
                  <w:jc w:val="both"/>
                </w:pPr>
              </w:pPrChange>
            </w:pPr>
            <w:ins w:id="378" w:author="Gonzalo Ríos" w:date="2026-06-05T19:38:00Z" w16du:dateUtc="2026-06-05T23:38:00Z">
              <w:r w:rsidRPr="006A12D2">
                <w:rPr>
                  <w:rFonts w:ascii="Times New Roman" w:eastAsiaTheme="minorEastAsia" w:hAnsi="Times New Roman" w:cs="Times New Roman"/>
                  <w:sz w:val="18"/>
                  <w:szCs w:val="18"/>
                  <w:lang w:val="en-US"/>
                  <w:rPrChange w:id="379" w:author="Gonzalo Ríos" w:date="2026-06-05T19:41:00Z" w16du:dateUtc="2026-06-05T23:41:00Z">
                    <w:rPr>
                      <w:rFonts w:ascii="Times New Roman" w:eastAsiaTheme="minorEastAsia" w:hAnsi="Times New Roman" w:cs="Times New Roman"/>
                      <w:sz w:val="24"/>
                      <w:szCs w:val="24"/>
                      <w:lang w:val="en-US"/>
                    </w:rPr>
                  </w:rPrChange>
                </w:rPr>
                <w:t>Washington</w:t>
              </w:r>
            </w:ins>
          </w:p>
        </w:tc>
        <w:tc>
          <w:tcPr>
            <w:tcW w:w="2740" w:type="dxa"/>
            <w:gridSpan w:val="3"/>
            <w:vAlign w:val="center"/>
            <w:tcPrChange w:id="380" w:author="Gonzalo Ríos" w:date="2026-06-05T19:43:00Z" w16du:dateUtc="2026-06-05T23:43:00Z">
              <w:tcPr>
                <w:tcW w:w="2740" w:type="dxa"/>
                <w:gridSpan w:val="4"/>
              </w:tcPr>
            </w:tcPrChange>
          </w:tcPr>
          <w:p w14:paraId="236B695C" w14:textId="39F3C9E3" w:rsidR="006A12D2" w:rsidRPr="006A12D2" w:rsidRDefault="006A12D2" w:rsidP="006A12D2">
            <w:pPr>
              <w:jc w:val="center"/>
              <w:rPr>
                <w:ins w:id="381" w:author="Gonzalo Ríos" w:date="2026-06-05T19:41:00Z" w16du:dateUtc="2026-06-05T23:41:00Z"/>
                <w:rFonts w:ascii="Times New Roman" w:eastAsiaTheme="minorEastAsia" w:hAnsi="Times New Roman" w:cs="Times New Roman"/>
                <w:sz w:val="18"/>
                <w:szCs w:val="18"/>
                <w:lang w:val="en-US"/>
              </w:rPr>
              <w:pPrChange w:id="382" w:author="Gonzalo Ríos" w:date="2026-06-05T19:43:00Z" w16du:dateUtc="2026-06-05T23:43:00Z">
                <w:pPr>
                  <w:jc w:val="both"/>
                </w:pPr>
              </w:pPrChange>
            </w:pPr>
            <w:ins w:id="383" w:author="Gonzalo Ríos" w:date="2026-06-05T19:40:00Z" w16du:dateUtc="2026-06-05T23:40:00Z">
              <w:r w:rsidRPr="006A12D2">
                <w:rPr>
                  <w:rFonts w:ascii="Times New Roman" w:eastAsiaTheme="minorEastAsia" w:hAnsi="Times New Roman" w:cs="Times New Roman"/>
                  <w:sz w:val="18"/>
                  <w:szCs w:val="18"/>
                  <w:lang w:val="en-US"/>
                  <w:rPrChange w:id="384" w:author="Gonzalo Ríos" w:date="2026-06-05T19:41:00Z" w16du:dateUtc="2026-06-05T23:41:00Z">
                    <w:rPr>
                      <w:rFonts w:ascii="Times New Roman" w:eastAsiaTheme="minorEastAsia" w:hAnsi="Times New Roman" w:cs="Times New Roman"/>
                      <w:sz w:val="24"/>
                      <w:szCs w:val="24"/>
                      <w:lang w:val="en-US"/>
                    </w:rPr>
                  </w:rPrChange>
                </w:rPr>
                <w:t>QLD He</w:t>
              </w:r>
            </w:ins>
            <w:ins w:id="385" w:author="Gonzalo Ríos" w:date="2026-06-05T19:41:00Z" w16du:dateUtc="2026-06-05T23:41:00Z">
              <w:r w:rsidRPr="006A12D2">
                <w:rPr>
                  <w:rFonts w:ascii="Times New Roman" w:eastAsiaTheme="minorEastAsia" w:hAnsi="Times New Roman" w:cs="Times New Roman"/>
                  <w:sz w:val="18"/>
                  <w:szCs w:val="18"/>
                  <w:lang w:val="en-US"/>
                  <w:rPrChange w:id="386" w:author="Gonzalo Ríos" w:date="2026-06-05T19:41:00Z" w16du:dateUtc="2026-06-05T23:41:00Z">
                    <w:rPr>
                      <w:rFonts w:ascii="Times New Roman" w:eastAsiaTheme="minorEastAsia" w:hAnsi="Times New Roman" w:cs="Times New Roman"/>
                      <w:sz w:val="24"/>
                      <w:szCs w:val="24"/>
                      <w:lang w:val="en-US"/>
                    </w:rPr>
                  </w:rPrChange>
                </w:rPr>
                <w:t>avy Vehicles</w:t>
              </w:r>
            </w:ins>
          </w:p>
        </w:tc>
        <w:tc>
          <w:tcPr>
            <w:tcW w:w="3121" w:type="dxa"/>
            <w:gridSpan w:val="3"/>
            <w:vAlign w:val="center"/>
            <w:tcPrChange w:id="387" w:author="Gonzalo Ríos" w:date="2026-06-05T19:43:00Z" w16du:dateUtc="2026-06-05T23:43:00Z">
              <w:tcPr>
                <w:tcW w:w="2740" w:type="dxa"/>
                <w:gridSpan w:val="5"/>
              </w:tcPr>
            </w:tcPrChange>
          </w:tcPr>
          <w:p w14:paraId="330171BD" w14:textId="616B58BA" w:rsidR="006A12D2" w:rsidRPr="006A12D2" w:rsidRDefault="006A12D2" w:rsidP="006A12D2">
            <w:pPr>
              <w:jc w:val="center"/>
              <w:rPr>
                <w:ins w:id="388" w:author="Gonzalo Ríos" w:date="2026-06-05T19:42:00Z" w16du:dateUtc="2026-06-05T23:42:00Z"/>
                <w:rFonts w:ascii="Times New Roman" w:eastAsiaTheme="minorEastAsia" w:hAnsi="Times New Roman" w:cs="Times New Roman"/>
                <w:sz w:val="18"/>
                <w:szCs w:val="18"/>
                <w:lang w:val="en-US"/>
              </w:rPr>
              <w:pPrChange w:id="389" w:author="Gonzalo Ríos" w:date="2026-06-05T19:43:00Z" w16du:dateUtc="2026-06-05T23:43:00Z">
                <w:pPr>
                  <w:jc w:val="both"/>
                </w:pPr>
              </w:pPrChange>
            </w:pPr>
            <w:ins w:id="390" w:author="Gonzalo Ríos" w:date="2026-06-05T19:42:00Z" w16du:dateUtc="2026-06-05T23:42:00Z">
              <w:r>
                <w:rPr>
                  <w:rFonts w:ascii="Times New Roman" w:eastAsiaTheme="minorEastAsia" w:hAnsi="Times New Roman" w:cs="Times New Roman"/>
                  <w:sz w:val="18"/>
                  <w:szCs w:val="18"/>
                  <w:lang w:val="en-US"/>
                </w:rPr>
                <w:t>Maine</w:t>
              </w:r>
            </w:ins>
          </w:p>
        </w:tc>
      </w:tr>
      <w:tr w:rsidR="006A12D2" w:rsidRPr="006A12D2" w14:paraId="545BD1A7" w14:textId="59752F88" w:rsidTr="006A12D2">
        <w:trPr>
          <w:ins w:id="391" w:author="Gonzalo Ríos" w:date="2026-06-05T19:38:00Z" w16du:dateUtc="2026-06-05T23:38:00Z"/>
        </w:trPr>
        <w:tc>
          <w:tcPr>
            <w:tcW w:w="610" w:type="dxa"/>
            <w:vAlign w:val="center"/>
            <w:tcPrChange w:id="392" w:author="Gonzalo Ríos" w:date="2026-06-05T19:43:00Z" w16du:dateUtc="2026-06-05T23:43:00Z">
              <w:tcPr>
                <w:tcW w:w="881" w:type="dxa"/>
                <w:gridSpan w:val="3"/>
              </w:tcPr>
            </w:tcPrChange>
          </w:tcPr>
          <w:p w14:paraId="67E9D1EB" w14:textId="77777777" w:rsidR="006A12D2" w:rsidRPr="006A12D2" w:rsidRDefault="006A12D2" w:rsidP="006A12D2">
            <w:pPr>
              <w:jc w:val="center"/>
              <w:rPr>
                <w:ins w:id="393" w:author="Gonzalo Ríos" w:date="2026-06-05T19:38:00Z" w16du:dateUtc="2026-06-05T23:38:00Z"/>
                <w:rFonts w:ascii="Times New Roman" w:eastAsiaTheme="minorEastAsia" w:hAnsi="Times New Roman" w:cs="Times New Roman"/>
                <w:sz w:val="18"/>
                <w:szCs w:val="18"/>
                <w:lang w:val="en-US"/>
                <w:rPrChange w:id="394" w:author="Gonzalo Ríos" w:date="2026-06-05T19:41:00Z" w16du:dateUtc="2026-06-05T23:41:00Z">
                  <w:rPr>
                    <w:ins w:id="395" w:author="Gonzalo Ríos" w:date="2026-06-05T19:38:00Z" w16du:dateUtc="2026-06-05T23:38:00Z"/>
                    <w:rFonts w:ascii="Times New Roman" w:eastAsiaTheme="minorEastAsia" w:hAnsi="Times New Roman" w:cs="Times New Roman"/>
                    <w:sz w:val="24"/>
                    <w:szCs w:val="24"/>
                    <w:lang w:val="en-US"/>
                  </w:rPr>
                </w:rPrChange>
              </w:rPr>
              <w:pPrChange w:id="396" w:author="Gonzalo Ríos" w:date="2026-06-05T19:43:00Z" w16du:dateUtc="2026-06-05T23:43:00Z">
                <w:pPr>
                  <w:jc w:val="both"/>
                </w:pPr>
              </w:pPrChange>
            </w:pPr>
          </w:p>
        </w:tc>
        <w:tc>
          <w:tcPr>
            <w:tcW w:w="678" w:type="dxa"/>
            <w:vAlign w:val="center"/>
            <w:tcPrChange w:id="397" w:author="Gonzalo Ríos" w:date="2026-06-05T19:43:00Z" w16du:dateUtc="2026-06-05T23:43:00Z">
              <w:tcPr>
                <w:tcW w:w="1192" w:type="dxa"/>
              </w:tcPr>
            </w:tcPrChange>
          </w:tcPr>
          <w:p w14:paraId="10270A80" w14:textId="3B1E8B1E" w:rsidR="006A12D2" w:rsidRPr="006A12D2" w:rsidRDefault="006A12D2" w:rsidP="006A12D2">
            <w:pPr>
              <w:jc w:val="center"/>
              <w:rPr>
                <w:ins w:id="398" w:author="Gonzalo Ríos" w:date="2026-06-05T19:38:00Z" w16du:dateUtc="2026-06-05T23:38:00Z"/>
                <w:rFonts w:ascii="Times New Roman" w:eastAsiaTheme="minorEastAsia" w:hAnsi="Times New Roman" w:cs="Times New Roman"/>
                <w:sz w:val="18"/>
                <w:szCs w:val="18"/>
                <w:lang w:val="en-US"/>
                <w:rPrChange w:id="399" w:author="Gonzalo Ríos" w:date="2026-06-05T19:41:00Z" w16du:dateUtc="2026-06-05T23:41:00Z">
                  <w:rPr>
                    <w:ins w:id="400" w:author="Gonzalo Ríos" w:date="2026-06-05T19:38:00Z" w16du:dateUtc="2026-06-05T23:38:00Z"/>
                    <w:rFonts w:ascii="Times New Roman" w:eastAsiaTheme="minorEastAsia" w:hAnsi="Times New Roman" w:cs="Times New Roman"/>
                    <w:sz w:val="24"/>
                    <w:szCs w:val="24"/>
                    <w:lang w:val="en-US"/>
                  </w:rPr>
                </w:rPrChange>
              </w:rPr>
              <w:pPrChange w:id="401" w:author="Gonzalo Ríos" w:date="2026-06-05T19:43:00Z" w16du:dateUtc="2026-06-05T23:43:00Z">
                <w:pPr>
                  <w:jc w:val="both"/>
                </w:pPr>
              </w:pPrChange>
            </w:pPr>
            <w:ins w:id="402" w:author="Gonzalo Ríos" w:date="2026-06-05T19:38:00Z" w16du:dateUtc="2026-06-05T23:38:00Z">
              <w:r w:rsidRPr="006A12D2">
                <w:rPr>
                  <w:rFonts w:ascii="Times New Roman" w:eastAsiaTheme="minorEastAsia" w:hAnsi="Times New Roman" w:cs="Times New Roman"/>
                  <w:sz w:val="18"/>
                  <w:szCs w:val="18"/>
                  <w:lang w:val="en-US"/>
                  <w:rPrChange w:id="403" w:author="Gonzalo Ríos" w:date="2026-06-05T19:41:00Z" w16du:dateUtc="2026-06-05T23:41:00Z">
                    <w:rPr>
                      <w:rFonts w:ascii="Times New Roman" w:eastAsiaTheme="minorEastAsia" w:hAnsi="Times New Roman" w:cs="Times New Roman"/>
                      <w:sz w:val="24"/>
                      <w:szCs w:val="24"/>
                      <w:lang w:val="en-US"/>
                    </w:rPr>
                  </w:rPrChange>
                </w:rPr>
                <w:t>Actual values</w:t>
              </w:r>
            </w:ins>
          </w:p>
        </w:tc>
        <w:tc>
          <w:tcPr>
            <w:tcW w:w="986" w:type="dxa"/>
            <w:vAlign w:val="center"/>
            <w:tcPrChange w:id="404" w:author="Gonzalo Ríos" w:date="2026-06-05T19:43:00Z" w16du:dateUtc="2026-06-05T23:43:00Z">
              <w:tcPr>
                <w:tcW w:w="1153" w:type="dxa"/>
              </w:tcPr>
            </w:tcPrChange>
          </w:tcPr>
          <w:p w14:paraId="44CA9A14" w14:textId="0C1ECCF2" w:rsidR="006A12D2" w:rsidRPr="006A12D2" w:rsidRDefault="006A12D2" w:rsidP="006A12D2">
            <w:pPr>
              <w:jc w:val="center"/>
              <w:rPr>
                <w:ins w:id="405" w:author="Gonzalo Ríos" w:date="2026-06-05T19:38:00Z" w16du:dateUtc="2026-06-05T23:38:00Z"/>
                <w:rFonts w:ascii="Times New Roman" w:eastAsiaTheme="minorEastAsia" w:hAnsi="Times New Roman" w:cs="Times New Roman"/>
                <w:sz w:val="18"/>
                <w:szCs w:val="18"/>
                <w:lang w:val="en-US"/>
                <w:rPrChange w:id="406" w:author="Gonzalo Ríos" w:date="2026-06-05T19:41:00Z" w16du:dateUtc="2026-06-05T23:41:00Z">
                  <w:rPr>
                    <w:ins w:id="407" w:author="Gonzalo Ríos" w:date="2026-06-05T19:38:00Z" w16du:dateUtc="2026-06-05T23:38:00Z"/>
                    <w:rFonts w:ascii="Times New Roman" w:eastAsiaTheme="minorEastAsia" w:hAnsi="Times New Roman" w:cs="Times New Roman"/>
                    <w:sz w:val="24"/>
                    <w:szCs w:val="24"/>
                    <w:lang w:val="en-US"/>
                  </w:rPr>
                </w:rPrChange>
              </w:rPr>
              <w:pPrChange w:id="408" w:author="Gonzalo Ríos" w:date="2026-06-05T19:43:00Z" w16du:dateUtc="2026-06-05T23:43:00Z">
                <w:pPr>
                  <w:jc w:val="both"/>
                </w:pPr>
              </w:pPrChange>
            </w:pPr>
            <w:ins w:id="409" w:author="Gonzalo Ríos" w:date="2026-06-05T19:39:00Z" w16du:dateUtc="2026-06-05T23:39:00Z">
              <w:r w:rsidRPr="006A12D2">
                <w:rPr>
                  <w:rFonts w:ascii="Times New Roman" w:eastAsiaTheme="minorEastAsia" w:hAnsi="Times New Roman" w:cs="Times New Roman"/>
                  <w:sz w:val="18"/>
                  <w:szCs w:val="18"/>
                  <w:lang w:val="en-US"/>
                  <w:rPrChange w:id="410" w:author="Gonzalo Ríos" w:date="2026-06-05T19:41:00Z" w16du:dateUtc="2026-06-05T23:41:00Z">
                    <w:rPr>
                      <w:rFonts w:ascii="Times New Roman" w:eastAsiaTheme="minorEastAsia" w:hAnsi="Times New Roman" w:cs="Times New Roman"/>
                      <w:sz w:val="24"/>
                      <w:szCs w:val="24"/>
                      <w:lang w:val="en-US"/>
                    </w:rPr>
                  </w:rPrChange>
                </w:rPr>
                <w:t>Fitted benchmark</w:t>
              </w:r>
            </w:ins>
          </w:p>
        </w:tc>
        <w:tc>
          <w:tcPr>
            <w:tcW w:w="1074" w:type="dxa"/>
            <w:vAlign w:val="center"/>
            <w:tcPrChange w:id="411" w:author="Gonzalo Ríos" w:date="2026-06-05T19:43:00Z" w16du:dateUtc="2026-06-05T23:43:00Z">
              <w:tcPr>
                <w:tcW w:w="1216" w:type="dxa"/>
                <w:gridSpan w:val="3"/>
              </w:tcPr>
            </w:tcPrChange>
          </w:tcPr>
          <w:p w14:paraId="2B85D958" w14:textId="19D68BE5" w:rsidR="006A12D2" w:rsidRPr="006A12D2" w:rsidRDefault="006A12D2" w:rsidP="006A12D2">
            <w:pPr>
              <w:jc w:val="center"/>
              <w:rPr>
                <w:ins w:id="412" w:author="Gonzalo Ríos" w:date="2026-06-05T19:38:00Z" w16du:dateUtc="2026-06-05T23:38:00Z"/>
                <w:rFonts w:ascii="Times New Roman" w:eastAsiaTheme="minorEastAsia" w:hAnsi="Times New Roman" w:cs="Times New Roman"/>
                <w:sz w:val="18"/>
                <w:szCs w:val="18"/>
                <w:lang w:val="en-US"/>
                <w:rPrChange w:id="413" w:author="Gonzalo Ríos" w:date="2026-06-05T19:41:00Z" w16du:dateUtc="2026-06-05T23:41:00Z">
                  <w:rPr>
                    <w:ins w:id="414" w:author="Gonzalo Ríos" w:date="2026-06-05T19:38:00Z" w16du:dateUtc="2026-06-05T23:38:00Z"/>
                    <w:rFonts w:ascii="Times New Roman" w:eastAsiaTheme="minorEastAsia" w:hAnsi="Times New Roman" w:cs="Times New Roman"/>
                    <w:sz w:val="24"/>
                    <w:szCs w:val="24"/>
                    <w:lang w:val="en-US"/>
                  </w:rPr>
                </w:rPrChange>
              </w:rPr>
              <w:pPrChange w:id="415" w:author="Gonzalo Ríos" w:date="2026-06-05T19:43:00Z" w16du:dateUtc="2026-06-05T23:43:00Z">
                <w:pPr>
                  <w:jc w:val="both"/>
                </w:pPr>
              </w:pPrChange>
            </w:pPr>
            <w:ins w:id="416" w:author="Gonzalo Ríos" w:date="2026-06-05T19:39:00Z" w16du:dateUtc="2026-06-05T23:39:00Z">
              <w:r w:rsidRPr="006A12D2">
                <w:rPr>
                  <w:rFonts w:ascii="Times New Roman" w:eastAsiaTheme="minorEastAsia" w:hAnsi="Times New Roman" w:cs="Times New Roman"/>
                  <w:sz w:val="18"/>
                  <w:szCs w:val="18"/>
                  <w:lang w:val="en-US"/>
                  <w:rPrChange w:id="417" w:author="Gonzalo Ríos" w:date="2026-06-05T19:41:00Z" w16du:dateUtc="2026-06-05T23:41:00Z">
                    <w:rPr>
                      <w:rFonts w:ascii="Times New Roman" w:eastAsiaTheme="minorEastAsia" w:hAnsi="Times New Roman" w:cs="Times New Roman"/>
                      <w:sz w:val="24"/>
                      <w:szCs w:val="24"/>
                      <w:lang w:val="en-US"/>
                    </w:rPr>
                  </w:rPrChange>
                </w:rPr>
                <w:t>Fitted Hierar</w:t>
              </w:r>
            </w:ins>
            <w:ins w:id="418" w:author="Gonzalo Ríos" w:date="2026-06-05T19:40:00Z" w16du:dateUtc="2026-06-05T23:40:00Z">
              <w:r w:rsidRPr="006A12D2">
                <w:rPr>
                  <w:rFonts w:ascii="Times New Roman" w:eastAsiaTheme="minorEastAsia" w:hAnsi="Times New Roman" w:cs="Times New Roman"/>
                  <w:sz w:val="18"/>
                  <w:szCs w:val="18"/>
                  <w:lang w:val="en-US"/>
                  <w:rPrChange w:id="419" w:author="Gonzalo Ríos" w:date="2026-06-05T19:41:00Z" w16du:dateUtc="2026-06-05T23:41:00Z">
                    <w:rPr>
                      <w:rFonts w:ascii="Times New Roman" w:eastAsiaTheme="minorEastAsia" w:hAnsi="Times New Roman" w:cs="Times New Roman"/>
                      <w:sz w:val="24"/>
                      <w:szCs w:val="24"/>
                      <w:lang w:val="en-US"/>
                    </w:rPr>
                  </w:rPrChange>
                </w:rPr>
                <w:t>chical</w:t>
              </w:r>
            </w:ins>
          </w:p>
        </w:tc>
        <w:tc>
          <w:tcPr>
            <w:tcW w:w="679" w:type="dxa"/>
            <w:vAlign w:val="center"/>
            <w:tcPrChange w:id="420" w:author="Gonzalo Ríos" w:date="2026-06-05T19:43:00Z" w16du:dateUtc="2026-06-05T23:43:00Z">
              <w:tcPr>
                <w:tcW w:w="1020" w:type="dxa"/>
              </w:tcPr>
            </w:tcPrChange>
          </w:tcPr>
          <w:p w14:paraId="48EFC3E9" w14:textId="497CD80C" w:rsidR="006A12D2" w:rsidRPr="006A12D2" w:rsidRDefault="006A12D2" w:rsidP="006A12D2">
            <w:pPr>
              <w:jc w:val="center"/>
              <w:rPr>
                <w:ins w:id="421" w:author="Gonzalo Ríos" w:date="2026-06-05T19:38:00Z" w16du:dateUtc="2026-06-05T23:38:00Z"/>
                <w:rFonts w:ascii="Times New Roman" w:eastAsiaTheme="minorEastAsia" w:hAnsi="Times New Roman" w:cs="Times New Roman"/>
                <w:sz w:val="18"/>
                <w:szCs w:val="18"/>
                <w:lang w:val="en-US"/>
                <w:rPrChange w:id="422" w:author="Gonzalo Ríos" w:date="2026-06-05T19:41:00Z" w16du:dateUtc="2026-06-05T23:41:00Z">
                  <w:rPr>
                    <w:ins w:id="423" w:author="Gonzalo Ríos" w:date="2026-06-05T19:38:00Z" w16du:dateUtc="2026-06-05T23:38:00Z"/>
                    <w:rFonts w:ascii="Times New Roman" w:eastAsiaTheme="minorEastAsia" w:hAnsi="Times New Roman" w:cs="Times New Roman"/>
                    <w:sz w:val="24"/>
                    <w:szCs w:val="24"/>
                    <w:lang w:val="en-US"/>
                  </w:rPr>
                </w:rPrChange>
              </w:rPr>
              <w:pPrChange w:id="424" w:author="Gonzalo Ríos" w:date="2026-06-05T19:43:00Z" w16du:dateUtc="2026-06-05T23:43:00Z">
                <w:pPr>
                  <w:jc w:val="both"/>
                </w:pPr>
              </w:pPrChange>
            </w:pPr>
            <w:ins w:id="425" w:author="Gonzalo Ríos" w:date="2026-06-05T19:41:00Z" w16du:dateUtc="2026-06-05T23:41:00Z">
              <w:r w:rsidRPr="00447B9B">
                <w:rPr>
                  <w:rFonts w:ascii="Times New Roman" w:eastAsiaTheme="minorEastAsia" w:hAnsi="Times New Roman" w:cs="Times New Roman"/>
                  <w:sz w:val="18"/>
                  <w:szCs w:val="18"/>
                  <w:lang w:val="en-US"/>
                </w:rPr>
                <w:t>Actual values</w:t>
              </w:r>
            </w:ins>
          </w:p>
        </w:tc>
        <w:tc>
          <w:tcPr>
            <w:tcW w:w="987" w:type="dxa"/>
            <w:vAlign w:val="center"/>
            <w:tcPrChange w:id="426" w:author="Gonzalo Ríos" w:date="2026-06-05T19:43:00Z" w16du:dateUtc="2026-06-05T23:43:00Z">
              <w:tcPr>
                <w:tcW w:w="1059" w:type="dxa"/>
                <w:gridSpan w:val="3"/>
              </w:tcPr>
            </w:tcPrChange>
          </w:tcPr>
          <w:p w14:paraId="313B8B4D" w14:textId="55791AFA" w:rsidR="006A12D2" w:rsidRPr="006A12D2" w:rsidRDefault="006A12D2" w:rsidP="006A12D2">
            <w:pPr>
              <w:jc w:val="center"/>
              <w:rPr>
                <w:ins w:id="427" w:author="Gonzalo Ríos" w:date="2026-06-05T19:38:00Z" w16du:dateUtc="2026-06-05T23:38:00Z"/>
                <w:rFonts w:ascii="Times New Roman" w:eastAsiaTheme="minorEastAsia" w:hAnsi="Times New Roman" w:cs="Times New Roman"/>
                <w:sz w:val="18"/>
                <w:szCs w:val="18"/>
                <w:lang w:val="en-US"/>
                <w:rPrChange w:id="428" w:author="Gonzalo Ríos" w:date="2026-06-05T19:41:00Z" w16du:dateUtc="2026-06-05T23:41:00Z">
                  <w:rPr>
                    <w:ins w:id="429" w:author="Gonzalo Ríos" w:date="2026-06-05T19:38:00Z" w16du:dateUtc="2026-06-05T23:38:00Z"/>
                    <w:rFonts w:ascii="Times New Roman" w:eastAsiaTheme="minorEastAsia" w:hAnsi="Times New Roman" w:cs="Times New Roman"/>
                    <w:sz w:val="24"/>
                    <w:szCs w:val="24"/>
                    <w:lang w:val="en-US"/>
                  </w:rPr>
                </w:rPrChange>
              </w:rPr>
              <w:pPrChange w:id="430" w:author="Gonzalo Ríos" w:date="2026-06-05T19:43:00Z" w16du:dateUtc="2026-06-05T23:43:00Z">
                <w:pPr>
                  <w:jc w:val="both"/>
                </w:pPr>
              </w:pPrChange>
            </w:pPr>
            <w:ins w:id="431" w:author="Gonzalo Ríos" w:date="2026-06-05T19:41:00Z" w16du:dateUtc="2026-06-05T23:41:00Z">
              <w:r w:rsidRPr="00447B9B">
                <w:rPr>
                  <w:rFonts w:ascii="Times New Roman" w:eastAsiaTheme="minorEastAsia" w:hAnsi="Times New Roman" w:cs="Times New Roman"/>
                  <w:sz w:val="18"/>
                  <w:szCs w:val="18"/>
                  <w:lang w:val="en-US"/>
                </w:rPr>
                <w:t>Fitted benchmark</w:t>
              </w:r>
            </w:ins>
          </w:p>
        </w:tc>
        <w:tc>
          <w:tcPr>
            <w:tcW w:w="1074" w:type="dxa"/>
            <w:vAlign w:val="center"/>
            <w:tcPrChange w:id="432" w:author="Gonzalo Ríos" w:date="2026-06-05T19:43:00Z" w16du:dateUtc="2026-06-05T23:43:00Z">
              <w:tcPr>
                <w:tcW w:w="1111" w:type="dxa"/>
              </w:tcPr>
            </w:tcPrChange>
          </w:tcPr>
          <w:p w14:paraId="556CC216" w14:textId="220CC1C3" w:rsidR="006A12D2" w:rsidRPr="006A12D2" w:rsidRDefault="006A12D2" w:rsidP="006A12D2">
            <w:pPr>
              <w:jc w:val="center"/>
              <w:rPr>
                <w:ins w:id="433" w:author="Gonzalo Ríos" w:date="2026-06-05T19:41:00Z" w16du:dateUtc="2026-06-05T23:41:00Z"/>
                <w:rFonts w:ascii="Times New Roman" w:eastAsiaTheme="minorEastAsia" w:hAnsi="Times New Roman" w:cs="Times New Roman"/>
                <w:sz w:val="18"/>
                <w:szCs w:val="18"/>
                <w:lang w:val="en-US"/>
              </w:rPr>
              <w:pPrChange w:id="434" w:author="Gonzalo Ríos" w:date="2026-06-05T19:43:00Z" w16du:dateUtc="2026-06-05T23:43:00Z">
                <w:pPr>
                  <w:jc w:val="both"/>
                </w:pPr>
              </w:pPrChange>
            </w:pPr>
            <w:ins w:id="435" w:author="Gonzalo Ríos" w:date="2026-06-05T19:41:00Z" w16du:dateUtc="2026-06-05T23:41:00Z">
              <w:r w:rsidRPr="00447B9B">
                <w:rPr>
                  <w:rFonts w:ascii="Times New Roman" w:eastAsiaTheme="minorEastAsia" w:hAnsi="Times New Roman" w:cs="Times New Roman"/>
                  <w:sz w:val="18"/>
                  <w:szCs w:val="18"/>
                  <w:lang w:val="en-US"/>
                </w:rPr>
                <w:t>Fitted Hierarchical</w:t>
              </w:r>
            </w:ins>
          </w:p>
        </w:tc>
        <w:tc>
          <w:tcPr>
            <w:tcW w:w="679" w:type="dxa"/>
            <w:vAlign w:val="center"/>
            <w:tcPrChange w:id="436" w:author="Gonzalo Ríos" w:date="2026-06-05T19:43:00Z" w16du:dateUtc="2026-06-05T23:43:00Z">
              <w:tcPr>
                <w:tcW w:w="598" w:type="dxa"/>
              </w:tcPr>
            </w:tcPrChange>
          </w:tcPr>
          <w:p w14:paraId="759CBB6A" w14:textId="563B1DE5" w:rsidR="006A12D2" w:rsidRPr="00447B9B" w:rsidRDefault="006A12D2" w:rsidP="006A12D2">
            <w:pPr>
              <w:jc w:val="center"/>
              <w:rPr>
                <w:ins w:id="437" w:author="Gonzalo Ríos" w:date="2026-06-05T19:42:00Z" w16du:dateUtc="2026-06-05T23:42:00Z"/>
                <w:rFonts w:ascii="Times New Roman" w:eastAsiaTheme="minorEastAsia" w:hAnsi="Times New Roman" w:cs="Times New Roman"/>
                <w:sz w:val="18"/>
                <w:szCs w:val="18"/>
                <w:lang w:val="en-US"/>
              </w:rPr>
              <w:pPrChange w:id="438" w:author="Gonzalo Ríos" w:date="2026-06-05T19:43:00Z" w16du:dateUtc="2026-06-05T23:43:00Z">
                <w:pPr>
                  <w:jc w:val="both"/>
                </w:pPr>
              </w:pPrChange>
            </w:pPr>
            <w:ins w:id="439" w:author="Gonzalo Ríos" w:date="2026-06-05T19:42:00Z" w16du:dateUtc="2026-06-05T23:42:00Z">
              <w:r w:rsidRPr="00447B9B">
                <w:rPr>
                  <w:rFonts w:ascii="Times New Roman" w:eastAsiaTheme="minorEastAsia" w:hAnsi="Times New Roman" w:cs="Times New Roman"/>
                  <w:sz w:val="18"/>
                  <w:szCs w:val="18"/>
                  <w:lang w:val="en-US"/>
                </w:rPr>
                <w:t>Actual values</w:t>
              </w:r>
            </w:ins>
          </w:p>
        </w:tc>
        <w:tc>
          <w:tcPr>
            <w:tcW w:w="987" w:type="dxa"/>
            <w:vAlign w:val="center"/>
            <w:tcPrChange w:id="440" w:author="Gonzalo Ríos" w:date="2026-06-05T19:43:00Z" w16du:dateUtc="2026-06-05T23:43:00Z">
              <w:tcPr>
                <w:tcW w:w="598" w:type="dxa"/>
              </w:tcPr>
            </w:tcPrChange>
          </w:tcPr>
          <w:p w14:paraId="717978C5" w14:textId="34F6CF4E" w:rsidR="006A12D2" w:rsidRPr="00447B9B" w:rsidRDefault="006A12D2" w:rsidP="006A12D2">
            <w:pPr>
              <w:jc w:val="center"/>
              <w:rPr>
                <w:ins w:id="441" w:author="Gonzalo Ríos" w:date="2026-06-05T19:42:00Z" w16du:dateUtc="2026-06-05T23:42:00Z"/>
                <w:rFonts w:ascii="Times New Roman" w:eastAsiaTheme="minorEastAsia" w:hAnsi="Times New Roman" w:cs="Times New Roman"/>
                <w:sz w:val="18"/>
                <w:szCs w:val="18"/>
                <w:lang w:val="en-US"/>
              </w:rPr>
              <w:pPrChange w:id="442" w:author="Gonzalo Ríos" w:date="2026-06-05T19:43:00Z" w16du:dateUtc="2026-06-05T23:43:00Z">
                <w:pPr>
                  <w:jc w:val="both"/>
                </w:pPr>
              </w:pPrChange>
            </w:pPr>
            <w:ins w:id="443" w:author="Gonzalo Ríos" w:date="2026-06-05T19:42:00Z" w16du:dateUtc="2026-06-05T23:42:00Z">
              <w:r w:rsidRPr="00447B9B">
                <w:rPr>
                  <w:rFonts w:ascii="Times New Roman" w:eastAsiaTheme="minorEastAsia" w:hAnsi="Times New Roman" w:cs="Times New Roman"/>
                  <w:sz w:val="18"/>
                  <w:szCs w:val="18"/>
                  <w:lang w:val="en-US"/>
                </w:rPr>
                <w:t>Fitted benchmark</w:t>
              </w:r>
            </w:ins>
          </w:p>
        </w:tc>
        <w:tc>
          <w:tcPr>
            <w:tcW w:w="1455" w:type="dxa"/>
            <w:vAlign w:val="center"/>
            <w:tcPrChange w:id="444" w:author="Gonzalo Ríos" w:date="2026-06-05T19:43:00Z" w16du:dateUtc="2026-06-05T23:43:00Z">
              <w:tcPr>
                <w:tcW w:w="598" w:type="dxa"/>
                <w:gridSpan w:val="2"/>
              </w:tcPr>
            </w:tcPrChange>
          </w:tcPr>
          <w:p w14:paraId="7FAD665E" w14:textId="7B7BB980" w:rsidR="006A12D2" w:rsidRPr="00447B9B" w:rsidRDefault="006A12D2" w:rsidP="006A12D2">
            <w:pPr>
              <w:jc w:val="center"/>
              <w:rPr>
                <w:ins w:id="445" w:author="Gonzalo Ríos" w:date="2026-06-05T19:42:00Z" w16du:dateUtc="2026-06-05T23:42:00Z"/>
                <w:rFonts w:ascii="Times New Roman" w:eastAsiaTheme="minorEastAsia" w:hAnsi="Times New Roman" w:cs="Times New Roman"/>
                <w:sz w:val="18"/>
                <w:szCs w:val="18"/>
                <w:lang w:val="en-US"/>
              </w:rPr>
              <w:pPrChange w:id="446" w:author="Gonzalo Ríos" w:date="2026-06-05T19:43:00Z" w16du:dateUtc="2026-06-05T23:43:00Z">
                <w:pPr>
                  <w:jc w:val="both"/>
                </w:pPr>
              </w:pPrChange>
            </w:pPr>
            <w:ins w:id="447" w:author="Gonzalo Ríos" w:date="2026-06-05T19:42:00Z" w16du:dateUtc="2026-06-05T23:42:00Z">
              <w:r w:rsidRPr="00447B9B">
                <w:rPr>
                  <w:rFonts w:ascii="Times New Roman" w:eastAsiaTheme="minorEastAsia" w:hAnsi="Times New Roman" w:cs="Times New Roman"/>
                  <w:sz w:val="18"/>
                  <w:szCs w:val="18"/>
                  <w:lang w:val="en-US"/>
                </w:rPr>
                <w:t>Fitted Hierarchical</w:t>
              </w:r>
            </w:ins>
          </w:p>
        </w:tc>
      </w:tr>
      <w:tr w:rsidR="006A12D2" w:rsidRPr="006A12D2" w14:paraId="24EA31AF" w14:textId="3A3D2EEB" w:rsidTr="006A12D2">
        <w:trPr>
          <w:ins w:id="448" w:author="Gonzalo Ríos" w:date="2026-06-05T19:39:00Z" w16du:dateUtc="2026-06-05T23:39:00Z"/>
        </w:trPr>
        <w:tc>
          <w:tcPr>
            <w:tcW w:w="610" w:type="dxa"/>
            <w:vAlign w:val="center"/>
            <w:tcPrChange w:id="449" w:author="Gonzalo Ríos" w:date="2026-06-05T19:43:00Z" w16du:dateUtc="2026-06-05T23:43:00Z">
              <w:tcPr>
                <w:tcW w:w="881" w:type="dxa"/>
                <w:gridSpan w:val="3"/>
              </w:tcPr>
            </w:tcPrChange>
          </w:tcPr>
          <w:p w14:paraId="3FA0A6CA" w14:textId="10526A8E" w:rsidR="006A12D2" w:rsidRPr="006A12D2" w:rsidRDefault="006A12D2" w:rsidP="006A12D2">
            <w:pPr>
              <w:jc w:val="center"/>
              <w:rPr>
                <w:ins w:id="450" w:author="Gonzalo Ríos" w:date="2026-06-05T19:39:00Z" w16du:dateUtc="2026-06-05T23:39:00Z"/>
                <w:rFonts w:ascii="Times New Roman" w:eastAsia="Times New Roman" w:hAnsi="Times New Roman" w:cs="Times New Roman"/>
                <w:sz w:val="18"/>
                <w:szCs w:val="18"/>
                <w:lang w:val="en-US"/>
                <w:rPrChange w:id="451" w:author="Gonzalo Ríos" w:date="2026-06-05T19:41:00Z" w16du:dateUtc="2026-06-05T23:41:00Z">
                  <w:rPr>
                    <w:ins w:id="452" w:author="Gonzalo Ríos" w:date="2026-06-05T19:39:00Z" w16du:dateUtc="2026-06-05T23:39:00Z"/>
                    <w:rFonts w:ascii="Times New Roman" w:eastAsia="Times New Roman" w:hAnsi="Times New Roman" w:cs="Times New Roman"/>
                    <w:sz w:val="24"/>
                    <w:szCs w:val="24"/>
                    <w:lang w:val="en-US"/>
                  </w:rPr>
                </w:rPrChange>
              </w:rPr>
              <w:pPrChange w:id="453" w:author="Gonzalo Ríos" w:date="2026-06-05T19:43:00Z" w16du:dateUtc="2026-06-05T23:43:00Z">
                <w:pPr>
                  <w:jc w:val="both"/>
                </w:pPr>
              </w:pPrChange>
            </w:pPr>
            <w:ins w:id="454" w:author="Gonzalo Ríos" w:date="2026-06-05T19:39:00Z" w16du:dateUtc="2026-06-05T23:39:00Z">
              <w:r w:rsidRPr="006A12D2">
                <w:rPr>
                  <w:rFonts w:ascii="Times New Roman" w:eastAsia="Times New Roman" w:hAnsi="Times New Roman" w:cs="Times New Roman"/>
                  <w:sz w:val="18"/>
                  <w:szCs w:val="18"/>
                  <w:lang w:val="en-US"/>
                  <w:rPrChange w:id="455" w:author="Gonzalo Ríos" w:date="2026-06-05T19:41:00Z" w16du:dateUtc="2026-06-05T23:41:00Z">
                    <w:rPr>
                      <w:rFonts w:ascii="Times New Roman" w:eastAsia="Times New Roman" w:hAnsi="Times New Roman" w:cs="Times New Roman"/>
                      <w:sz w:val="24"/>
                      <w:szCs w:val="24"/>
                      <w:lang w:val="en-US"/>
                    </w:rPr>
                  </w:rPrChange>
                </w:rPr>
                <w:t>Min</w:t>
              </w:r>
            </w:ins>
          </w:p>
        </w:tc>
        <w:tc>
          <w:tcPr>
            <w:tcW w:w="678" w:type="dxa"/>
            <w:vAlign w:val="center"/>
            <w:tcPrChange w:id="456" w:author="Gonzalo Ríos" w:date="2026-06-05T19:43:00Z" w16du:dateUtc="2026-06-05T23:43:00Z">
              <w:tcPr>
                <w:tcW w:w="1192" w:type="dxa"/>
              </w:tcPr>
            </w:tcPrChange>
          </w:tcPr>
          <w:p w14:paraId="112B6D4D" w14:textId="40CCAD75" w:rsidR="006A12D2" w:rsidRPr="006A12D2" w:rsidRDefault="006A12D2" w:rsidP="006A12D2">
            <w:pPr>
              <w:jc w:val="center"/>
              <w:rPr>
                <w:ins w:id="457" w:author="Gonzalo Ríos" w:date="2026-06-05T19:39:00Z" w16du:dateUtc="2026-06-05T23:39:00Z"/>
                <w:rFonts w:ascii="Times New Roman" w:eastAsiaTheme="minorEastAsia" w:hAnsi="Times New Roman" w:cs="Times New Roman"/>
                <w:sz w:val="18"/>
                <w:szCs w:val="18"/>
                <w:lang w:val="en-US"/>
                <w:rPrChange w:id="458" w:author="Gonzalo Ríos" w:date="2026-06-05T19:41:00Z" w16du:dateUtc="2026-06-05T23:41:00Z">
                  <w:rPr>
                    <w:ins w:id="459" w:author="Gonzalo Ríos" w:date="2026-06-05T19:39:00Z" w16du:dateUtc="2026-06-05T23:39:00Z"/>
                    <w:rFonts w:ascii="Times New Roman" w:eastAsiaTheme="minorEastAsia" w:hAnsi="Times New Roman" w:cs="Times New Roman"/>
                    <w:sz w:val="24"/>
                    <w:szCs w:val="24"/>
                    <w:lang w:val="en-US"/>
                  </w:rPr>
                </w:rPrChange>
              </w:rPr>
              <w:pPrChange w:id="460" w:author="Gonzalo Ríos" w:date="2026-06-05T19:43:00Z" w16du:dateUtc="2026-06-05T23:43:00Z">
                <w:pPr>
                  <w:jc w:val="both"/>
                </w:pPr>
              </w:pPrChange>
            </w:pPr>
            <w:ins w:id="461" w:author="Gonzalo Ríos" w:date="2026-06-05T19:39:00Z" w16du:dateUtc="2026-06-05T23:39:00Z">
              <w:r w:rsidRPr="006A12D2">
                <w:rPr>
                  <w:rFonts w:ascii="Times New Roman" w:eastAsiaTheme="minorEastAsia" w:hAnsi="Times New Roman" w:cs="Times New Roman"/>
                  <w:sz w:val="18"/>
                  <w:szCs w:val="18"/>
                  <w:lang w:val="en-US"/>
                  <w:rPrChange w:id="462" w:author="Gonzalo Ríos" w:date="2026-06-05T19:41:00Z" w16du:dateUtc="2026-06-05T23:41:00Z">
                    <w:rPr>
                      <w:rFonts w:ascii="Times New Roman" w:eastAsiaTheme="minorEastAsia" w:hAnsi="Times New Roman" w:cs="Times New Roman"/>
                      <w:sz w:val="24"/>
                      <w:szCs w:val="24"/>
                      <w:lang w:val="en-US"/>
                    </w:rPr>
                  </w:rPrChange>
                </w:rPr>
                <w:t>0.00</w:t>
              </w:r>
            </w:ins>
          </w:p>
        </w:tc>
        <w:tc>
          <w:tcPr>
            <w:tcW w:w="986" w:type="dxa"/>
            <w:vAlign w:val="center"/>
            <w:tcPrChange w:id="463" w:author="Gonzalo Ríos" w:date="2026-06-05T19:43:00Z" w16du:dateUtc="2026-06-05T23:43:00Z">
              <w:tcPr>
                <w:tcW w:w="1153" w:type="dxa"/>
              </w:tcPr>
            </w:tcPrChange>
          </w:tcPr>
          <w:p w14:paraId="4A0CD540" w14:textId="73131554" w:rsidR="006A12D2" w:rsidRPr="006A12D2" w:rsidRDefault="006A12D2" w:rsidP="006A12D2">
            <w:pPr>
              <w:jc w:val="center"/>
              <w:rPr>
                <w:ins w:id="464" w:author="Gonzalo Ríos" w:date="2026-06-05T19:39:00Z" w16du:dateUtc="2026-06-05T23:39:00Z"/>
                <w:rFonts w:ascii="Times New Roman" w:eastAsiaTheme="minorEastAsia" w:hAnsi="Times New Roman" w:cs="Times New Roman"/>
                <w:sz w:val="18"/>
                <w:szCs w:val="18"/>
                <w:lang w:val="en-US"/>
                <w:rPrChange w:id="465" w:author="Gonzalo Ríos" w:date="2026-06-05T19:41:00Z" w16du:dateUtc="2026-06-05T23:41:00Z">
                  <w:rPr>
                    <w:ins w:id="466" w:author="Gonzalo Ríos" w:date="2026-06-05T19:39:00Z" w16du:dateUtc="2026-06-05T23:39:00Z"/>
                    <w:rFonts w:ascii="Times New Roman" w:eastAsiaTheme="minorEastAsia" w:hAnsi="Times New Roman" w:cs="Times New Roman"/>
                    <w:sz w:val="24"/>
                    <w:szCs w:val="24"/>
                    <w:lang w:val="en-US"/>
                  </w:rPr>
                </w:rPrChange>
              </w:rPr>
              <w:pPrChange w:id="467" w:author="Gonzalo Ríos" w:date="2026-06-05T19:43:00Z" w16du:dateUtc="2026-06-05T23:43:00Z">
                <w:pPr>
                  <w:jc w:val="both"/>
                </w:pPr>
              </w:pPrChange>
            </w:pPr>
            <w:ins w:id="468" w:author="Gonzalo Ríos" w:date="2026-06-05T19:39:00Z" w16du:dateUtc="2026-06-05T23:39:00Z">
              <w:r w:rsidRPr="006A12D2">
                <w:rPr>
                  <w:rFonts w:ascii="Times New Roman" w:eastAsiaTheme="minorEastAsia" w:hAnsi="Times New Roman" w:cs="Times New Roman"/>
                  <w:sz w:val="18"/>
                  <w:szCs w:val="18"/>
                  <w:lang w:val="en-US"/>
                  <w:rPrChange w:id="469" w:author="Gonzalo Ríos" w:date="2026-06-05T19:41:00Z" w16du:dateUtc="2026-06-05T23:41:00Z">
                    <w:rPr>
                      <w:rFonts w:ascii="Times New Roman" w:eastAsiaTheme="minorEastAsia" w:hAnsi="Times New Roman" w:cs="Times New Roman"/>
                      <w:sz w:val="24"/>
                      <w:szCs w:val="24"/>
                      <w:lang w:val="en-US"/>
                    </w:rPr>
                  </w:rPrChange>
                </w:rPr>
                <w:t>0.04</w:t>
              </w:r>
            </w:ins>
          </w:p>
        </w:tc>
        <w:tc>
          <w:tcPr>
            <w:tcW w:w="1074" w:type="dxa"/>
            <w:vAlign w:val="center"/>
            <w:tcPrChange w:id="470" w:author="Gonzalo Ríos" w:date="2026-06-05T19:43:00Z" w16du:dateUtc="2026-06-05T23:43:00Z">
              <w:tcPr>
                <w:tcW w:w="1216" w:type="dxa"/>
                <w:gridSpan w:val="3"/>
              </w:tcPr>
            </w:tcPrChange>
          </w:tcPr>
          <w:p w14:paraId="695DCD84" w14:textId="379E1178" w:rsidR="006A12D2" w:rsidRPr="006A12D2" w:rsidRDefault="006A12D2" w:rsidP="006A12D2">
            <w:pPr>
              <w:jc w:val="center"/>
              <w:rPr>
                <w:ins w:id="471" w:author="Gonzalo Ríos" w:date="2026-06-05T19:39:00Z" w16du:dateUtc="2026-06-05T23:39:00Z"/>
                <w:rFonts w:ascii="Times New Roman" w:eastAsiaTheme="minorEastAsia" w:hAnsi="Times New Roman" w:cs="Times New Roman"/>
                <w:sz w:val="18"/>
                <w:szCs w:val="18"/>
                <w:lang w:val="en-US"/>
                <w:rPrChange w:id="472" w:author="Gonzalo Ríos" w:date="2026-06-05T19:41:00Z" w16du:dateUtc="2026-06-05T23:41:00Z">
                  <w:rPr>
                    <w:ins w:id="473" w:author="Gonzalo Ríos" w:date="2026-06-05T19:39:00Z" w16du:dateUtc="2026-06-05T23:39:00Z"/>
                    <w:rFonts w:ascii="Times New Roman" w:eastAsiaTheme="minorEastAsia" w:hAnsi="Times New Roman" w:cs="Times New Roman"/>
                    <w:sz w:val="24"/>
                    <w:szCs w:val="24"/>
                    <w:lang w:val="en-US"/>
                  </w:rPr>
                </w:rPrChange>
              </w:rPr>
              <w:pPrChange w:id="474" w:author="Gonzalo Ríos" w:date="2026-06-05T19:43:00Z" w16du:dateUtc="2026-06-05T23:43:00Z">
                <w:pPr>
                  <w:jc w:val="both"/>
                </w:pPr>
              </w:pPrChange>
            </w:pPr>
            <w:ins w:id="475" w:author="Gonzalo Ríos" w:date="2026-06-05T19:40:00Z" w16du:dateUtc="2026-06-05T23:40:00Z">
              <w:r w:rsidRPr="006A12D2">
                <w:rPr>
                  <w:rFonts w:ascii="Times New Roman" w:eastAsiaTheme="minorEastAsia" w:hAnsi="Times New Roman" w:cs="Times New Roman"/>
                  <w:sz w:val="18"/>
                  <w:szCs w:val="18"/>
                  <w:lang w:val="en-US"/>
                  <w:rPrChange w:id="476" w:author="Gonzalo Ríos" w:date="2026-06-05T19:41:00Z" w16du:dateUtc="2026-06-05T23:41:00Z">
                    <w:rPr>
                      <w:rFonts w:ascii="Times New Roman" w:eastAsiaTheme="minorEastAsia" w:hAnsi="Times New Roman" w:cs="Times New Roman"/>
                      <w:sz w:val="24"/>
                      <w:szCs w:val="24"/>
                      <w:lang w:val="en-US"/>
                    </w:rPr>
                  </w:rPrChange>
                </w:rPr>
                <w:t>0.00</w:t>
              </w:r>
            </w:ins>
          </w:p>
        </w:tc>
        <w:tc>
          <w:tcPr>
            <w:tcW w:w="679" w:type="dxa"/>
            <w:vAlign w:val="center"/>
            <w:tcPrChange w:id="477" w:author="Gonzalo Ríos" w:date="2026-06-05T19:43:00Z" w16du:dateUtc="2026-06-05T23:43:00Z">
              <w:tcPr>
                <w:tcW w:w="1020" w:type="dxa"/>
              </w:tcPr>
            </w:tcPrChange>
          </w:tcPr>
          <w:p w14:paraId="4EA235EA" w14:textId="356CBAC0" w:rsidR="006A12D2" w:rsidRPr="006A12D2" w:rsidRDefault="006A12D2" w:rsidP="006A12D2">
            <w:pPr>
              <w:jc w:val="center"/>
              <w:rPr>
                <w:ins w:id="478" w:author="Gonzalo Ríos" w:date="2026-06-05T19:39:00Z" w16du:dateUtc="2026-06-05T23:39:00Z"/>
                <w:rFonts w:ascii="Times New Roman" w:eastAsiaTheme="minorEastAsia" w:hAnsi="Times New Roman" w:cs="Times New Roman"/>
                <w:sz w:val="18"/>
                <w:szCs w:val="18"/>
                <w:lang w:val="en-US"/>
                <w:rPrChange w:id="479" w:author="Gonzalo Ríos" w:date="2026-06-05T19:41:00Z" w16du:dateUtc="2026-06-05T23:41:00Z">
                  <w:rPr>
                    <w:ins w:id="480" w:author="Gonzalo Ríos" w:date="2026-06-05T19:39:00Z" w16du:dateUtc="2026-06-05T23:39:00Z"/>
                    <w:rFonts w:ascii="Times New Roman" w:eastAsiaTheme="minorEastAsia" w:hAnsi="Times New Roman" w:cs="Times New Roman"/>
                    <w:sz w:val="24"/>
                    <w:szCs w:val="24"/>
                    <w:lang w:val="en-US"/>
                  </w:rPr>
                </w:rPrChange>
              </w:rPr>
              <w:pPrChange w:id="481" w:author="Gonzalo Ríos" w:date="2026-06-05T19:43:00Z" w16du:dateUtc="2026-06-05T23:43:00Z">
                <w:pPr>
                  <w:jc w:val="both"/>
                </w:pPr>
              </w:pPrChange>
            </w:pPr>
            <w:ins w:id="482" w:author="Gonzalo Ríos" w:date="2026-06-05T19:41:00Z" w16du:dateUtc="2026-06-05T23:41:00Z">
              <w:r>
                <w:rPr>
                  <w:rFonts w:ascii="Times New Roman" w:eastAsiaTheme="minorEastAsia" w:hAnsi="Times New Roman" w:cs="Times New Roman"/>
                  <w:sz w:val="18"/>
                  <w:szCs w:val="18"/>
                  <w:lang w:val="en-US"/>
                </w:rPr>
                <w:t>0.00</w:t>
              </w:r>
            </w:ins>
          </w:p>
        </w:tc>
        <w:tc>
          <w:tcPr>
            <w:tcW w:w="987" w:type="dxa"/>
            <w:vAlign w:val="center"/>
            <w:tcPrChange w:id="483" w:author="Gonzalo Ríos" w:date="2026-06-05T19:43:00Z" w16du:dateUtc="2026-06-05T23:43:00Z">
              <w:tcPr>
                <w:tcW w:w="1059" w:type="dxa"/>
                <w:gridSpan w:val="3"/>
              </w:tcPr>
            </w:tcPrChange>
          </w:tcPr>
          <w:p w14:paraId="3FFB409A" w14:textId="7C55A522" w:rsidR="006A12D2" w:rsidRPr="006A12D2" w:rsidRDefault="006A12D2" w:rsidP="006A12D2">
            <w:pPr>
              <w:jc w:val="center"/>
              <w:rPr>
                <w:ins w:id="484" w:author="Gonzalo Ríos" w:date="2026-06-05T19:39:00Z" w16du:dateUtc="2026-06-05T23:39:00Z"/>
                <w:rFonts w:ascii="Times New Roman" w:eastAsiaTheme="minorEastAsia" w:hAnsi="Times New Roman" w:cs="Times New Roman"/>
                <w:sz w:val="18"/>
                <w:szCs w:val="18"/>
                <w:lang w:val="en-US"/>
                <w:rPrChange w:id="485" w:author="Gonzalo Ríos" w:date="2026-06-05T19:41:00Z" w16du:dateUtc="2026-06-05T23:41:00Z">
                  <w:rPr>
                    <w:ins w:id="486" w:author="Gonzalo Ríos" w:date="2026-06-05T19:39:00Z" w16du:dateUtc="2026-06-05T23:39:00Z"/>
                    <w:rFonts w:ascii="Times New Roman" w:eastAsiaTheme="minorEastAsia" w:hAnsi="Times New Roman" w:cs="Times New Roman"/>
                    <w:sz w:val="24"/>
                    <w:szCs w:val="24"/>
                    <w:lang w:val="en-US"/>
                  </w:rPr>
                </w:rPrChange>
              </w:rPr>
              <w:pPrChange w:id="487" w:author="Gonzalo Ríos" w:date="2026-06-05T19:43:00Z" w16du:dateUtc="2026-06-05T23:43:00Z">
                <w:pPr>
                  <w:jc w:val="both"/>
                </w:pPr>
              </w:pPrChange>
            </w:pPr>
            <w:ins w:id="488" w:author="Gonzalo Ríos" w:date="2026-06-05T19:41:00Z" w16du:dateUtc="2026-06-05T23:41:00Z">
              <w:r>
                <w:rPr>
                  <w:rFonts w:ascii="Times New Roman" w:eastAsiaTheme="minorEastAsia" w:hAnsi="Times New Roman" w:cs="Times New Roman"/>
                  <w:sz w:val="18"/>
                  <w:szCs w:val="18"/>
                  <w:lang w:val="en-US"/>
                </w:rPr>
                <w:t>0.00</w:t>
              </w:r>
            </w:ins>
          </w:p>
        </w:tc>
        <w:tc>
          <w:tcPr>
            <w:tcW w:w="1074" w:type="dxa"/>
            <w:vAlign w:val="center"/>
            <w:tcPrChange w:id="489" w:author="Gonzalo Ríos" w:date="2026-06-05T19:43:00Z" w16du:dateUtc="2026-06-05T23:43:00Z">
              <w:tcPr>
                <w:tcW w:w="1111" w:type="dxa"/>
              </w:tcPr>
            </w:tcPrChange>
          </w:tcPr>
          <w:p w14:paraId="74511B94" w14:textId="65869CAD" w:rsidR="006A12D2" w:rsidRPr="006A12D2" w:rsidRDefault="006A12D2" w:rsidP="006A12D2">
            <w:pPr>
              <w:jc w:val="center"/>
              <w:rPr>
                <w:ins w:id="490" w:author="Gonzalo Ríos" w:date="2026-06-05T19:41:00Z" w16du:dateUtc="2026-06-05T23:41:00Z"/>
                <w:rFonts w:ascii="Times New Roman" w:eastAsiaTheme="minorEastAsia" w:hAnsi="Times New Roman" w:cs="Times New Roman"/>
                <w:sz w:val="18"/>
                <w:szCs w:val="18"/>
                <w:lang w:val="en-US"/>
              </w:rPr>
              <w:pPrChange w:id="491" w:author="Gonzalo Ríos" w:date="2026-06-05T19:43:00Z" w16du:dateUtc="2026-06-05T23:43:00Z">
                <w:pPr>
                  <w:jc w:val="both"/>
                </w:pPr>
              </w:pPrChange>
            </w:pPr>
            <w:ins w:id="492" w:author="Gonzalo Ríos" w:date="2026-06-05T19:42:00Z" w16du:dateUtc="2026-06-05T23:42:00Z">
              <w:r>
                <w:rPr>
                  <w:rFonts w:ascii="Times New Roman" w:eastAsiaTheme="minorEastAsia" w:hAnsi="Times New Roman" w:cs="Times New Roman"/>
                  <w:sz w:val="18"/>
                  <w:szCs w:val="18"/>
                  <w:lang w:val="en-US"/>
                </w:rPr>
                <w:t>0.00</w:t>
              </w:r>
            </w:ins>
          </w:p>
        </w:tc>
        <w:tc>
          <w:tcPr>
            <w:tcW w:w="679" w:type="dxa"/>
            <w:vAlign w:val="center"/>
            <w:tcPrChange w:id="493" w:author="Gonzalo Ríos" w:date="2026-06-05T19:43:00Z" w16du:dateUtc="2026-06-05T23:43:00Z">
              <w:tcPr>
                <w:tcW w:w="598" w:type="dxa"/>
              </w:tcPr>
            </w:tcPrChange>
          </w:tcPr>
          <w:p w14:paraId="4FC636A8" w14:textId="6A65C191" w:rsidR="006A12D2" w:rsidRDefault="006A12D2" w:rsidP="006A12D2">
            <w:pPr>
              <w:jc w:val="center"/>
              <w:rPr>
                <w:ins w:id="494" w:author="Gonzalo Ríos" w:date="2026-06-05T19:42:00Z" w16du:dateUtc="2026-06-05T23:42:00Z"/>
                <w:rFonts w:ascii="Times New Roman" w:eastAsiaTheme="minorEastAsia" w:hAnsi="Times New Roman" w:cs="Times New Roman"/>
                <w:sz w:val="18"/>
                <w:szCs w:val="18"/>
                <w:lang w:val="en-US"/>
              </w:rPr>
              <w:pPrChange w:id="495" w:author="Gonzalo Ríos" w:date="2026-06-05T19:43:00Z" w16du:dateUtc="2026-06-05T23:43:00Z">
                <w:pPr>
                  <w:jc w:val="both"/>
                </w:pPr>
              </w:pPrChange>
            </w:pPr>
            <w:ins w:id="496" w:author="Gonzalo Ríos" w:date="2026-06-05T19:43:00Z" w16du:dateUtc="2026-06-05T23:43:00Z">
              <w:r>
                <w:rPr>
                  <w:rFonts w:ascii="Times New Roman" w:eastAsiaTheme="minorEastAsia" w:hAnsi="Times New Roman" w:cs="Times New Roman"/>
                  <w:sz w:val="18"/>
                  <w:szCs w:val="18"/>
                  <w:lang w:val="en-US"/>
                </w:rPr>
                <w:t>0.00</w:t>
              </w:r>
            </w:ins>
          </w:p>
        </w:tc>
        <w:tc>
          <w:tcPr>
            <w:tcW w:w="987" w:type="dxa"/>
            <w:vAlign w:val="center"/>
            <w:tcPrChange w:id="497" w:author="Gonzalo Ríos" w:date="2026-06-05T19:43:00Z" w16du:dateUtc="2026-06-05T23:43:00Z">
              <w:tcPr>
                <w:tcW w:w="598" w:type="dxa"/>
              </w:tcPr>
            </w:tcPrChange>
          </w:tcPr>
          <w:p w14:paraId="17B0BBF9" w14:textId="0E190347" w:rsidR="006A12D2" w:rsidRDefault="006A12D2" w:rsidP="006A12D2">
            <w:pPr>
              <w:jc w:val="center"/>
              <w:rPr>
                <w:ins w:id="498" w:author="Gonzalo Ríos" w:date="2026-06-05T19:42:00Z" w16du:dateUtc="2026-06-05T23:42:00Z"/>
                <w:rFonts w:ascii="Times New Roman" w:eastAsiaTheme="minorEastAsia" w:hAnsi="Times New Roman" w:cs="Times New Roman"/>
                <w:sz w:val="18"/>
                <w:szCs w:val="18"/>
                <w:lang w:val="en-US"/>
              </w:rPr>
              <w:pPrChange w:id="499" w:author="Gonzalo Ríos" w:date="2026-06-05T19:43:00Z" w16du:dateUtc="2026-06-05T23:43:00Z">
                <w:pPr>
                  <w:jc w:val="both"/>
                </w:pPr>
              </w:pPrChange>
            </w:pPr>
            <w:ins w:id="500" w:author="Gonzalo Ríos" w:date="2026-06-05T19:43:00Z" w16du:dateUtc="2026-06-05T23:43:00Z">
              <w:r>
                <w:rPr>
                  <w:rFonts w:ascii="Times New Roman" w:eastAsiaTheme="minorEastAsia" w:hAnsi="Times New Roman" w:cs="Times New Roman"/>
                  <w:sz w:val="18"/>
                  <w:szCs w:val="18"/>
                  <w:lang w:val="en-US"/>
                </w:rPr>
                <w:t>0.01</w:t>
              </w:r>
            </w:ins>
          </w:p>
        </w:tc>
        <w:tc>
          <w:tcPr>
            <w:tcW w:w="1455" w:type="dxa"/>
            <w:vAlign w:val="center"/>
            <w:tcPrChange w:id="501" w:author="Gonzalo Ríos" w:date="2026-06-05T19:43:00Z" w16du:dateUtc="2026-06-05T23:43:00Z">
              <w:tcPr>
                <w:tcW w:w="598" w:type="dxa"/>
                <w:gridSpan w:val="2"/>
              </w:tcPr>
            </w:tcPrChange>
          </w:tcPr>
          <w:p w14:paraId="583DB022" w14:textId="413481BA" w:rsidR="006A12D2" w:rsidRDefault="006A12D2" w:rsidP="006A12D2">
            <w:pPr>
              <w:jc w:val="center"/>
              <w:rPr>
                <w:ins w:id="502" w:author="Gonzalo Ríos" w:date="2026-06-05T19:42:00Z" w16du:dateUtc="2026-06-05T23:42:00Z"/>
                <w:rFonts w:ascii="Times New Roman" w:eastAsiaTheme="minorEastAsia" w:hAnsi="Times New Roman" w:cs="Times New Roman"/>
                <w:sz w:val="18"/>
                <w:szCs w:val="18"/>
                <w:lang w:val="en-US"/>
              </w:rPr>
              <w:pPrChange w:id="503" w:author="Gonzalo Ríos" w:date="2026-06-05T19:43:00Z" w16du:dateUtc="2026-06-05T23:43:00Z">
                <w:pPr>
                  <w:jc w:val="both"/>
                </w:pPr>
              </w:pPrChange>
            </w:pPr>
            <w:ins w:id="504" w:author="Gonzalo Ríos" w:date="2026-06-05T19:44:00Z" w16du:dateUtc="2026-06-05T23:44:00Z">
              <w:r>
                <w:rPr>
                  <w:rFonts w:ascii="Times New Roman" w:eastAsiaTheme="minorEastAsia" w:hAnsi="Times New Roman" w:cs="Times New Roman"/>
                  <w:sz w:val="18"/>
                  <w:szCs w:val="18"/>
                  <w:lang w:val="en-US"/>
                </w:rPr>
                <w:t>0.00</w:t>
              </w:r>
            </w:ins>
          </w:p>
        </w:tc>
      </w:tr>
      <w:tr w:rsidR="006A12D2" w:rsidRPr="006A12D2" w14:paraId="33724914" w14:textId="519ADC1F" w:rsidTr="006A12D2">
        <w:trPr>
          <w:ins w:id="505" w:author="Gonzalo Ríos" w:date="2026-06-05T19:38:00Z" w16du:dateUtc="2026-06-05T23:38:00Z"/>
        </w:trPr>
        <w:tc>
          <w:tcPr>
            <w:tcW w:w="610" w:type="dxa"/>
            <w:vAlign w:val="center"/>
            <w:tcPrChange w:id="506" w:author="Gonzalo Ríos" w:date="2026-06-05T19:43:00Z" w16du:dateUtc="2026-06-05T23:43:00Z">
              <w:tcPr>
                <w:tcW w:w="881" w:type="dxa"/>
                <w:gridSpan w:val="3"/>
              </w:tcPr>
            </w:tcPrChange>
          </w:tcPr>
          <w:p w14:paraId="6186D4D9" w14:textId="5FCE7A7B" w:rsidR="006A12D2" w:rsidRPr="006A12D2" w:rsidRDefault="006A12D2" w:rsidP="006A12D2">
            <w:pPr>
              <w:jc w:val="center"/>
              <w:rPr>
                <w:ins w:id="507" w:author="Gonzalo Ríos" w:date="2026-06-05T19:38:00Z" w16du:dateUtc="2026-06-05T23:38:00Z"/>
                <w:rFonts w:ascii="Times New Roman" w:eastAsiaTheme="minorEastAsia" w:hAnsi="Times New Roman" w:cs="Times New Roman"/>
                <w:sz w:val="18"/>
                <w:szCs w:val="18"/>
                <w:lang w:val="en-US"/>
                <w:rPrChange w:id="508" w:author="Gonzalo Ríos" w:date="2026-06-05T19:41:00Z" w16du:dateUtc="2026-06-05T23:41:00Z">
                  <w:rPr>
                    <w:ins w:id="509" w:author="Gonzalo Ríos" w:date="2026-06-05T19:38:00Z" w16du:dateUtc="2026-06-05T23:38:00Z"/>
                    <w:rFonts w:ascii="Times New Roman" w:eastAsiaTheme="minorEastAsia" w:hAnsi="Times New Roman" w:cs="Times New Roman"/>
                    <w:sz w:val="24"/>
                    <w:szCs w:val="24"/>
                    <w:lang w:val="en-US"/>
                  </w:rPr>
                </w:rPrChange>
              </w:rPr>
              <w:pPrChange w:id="510" w:author="Gonzalo Ríos" w:date="2026-06-05T19:43:00Z" w16du:dateUtc="2026-06-05T23:43:00Z">
                <w:pPr>
                  <w:jc w:val="both"/>
                </w:pPr>
              </w:pPrChange>
            </w:pPr>
            <m:oMathPara>
              <m:oMath>
                <m:sSub>
                  <m:sSubPr>
                    <m:ctrlPr>
                      <w:ins w:id="511" w:author="Gonzalo Ríos" w:date="2026-06-05T19:38:00Z" w16du:dateUtc="2026-06-05T23:38:00Z">
                        <w:rPr>
                          <w:rFonts w:ascii="Cambria Math" w:eastAsiaTheme="minorEastAsia" w:hAnsi="Cambria Math" w:cs="Times New Roman"/>
                          <w:i/>
                          <w:sz w:val="18"/>
                          <w:szCs w:val="18"/>
                          <w:lang w:val="en-US"/>
                          <w:rPrChange w:id="512" w:author="Gonzalo Ríos" w:date="2026-06-05T19:41:00Z" w16du:dateUtc="2026-06-05T23:41:00Z">
                            <w:rPr>
                              <w:rFonts w:ascii="Cambria Math" w:eastAsiaTheme="minorEastAsia" w:hAnsi="Cambria Math" w:cs="Times New Roman"/>
                              <w:i/>
                              <w:sz w:val="24"/>
                              <w:szCs w:val="24"/>
                              <w:lang w:val="en-US"/>
                            </w:rPr>
                          </w:rPrChange>
                        </w:rPr>
                      </w:ins>
                    </m:ctrlPr>
                  </m:sSubPr>
                  <m:e>
                    <m:r>
                      <w:ins w:id="513" w:author="Gonzalo Ríos" w:date="2026-06-05T19:38:00Z" w16du:dateUtc="2026-06-05T23:38:00Z">
                        <w:rPr>
                          <w:rFonts w:ascii="Cambria Math" w:eastAsiaTheme="minorEastAsia" w:hAnsi="Cambria Math" w:cs="Times New Roman"/>
                          <w:sz w:val="18"/>
                          <w:szCs w:val="18"/>
                          <w:lang w:val="en-US"/>
                          <w:rPrChange w:id="514" w:author="Gonzalo Ríos" w:date="2026-06-05T19:41:00Z" w16du:dateUtc="2026-06-05T23:41:00Z">
                            <w:rPr>
                              <w:rFonts w:ascii="Cambria Math" w:eastAsiaTheme="minorEastAsia" w:hAnsi="Cambria Math" w:cs="Times New Roman"/>
                              <w:sz w:val="24"/>
                              <w:szCs w:val="24"/>
                              <w:lang w:val="en-US"/>
                            </w:rPr>
                          </w:rPrChange>
                        </w:rPr>
                        <m:t>Q</m:t>
                      </w:ins>
                    </m:r>
                  </m:e>
                  <m:sub>
                    <m:r>
                      <w:ins w:id="515" w:author="Gonzalo Ríos" w:date="2026-06-05T19:38:00Z" w16du:dateUtc="2026-06-05T23:38:00Z">
                        <w:rPr>
                          <w:rFonts w:ascii="Cambria Math" w:eastAsiaTheme="minorEastAsia" w:hAnsi="Cambria Math" w:cs="Times New Roman"/>
                          <w:sz w:val="18"/>
                          <w:szCs w:val="18"/>
                          <w:lang w:val="en-US"/>
                          <w:rPrChange w:id="516" w:author="Gonzalo Ríos" w:date="2026-06-05T19:41:00Z" w16du:dateUtc="2026-06-05T23:41:00Z">
                            <w:rPr>
                              <w:rFonts w:ascii="Cambria Math" w:eastAsiaTheme="minorEastAsia" w:hAnsi="Cambria Math" w:cs="Times New Roman"/>
                              <w:sz w:val="24"/>
                              <w:szCs w:val="24"/>
                              <w:lang w:val="en-US"/>
                            </w:rPr>
                          </w:rPrChange>
                        </w:rPr>
                        <m:t>1</m:t>
                      </w:ins>
                    </m:r>
                  </m:sub>
                </m:sSub>
              </m:oMath>
            </m:oMathPara>
          </w:p>
        </w:tc>
        <w:tc>
          <w:tcPr>
            <w:tcW w:w="678" w:type="dxa"/>
            <w:vAlign w:val="center"/>
            <w:tcPrChange w:id="517" w:author="Gonzalo Ríos" w:date="2026-06-05T19:43:00Z" w16du:dateUtc="2026-06-05T23:43:00Z">
              <w:tcPr>
                <w:tcW w:w="1192" w:type="dxa"/>
              </w:tcPr>
            </w:tcPrChange>
          </w:tcPr>
          <w:p w14:paraId="0CA0793A" w14:textId="07B2E777" w:rsidR="006A12D2" w:rsidRPr="006A12D2" w:rsidRDefault="006A12D2" w:rsidP="006A12D2">
            <w:pPr>
              <w:jc w:val="center"/>
              <w:rPr>
                <w:ins w:id="518" w:author="Gonzalo Ríos" w:date="2026-06-05T19:38:00Z" w16du:dateUtc="2026-06-05T23:38:00Z"/>
                <w:rFonts w:ascii="Times New Roman" w:eastAsiaTheme="minorEastAsia" w:hAnsi="Times New Roman" w:cs="Times New Roman"/>
                <w:sz w:val="18"/>
                <w:szCs w:val="18"/>
                <w:lang w:val="en-US"/>
                <w:rPrChange w:id="519" w:author="Gonzalo Ríos" w:date="2026-06-05T19:41:00Z" w16du:dateUtc="2026-06-05T23:41:00Z">
                  <w:rPr>
                    <w:ins w:id="520" w:author="Gonzalo Ríos" w:date="2026-06-05T19:38:00Z" w16du:dateUtc="2026-06-05T23:38:00Z"/>
                    <w:rFonts w:ascii="Times New Roman" w:eastAsiaTheme="minorEastAsia" w:hAnsi="Times New Roman" w:cs="Times New Roman"/>
                    <w:sz w:val="24"/>
                    <w:szCs w:val="24"/>
                    <w:lang w:val="en-US"/>
                  </w:rPr>
                </w:rPrChange>
              </w:rPr>
              <w:pPrChange w:id="521" w:author="Gonzalo Ríos" w:date="2026-06-05T19:43:00Z" w16du:dateUtc="2026-06-05T23:43:00Z">
                <w:pPr>
                  <w:jc w:val="both"/>
                </w:pPr>
              </w:pPrChange>
            </w:pPr>
            <w:ins w:id="522" w:author="Gonzalo Ríos" w:date="2026-06-05T19:39:00Z" w16du:dateUtc="2026-06-05T23:39:00Z">
              <w:r w:rsidRPr="006A12D2">
                <w:rPr>
                  <w:rFonts w:ascii="Times New Roman" w:eastAsiaTheme="minorEastAsia" w:hAnsi="Times New Roman" w:cs="Times New Roman"/>
                  <w:sz w:val="18"/>
                  <w:szCs w:val="18"/>
                  <w:lang w:val="en-US"/>
                  <w:rPrChange w:id="523" w:author="Gonzalo Ríos" w:date="2026-06-05T19:41:00Z" w16du:dateUtc="2026-06-05T23:41:00Z">
                    <w:rPr>
                      <w:rFonts w:ascii="Times New Roman" w:eastAsiaTheme="minorEastAsia" w:hAnsi="Times New Roman" w:cs="Times New Roman"/>
                      <w:sz w:val="24"/>
                      <w:szCs w:val="24"/>
                      <w:lang w:val="en-US"/>
                    </w:rPr>
                  </w:rPrChange>
                </w:rPr>
                <w:t>4.00</w:t>
              </w:r>
            </w:ins>
          </w:p>
        </w:tc>
        <w:tc>
          <w:tcPr>
            <w:tcW w:w="986" w:type="dxa"/>
            <w:vAlign w:val="center"/>
            <w:tcPrChange w:id="524" w:author="Gonzalo Ríos" w:date="2026-06-05T19:43:00Z" w16du:dateUtc="2026-06-05T23:43:00Z">
              <w:tcPr>
                <w:tcW w:w="1153" w:type="dxa"/>
              </w:tcPr>
            </w:tcPrChange>
          </w:tcPr>
          <w:p w14:paraId="03576B3C" w14:textId="471AD5F7" w:rsidR="006A12D2" w:rsidRPr="006A12D2" w:rsidRDefault="006A12D2" w:rsidP="006A12D2">
            <w:pPr>
              <w:jc w:val="center"/>
              <w:rPr>
                <w:ins w:id="525" w:author="Gonzalo Ríos" w:date="2026-06-05T19:38:00Z" w16du:dateUtc="2026-06-05T23:38:00Z"/>
                <w:rFonts w:ascii="Times New Roman" w:eastAsiaTheme="minorEastAsia" w:hAnsi="Times New Roman" w:cs="Times New Roman"/>
                <w:sz w:val="18"/>
                <w:szCs w:val="18"/>
                <w:lang w:val="en-US"/>
                <w:rPrChange w:id="526" w:author="Gonzalo Ríos" w:date="2026-06-05T19:41:00Z" w16du:dateUtc="2026-06-05T23:41:00Z">
                  <w:rPr>
                    <w:ins w:id="527" w:author="Gonzalo Ríos" w:date="2026-06-05T19:38:00Z" w16du:dateUtc="2026-06-05T23:38:00Z"/>
                    <w:rFonts w:ascii="Times New Roman" w:eastAsiaTheme="minorEastAsia" w:hAnsi="Times New Roman" w:cs="Times New Roman"/>
                    <w:sz w:val="24"/>
                    <w:szCs w:val="24"/>
                    <w:lang w:val="en-US"/>
                  </w:rPr>
                </w:rPrChange>
              </w:rPr>
              <w:pPrChange w:id="528" w:author="Gonzalo Ríos" w:date="2026-06-05T19:43:00Z" w16du:dateUtc="2026-06-05T23:43:00Z">
                <w:pPr>
                  <w:jc w:val="both"/>
                </w:pPr>
              </w:pPrChange>
            </w:pPr>
            <w:ins w:id="529" w:author="Gonzalo Ríos" w:date="2026-06-05T19:39:00Z" w16du:dateUtc="2026-06-05T23:39:00Z">
              <w:r w:rsidRPr="006A12D2">
                <w:rPr>
                  <w:rFonts w:ascii="Times New Roman" w:eastAsiaTheme="minorEastAsia" w:hAnsi="Times New Roman" w:cs="Times New Roman"/>
                  <w:sz w:val="18"/>
                  <w:szCs w:val="18"/>
                  <w:lang w:val="en-US"/>
                  <w:rPrChange w:id="530" w:author="Gonzalo Ríos" w:date="2026-06-05T19:41:00Z" w16du:dateUtc="2026-06-05T23:41:00Z">
                    <w:rPr>
                      <w:rFonts w:ascii="Times New Roman" w:eastAsiaTheme="minorEastAsia" w:hAnsi="Times New Roman" w:cs="Times New Roman"/>
                      <w:sz w:val="24"/>
                      <w:szCs w:val="24"/>
                      <w:lang w:val="en-US"/>
                    </w:rPr>
                  </w:rPrChange>
                </w:rPr>
                <w:t>5.69</w:t>
              </w:r>
            </w:ins>
          </w:p>
        </w:tc>
        <w:tc>
          <w:tcPr>
            <w:tcW w:w="1074" w:type="dxa"/>
            <w:vAlign w:val="center"/>
            <w:tcPrChange w:id="531" w:author="Gonzalo Ríos" w:date="2026-06-05T19:43:00Z" w16du:dateUtc="2026-06-05T23:43:00Z">
              <w:tcPr>
                <w:tcW w:w="1216" w:type="dxa"/>
                <w:gridSpan w:val="3"/>
              </w:tcPr>
            </w:tcPrChange>
          </w:tcPr>
          <w:p w14:paraId="4BB98303" w14:textId="29F09BE3" w:rsidR="006A12D2" w:rsidRPr="006A12D2" w:rsidRDefault="006A12D2" w:rsidP="006A12D2">
            <w:pPr>
              <w:jc w:val="center"/>
              <w:rPr>
                <w:ins w:id="532" w:author="Gonzalo Ríos" w:date="2026-06-05T19:38:00Z" w16du:dateUtc="2026-06-05T23:38:00Z"/>
                <w:rFonts w:ascii="Times New Roman" w:eastAsiaTheme="minorEastAsia" w:hAnsi="Times New Roman" w:cs="Times New Roman"/>
                <w:sz w:val="18"/>
                <w:szCs w:val="18"/>
                <w:lang w:val="en-US"/>
                <w:rPrChange w:id="533" w:author="Gonzalo Ríos" w:date="2026-06-05T19:41:00Z" w16du:dateUtc="2026-06-05T23:41:00Z">
                  <w:rPr>
                    <w:ins w:id="534" w:author="Gonzalo Ríos" w:date="2026-06-05T19:38:00Z" w16du:dateUtc="2026-06-05T23:38:00Z"/>
                    <w:rFonts w:ascii="Times New Roman" w:eastAsiaTheme="minorEastAsia" w:hAnsi="Times New Roman" w:cs="Times New Roman"/>
                    <w:sz w:val="24"/>
                    <w:szCs w:val="24"/>
                    <w:lang w:val="en-US"/>
                  </w:rPr>
                </w:rPrChange>
              </w:rPr>
              <w:pPrChange w:id="535" w:author="Gonzalo Ríos" w:date="2026-06-05T19:43:00Z" w16du:dateUtc="2026-06-05T23:43:00Z">
                <w:pPr>
                  <w:jc w:val="both"/>
                </w:pPr>
              </w:pPrChange>
            </w:pPr>
            <w:ins w:id="536" w:author="Gonzalo Ríos" w:date="2026-06-05T19:40:00Z" w16du:dateUtc="2026-06-05T23:40:00Z">
              <w:r w:rsidRPr="006A12D2">
                <w:rPr>
                  <w:rFonts w:ascii="Times New Roman" w:eastAsiaTheme="minorEastAsia" w:hAnsi="Times New Roman" w:cs="Times New Roman"/>
                  <w:sz w:val="18"/>
                  <w:szCs w:val="18"/>
                  <w:lang w:val="en-US"/>
                  <w:rPrChange w:id="537" w:author="Gonzalo Ríos" w:date="2026-06-05T19:41:00Z" w16du:dateUtc="2026-06-05T23:41:00Z">
                    <w:rPr>
                      <w:rFonts w:ascii="Times New Roman" w:eastAsiaTheme="minorEastAsia" w:hAnsi="Times New Roman" w:cs="Times New Roman"/>
                      <w:sz w:val="24"/>
                      <w:szCs w:val="24"/>
                      <w:lang w:val="en-US"/>
                    </w:rPr>
                  </w:rPrChange>
                </w:rPr>
                <w:t>5.81</w:t>
              </w:r>
            </w:ins>
          </w:p>
        </w:tc>
        <w:tc>
          <w:tcPr>
            <w:tcW w:w="679" w:type="dxa"/>
            <w:vAlign w:val="center"/>
            <w:tcPrChange w:id="538" w:author="Gonzalo Ríos" w:date="2026-06-05T19:43:00Z" w16du:dateUtc="2026-06-05T23:43:00Z">
              <w:tcPr>
                <w:tcW w:w="1020" w:type="dxa"/>
              </w:tcPr>
            </w:tcPrChange>
          </w:tcPr>
          <w:p w14:paraId="26E3D5FE" w14:textId="24F9809B" w:rsidR="006A12D2" w:rsidRPr="006A12D2" w:rsidRDefault="006A12D2" w:rsidP="006A12D2">
            <w:pPr>
              <w:jc w:val="center"/>
              <w:rPr>
                <w:ins w:id="539" w:author="Gonzalo Ríos" w:date="2026-06-05T19:38:00Z" w16du:dateUtc="2026-06-05T23:38:00Z"/>
                <w:rFonts w:ascii="Times New Roman" w:eastAsiaTheme="minorEastAsia" w:hAnsi="Times New Roman" w:cs="Times New Roman"/>
                <w:sz w:val="18"/>
                <w:szCs w:val="18"/>
                <w:lang w:val="en-US"/>
                <w:rPrChange w:id="540" w:author="Gonzalo Ríos" w:date="2026-06-05T19:41:00Z" w16du:dateUtc="2026-06-05T23:41:00Z">
                  <w:rPr>
                    <w:ins w:id="541" w:author="Gonzalo Ríos" w:date="2026-06-05T19:38:00Z" w16du:dateUtc="2026-06-05T23:38:00Z"/>
                    <w:rFonts w:ascii="Times New Roman" w:eastAsiaTheme="minorEastAsia" w:hAnsi="Times New Roman" w:cs="Times New Roman"/>
                    <w:sz w:val="24"/>
                    <w:szCs w:val="24"/>
                    <w:lang w:val="en-US"/>
                  </w:rPr>
                </w:rPrChange>
              </w:rPr>
              <w:pPrChange w:id="542" w:author="Gonzalo Ríos" w:date="2026-06-05T19:43:00Z" w16du:dateUtc="2026-06-05T23:43:00Z">
                <w:pPr>
                  <w:jc w:val="both"/>
                </w:pPr>
              </w:pPrChange>
            </w:pPr>
            <w:ins w:id="543" w:author="Gonzalo Ríos" w:date="2026-06-05T19:41:00Z" w16du:dateUtc="2026-06-05T23:41:00Z">
              <w:r>
                <w:rPr>
                  <w:rFonts w:ascii="Times New Roman" w:eastAsiaTheme="minorEastAsia" w:hAnsi="Times New Roman" w:cs="Times New Roman"/>
                  <w:sz w:val="18"/>
                  <w:szCs w:val="18"/>
                  <w:lang w:val="en-US"/>
                </w:rPr>
                <w:t>0.00</w:t>
              </w:r>
            </w:ins>
          </w:p>
        </w:tc>
        <w:tc>
          <w:tcPr>
            <w:tcW w:w="987" w:type="dxa"/>
            <w:vAlign w:val="center"/>
            <w:tcPrChange w:id="544" w:author="Gonzalo Ríos" w:date="2026-06-05T19:43:00Z" w16du:dateUtc="2026-06-05T23:43:00Z">
              <w:tcPr>
                <w:tcW w:w="1059" w:type="dxa"/>
                <w:gridSpan w:val="3"/>
              </w:tcPr>
            </w:tcPrChange>
          </w:tcPr>
          <w:p w14:paraId="0D954B31" w14:textId="2CEE2E62" w:rsidR="006A12D2" w:rsidRPr="006A12D2" w:rsidRDefault="006A12D2" w:rsidP="006A12D2">
            <w:pPr>
              <w:jc w:val="center"/>
              <w:rPr>
                <w:ins w:id="545" w:author="Gonzalo Ríos" w:date="2026-06-05T19:38:00Z" w16du:dateUtc="2026-06-05T23:38:00Z"/>
                <w:rFonts w:ascii="Times New Roman" w:eastAsiaTheme="minorEastAsia" w:hAnsi="Times New Roman" w:cs="Times New Roman"/>
                <w:sz w:val="18"/>
                <w:szCs w:val="18"/>
                <w:lang w:val="en-US"/>
                <w:rPrChange w:id="546" w:author="Gonzalo Ríos" w:date="2026-06-05T19:41:00Z" w16du:dateUtc="2026-06-05T23:41:00Z">
                  <w:rPr>
                    <w:ins w:id="547" w:author="Gonzalo Ríos" w:date="2026-06-05T19:38:00Z" w16du:dateUtc="2026-06-05T23:38:00Z"/>
                    <w:rFonts w:ascii="Times New Roman" w:eastAsiaTheme="minorEastAsia" w:hAnsi="Times New Roman" w:cs="Times New Roman"/>
                    <w:sz w:val="24"/>
                    <w:szCs w:val="24"/>
                    <w:lang w:val="en-US"/>
                  </w:rPr>
                </w:rPrChange>
              </w:rPr>
              <w:pPrChange w:id="548" w:author="Gonzalo Ríos" w:date="2026-06-05T19:43:00Z" w16du:dateUtc="2026-06-05T23:43:00Z">
                <w:pPr>
                  <w:jc w:val="both"/>
                </w:pPr>
              </w:pPrChange>
            </w:pPr>
            <w:ins w:id="549" w:author="Gonzalo Ríos" w:date="2026-06-05T19:41:00Z" w16du:dateUtc="2026-06-05T23:41:00Z">
              <w:r>
                <w:rPr>
                  <w:rFonts w:ascii="Times New Roman" w:eastAsiaTheme="minorEastAsia" w:hAnsi="Times New Roman" w:cs="Times New Roman"/>
                  <w:sz w:val="18"/>
                  <w:szCs w:val="18"/>
                  <w:lang w:val="en-US"/>
                </w:rPr>
                <w:t>0.00</w:t>
              </w:r>
            </w:ins>
          </w:p>
        </w:tc>
        <w:tc>
          <w:tcPr>
            <w:tcW w:w="1074" w:type="dxa"/>
            <w:vAlign w:val="center"/>
            <w:tcPrChange w:id="550" w:author="Gonzalo Ríos" w:date="2026-06-05T19:43:00Z" w16du:dateUtc="2026-06-05T23:43:00Z">
              <w:tcPr>
                <w:tcW w:w="1111" w:type="dxa"/>
              </w:tcPr>
            </w:tcPrChange>
          </w:tcPr>
          <w:p w14:paraId="07841C05" w14:textId="3385BB07" w:rsidR="006A12D2" w:rsidRPr="006A12D2" w:rsidRDefault="006A12D2" w:rsidP="006A12D2">
            <w:pPr>
              <w:jc w:val="center"/>
              <w:rPr>
                <w:ins w:id="551" w:author="Gonzalo Ríos" w:date="2026-06-05T19:41:00Z" w16du:dateUtc="2026-06-05T23:41:00Z"/>
                <w:rFonts w:ascii="Times New Roman" w:eastAsiaTheme="minorEastAsia" w:hAnsi="Times New Roman" w:cs="Times New Roman"/>
                <w:sz w:val="18"/>
                <w:szCs w:val="18"/>
                <w:lang w:val="en-US"/>
              </w:rPr>
              <w:pPrChange w:id="552" w:author="Gonzalo Ríos" w:date="2026-06-05T19:43:00Z" w16du:dateUtc="2026-06-05T23:43:00Z">
                <w:pPr>
                  <w:jc w:val="both"/>
                </w:pPr>
              </w:pPrChange>
            </w:pPr>
            <w:ins w:id="553" w:author="Gonzalo Ríos" w:date="2026-06-05T19:42:00Z" w16du:dateUtc="2026-06-05T23:42:00Z">
              <w:r>
                <w:rPr>
                  <w:rFonts w:ascii="Times New Roman" w:eastAsiaTheme="minorEastAsia" w:hAnsi="Times New Roman" w:cs="Times New Roman"/>
                  <w:sz w:val="18"/>
                  <w:szCs w:val="18"/>
                  <w:lang w:val="en-US"/>
                </w:rPr>
                <w:t>0.00</w:t>
              </w:r>
            </w:ins>
          </w:p>
        </w:tc>
        <w:tc>
          <w:tcPr>
            <w:tcW w:w="679" w:type="dxa"/>
            <w:vAlign w:val="center"/>
            <w:tcPrChange w:id="554" w:author="Gonzalo Ríos" w:date="2026-06-05T19:43:00Z" w16du:dateUtc="2026-06-05T23:43:00Z">
              <w:tcPr>
                <w:tcW w:w="598" w:type="dxa"/>
              </w:tcPr>
            </w:tcPrChange>
          </w:tcPr>
          <w:p w14:paraId="5FC56C28" w14:textId="3F55DF5E" w:rsidR="006A12D2" w:rsidRDefault="006A12D2" w:rsidP="006A12D2">
            <w:pPr>
              <w:jc w:val="center"/>
              <w:rPr>
                <w:ins w:id="555" w:author="Gonzalo Ríos" w:date="2026-06-05T19:42:00Z" w16du:dateUtc="2026-06-05T23:42:00Z"/>
                <w:rFonts w:ascii="Times New Roman" w:eastAsiaTheme="minorEastAsia" w:hAnsi="Times New Roman" w:cs="Times New Roman"/>
                <w:sz w:val="18"/>
                <w:szCs w:val="18"/>
                <w:lang w:val="en-US"/>
              </w:rPr>
              <w:pPrChange w:id="556" w:author="Gonzalo Ríos" w:date="2026-06-05T19:43:00Z" w16du:dateUtc="2026-06-05T23:43:00Z">
                <w:pPr>
                  <w:jc w:val="both"/>
                </w:pPr>
              </w:pPrChange>
            </w:pPr>
            <w:ins w:id="557" w:author="Gonzalo Ríos" w:date="2026-06-05T19:43:00Z" w16du:dateUtc="2026-06-05T23:43:00Z">
              <w:r>
                <w:rPr>
                  <w:rFonts w:ascii="Times New Roman" w:eastAsiaTheme="minorEastAsia" w:hAnsi="Times New Roman" w:cs="Times New Roman"/>
                  <w:sz w:val="18"/>
                  <w:szCs w:val="18"/>
                  <w:lang w:val="en-US"/>
                </w:rPr>
                <w:t>0.00</w:t>
              </w:r>
            </w:ins>
          </w:p>
        </w:tc>
        <w:tc>
          <w:tcPr>
            <w:tcW w:w="987" w:type="dxa"/>
            <w:vAlign w:val="center"/>
            <w:tcPrChange w:id="558" w:author="Gonzalo Ríos" w:date="2026-06-05T19:43:00Z" w16du:dateUtc="2026-06-05T23:43:00Z">
              <w:tcPr>
                <w:tcW w:w="598" w:type="dxa"/>
              </w:tcPr>
            </w:tcPrChange>
          </w:tcPr>
          <w:p w14:paraId="042C0F25" w14:textId="57571561" w:rsidR="006A12D2" w:rsidRDefault="006A12D2" w:rsidP="006A12D2">
            <w:pPr>
              <w:jc w:val="center"/>
              <w:rPr>
                <w:ins w:id="559" w:author="Gonzalo Ríos" w:date="2026-06-05T19:42:00Z" w16du:dateUtc="2026-06-05T23:42:00Z"/>
                <w:rFonts w:ascii="Times New Roman" w:eastAsiaTheme="minorEastAsia" w:hAnsi="Times New Roman" w:cs="Times New Roman"/>
                <w:sz w:val="18"/>
                <w:szCs w:val="18"/>
                <w:lang w:val="en-US"/>
              </w:rPr>
              <w:pPrChange w:id="560" w:author="Gonzalo Ríos" w:date="2026-06-05T19:43:00Z" w16du:dateUtc="2026-06-05T23:43:00Z">
                <w:pPr>
                  <w:jc w:val="both"/>
                </w:pPr>
              </w:pPrChange>
            </w:pPr>
            <w:ins w:id="561" w:author="Gonzalo Ríos" w:date="2026-06-05T19:43:00Z" w16du:dateUtc="2026-06-05T23:43:00Z">
              <w:r>
                <w:rPr>
                  <w:rFonts w:ascii="Times New Roman" w:eastAsiaTheme="minorEastAsia" w:hAnsi="Times New Roman" w:cs="Times New Roman"/>
                  <w:sz w:val="18"/>
                  <w:szCs w:val="18"/>
                  <w:lang w:val="en-US"/>
                </w:rPr>
                <w:t>0.38</w:t>
              </w:r>
            </w:ins>
          </w:p>
        </w:tc>
        <w:tc>
          <w:tcPr>
            <w:tcW w:w="1455" w:type="dxa"/>
            <w:vAlign w:val="center"/>
            <w:tcPrChange w:id="562" w:author="Gonzalo Ríos" w:date="2026-06-05T19:43:00Z" w16du:dateUtc="2026-06-05T23:43:00Z">
              <w:tcPr>
                <w:tcW w:w="598" w:type="dxa"/>
                <w:gridSpan w:val="2"/>
              </w:tcPr>
            </w:tcPrChange>
          </w:tcPr>
          <w:p w14:paraId="3CFB6DF3" w14:textId="7E88D64A" w:rsidR="006A12D2" w:rsidRDefault="006A12D2" w:rsidP="006A12D2">
            <w:pPr>
              <w:jc w:val="center"/>
              <w:rPr>
                <w:ins w:id="563" w:author="Gonzalo Ríos" w:date="2026-06-05T19:42:00Z" w16du:dateUtc="2026-06-05T23:42:00Z"/>
                <w:rFonts w:ascii="Times New Roman" w:eastAsiaTheme="minorEastAsia" w:hAnsi="Times New Roman" w:cs="Times New Roman"/>
                <w:sz w:val="18"/>
                <w:szCs w:val="18"/>
                <w:lang w:val="en-US"/>
              </w:rPr>
              <w:pPrChange w:id="564" w:author="Gonzalo Ríos" w:date="2026-06-05T19:43:00Z" w16du:dateUtc="2026-06-05T23:43:00Z">
                <w:pPr>
                  <w:jc w:val="both"/>
                </w:pPr>
              </w:pPrChange>
            </w:pPr>
            <w:ins w:id="565" w:author="Gonzalo Ríos" w:date="2026-06-05T19:44:00Z" w16du:dateUtc="2026-06-05T23:44:00Z">
              <w:r>
                <w:rPr>
                  <w:rFonts w:ascii="Times New Roman" w:eastAsiaTheme="minorEastAsia" w:hAnsi="Times New Roman" w:cs="Times New Roman"/>
                  <w:sz w:val="18"/>
                  <w:szCs w:val="18"/>
                  <w:lang w:val="en-US"/>
                </w:rPr>
                <w:t>0.00</w:t>
              </w:r>
            </w:ins>
          </w:p>
        </w:tc>
      </w:tr>
      <w:tr w:rsidR="006A12D2" w:rsidRPr="006A12D2" w14:paraId="1707C95B" w14:textId="14B5D135" w:rsidTr="006A12D2">
        <w:trPr>
          <w:ins w:id="566" w:author="Gonzalo Ríos" w:date="2026-06-05T19:38:00Z" w16du:dateUtc="2026-06-05T23:38:00Z"/>
        </w:trPr>
        <w:tc>
          <w:tcPr>
            <w:tcW w:w="610" w:type="dxa"/>
            <w:vAlign w:val="center"/>
            <w:tcPrChange w:id="567" w:author="Gonzalo Ríos" w:date="2026-06-05T19:43:00Z" w16du:dateUtc="2026-06-05T23:43:00Z">
              <w:tcPr>
                <w:tcW w:w="881" w:type="dxa"/>
                <w:gridSpan w:val="3"/>
              </w:tcPr>
            </w:tcPrChange>
          </w:tcPr>
          <w:p w14:paraId="426A5989" w14:textId="6AF80DB5" w:rsidR="006A12D2" w:rsidRPr="006A12D2" w:rsidRDefault="006A12D2" w:rsidP="006A12D2">
            <w:pPr>
              <w:jc w:val="center"/>
              <w:rPr>
                <w:ins w:id="568" w:author="Gonzalo Ríos" w:date="2026-06-05T19:38:00Z" w16du:dateUtc="2026-06-05T23:38:00Z"/>
                <w:rFonts w:ascii="Times New Roman" w:eastAsiaTheme="minorEastAsia" w:hAnsi="Times New Roman" w:cs="Times New Roman"/>
                <w:sz w:val="18"/>
                <w:szCs w:val="18"/>
                <w:lang w:val="en-US"/>
                <w:rPrChange w:id="569" w:author="Gonzalo Ríos" w:date="2026-06-05T19:41:00Z" w16du:dateUtc="2026-06-05T23:41:00Z">
                  <w:rPr>
                    <w:ins w:id="570" w:author="Gonzalo Ríos" w:date="2026-06-05T19:38:00Z" w16du:dateUtc="2026-06-05T23:38:00Z"/>
                    <w:rFonts w:ascii="Times New Roman" w:eastAsiaTheme="minorEastAsia" w:hAnsi="Times New Roman" w:cs="Times New Roman"/>
                    <w:sz w:val="24"/>
                    <w:szCs w:val="24"/>
                    <w:lang w:val="en-US"/>
                  </w:rPr>
                </w:rPrChange>
              </w:rPr>
              <w:pPrChange w:id="571" w:author="Gonzalo Ríos" w:date="2026-06-05T19:43:00Z" w16du:dateUtc="2026-06-05T23:43:00Z">
                <w:pPr>
                  <w:jc w:val="both"/>
                </w:pPr>
              </w:pPrChange>
            </w:pPr>
            <w:ins w:id="572" w:author="Gonzalo Ríos" w:date="2026-06-05T19:38:00Z" w16du:dateUtc="2026-06-05T23:38:00Z">
              <w:r w:rsidRPr="006A12D2">
                <w:rPr>
                  <w:rFonts w:ascii="Times New Roman" w:eastAsiaTheme="minorEastAsia" w:hAnsi="Times New Roman" w:cs="Times New Roman"/>
                  <w:sz w:val="18"/>
                  <w:szCs w:val="18"/>
                  <w:lang w:val="en-US"/>
                  <w:rPrChange w:id="573" w:author="Gonzalo Ríos" w:date="2026-06-05T19:41:00Z" w16du:dateUtc="2026-06-05T23:41:00Z">
                    <w:rPr>
                      <w:rFonts w:ascii="Times New Roman" w:eastAsiaTheme="minorEastAsia" w:hAnsi="Times New Roman" w:cs="Times New Roman"/>
                      <w:sz w:val="24"/>
                      <w:szCs w:val="24"/>
                      <w:lang w:val="en-US"/>
                    </w:rPr>
                  </w:rPrChange>
                </w:rPr>
                <w:t>Mean</w:t>
              </w:r>
            </w:ins>
          </w:p>
        </w:tc>
        <w:tc>
          <w:tcPr>
            <w:tcW w:w="678" w:type="dxa"/>
            <w:vAlign w:val="center"/>
            <w:tcPrChange w:id="574" w:author="Gonzalo Ríos" w:date="2026-06-05T19:43:00Z" w16du:dateUtc="2026-06-05T23:43:00Z">
              <w:tcPr>
                <w:tcW w:w="1192" w:type="dxa"/>
              </w:tcPr>
            </w:tcPrChange>
          </w:tcPr>
          <w:p w14:paraId="04F9AB60" w14:textId="75AD1B87" w:rsidR="006A12D2" w:rsidRPr="006A12D2" w:rsidRDefault="006A12D2" w:rsidP="006A12D2">
            <w:pPr>
              <w:jc w:val="center"/>
              <w:rPr>
                <w:ins w:id="575" w:author="Gonzalo Ríos" w:date="2026-06-05T19:38:00Z" w16du:dateUtc="2026-06-05T23:38:00Z"/>
                <w:rFonts w:ascii="Times New Roman" w:eastAsiaTheme="minorEastAsia" w:hAnsi="Times New Roman" w:cs="Times New Roman"/>
                <w:sz w:val="18"/>
                <w:szCs w:val="18"/>
                <w:lang w:val="en-US"/>
                <w:rPrChange w:id="576" w:author="Gonzalo Ríos" w:date="2026-06-05T19:41:00Z" w16du:dateUtc="2026-06-05T23:41:00Z">
                  <w:rPr>
                    <w:ins w:id="577" w:author="Gonzalo Ríos" w:date="2026-06-05T19:38:00Z" w16du:dateUtc="2026-06-05T23:38:00Z"/>
                    <w:rFonts w:ascii="Times New Roman" w:eastAsiaTheme="minorEastAsia" w:hAnsi="Times New Roman" w:cs="Times New Roman"/>
                    <w:sz w:val="24"/>
                    <w:szCs w:val="24"/>
                    <w:lang w:val="en-US"/>
                  </w:rPr>
                </w:rPrChange>
              </w:rPr>
              <w:pPrChange w:id="578" w:author="Gonzalo Ríos" w:date="2026-06-05T19:43:00Z" w16du:dateUtc="2026-06-05T23:43:00Z">
                <w:pPr>
                  <w:jc w:val="both"/>
                </w:pPr>
              </w:pPrChange>
            </w:pPr>
            <w:ins w:id="579" w:author="Gonzalo Ríos" w:date="2026-06-05T19:39:00Z" w16du:dateUtc="2026-06-05T23:39:00Z">
              <w:r w:rsidRPr="006A12D2">
                <w:rPr>
                  <w:rFonts w:ascii="Times New Roman" w:eastAsiaTheme="minorEastAsia" w:hAnsi="Times New Roman" w:cs="Times New Roman"/>
                  <w:sz w:val="18"/>
                  <w:szCs w:val="18"/>
                  <w:lang w:val="en-US"/>
                  <w:rPrChange w:id="580" w:author="Gonzalo Ríos" w:date="2026-06-05T19:41:00Z" w16du:dateUtc="2026-06-05T23:41:00Z">
                    <w:rPr>
                      <w:rFonts w:ascii="Times New Roman" w:eastAsiaTheme="minorEastAsia" w:hAnsi="Times New Roman" w:cs="Times New Roman"/>
                      <w:sz w:val="24"/>
                      <w:szCs w:val="24"/>
                      <w:lang w:val="en-US"/>
                    </w:rPr>
                  </w:rPrChange>
                </w:rPr>
                <w:t>10.00</w:t>
              </w:r>
            </w:ins>
          </w:p>
        </w:tc>
        <w:tc>
          <w:tcPr>
            <w:tcW w:w="986" w:type="dxa"/>
            <w:vAlign w:val="center"/>
            <w:tcPrChange w:id="581" w:author="Gonzalo Ríos" w:date="2026-06-05T19:43:00Z" w16du:dateUtc="2026-06-05T23:43:00Z">
              <w:tcPr>
                <w:tcW w:w="1153" w:type="dxa"/>
              </w:tcPr>
            </w:tcPrChange>
          </w:tcPr>
          <w:p w14:paraId="793023BD" w14:textId="5EB6BC5D" w:rsidR="006A12D2" w:rsidRPr="006A12D2" w:rsidRDefault="006A12D2" w:rsidP="006A12D2">
            <w:pPr>
              <w:jc w:val="center"/>
              <w:rPr>
                <w:ins w:id="582" w:author="Gonzalo Ríos" w:date="2026-06-05T19:38:00Z" w16du:dateUtc="2026-06-05T23:38:00Z"/>
                <w:rFonts w:ascii="Times New Roman" w:eastAsiaTheme="minorEastAsia" w:hAnsi="Times New Roman" w:cs="Times New Roman"/>
                <w:sz w:val="18"/>
                <w:szCs w:val="18"/>
                <w:lang w:val="en-US"/>
                <w:rPrChange w:id="583" w:author="Gonzalo Ríos" w:date="2026-06-05T19:41:00Z" w16du:dateUtc="2026-06-05T23:41:00Z">
                  <w:rPr>
                    <w:ins w:id="584" w:author="Gonzalo Ríos" w:date="2026-06-05T19:38:00Z" w16du:dateUtc="2026-06-05T23:38:00Z"/>
                    <w:rFonts w:ascii="Times New Roman" w:eastAsiaTheme="minorEastAsia" w:hAnsi="Times New Roman" w:cs="Times New Roman"/>
                    <w:sz w:val="24"/>
                    <w:szCs w:val="24"/>
                    <w:lang w:val="en-US"/>
                  </w:rPr>
                </w:rPrChange>
              </w:rPr>
              <w:pPrChange w:id="585" w:author="Gonzalo Ríos" w:date="2026-06-05T19:43:00Z" w16du:dateUtc="2026-06-05T23:43:00Z">
                <w:pPr>
                  <w:jc w:val="both"/>
                </w:pPr>
              </w:pPrChange>
            </w:pPr>
            <w:ins w:id="586" w:author="Gonzalo Ríos" w:date="2026-06-05T19:39:00Z" w16du:dateUtc="2026-06-05T23:39:00Z">
              <w:r w:rsidRPr="006A12D2">
                <w:rPr>
                  <w:rFonts w:ascii="Times New Roman" w:eastAsiaTheme="minorEastAsia" w:hAnsi="Times New Roman" w:cs="Times New Roman"/>
                  <w:sz w:val="18"/>
                  <w:szCs w:val="18"/>
                  <w:lang w:val="en-US"/>
                  <w:rPrChange w:id="587" w:author="Gonzalo Ríos" w:date="2026-06-05T19:41:00Z" w16du:dateUtc="2026-06-05T23:41:00Z">
                    <w:rPr>
                      <w:rFonts w:ascii="Times New Roman" w:eastAsiaTheme="minorEastAsia" w:hAnsi="Times New Roman" w:cs="Times New Roman"/>
                      <w:sz w:val="24"/>
                      <w:szCs w:val="24"/>
                      <w:lang w:val="en-US"/>
                    </w:rPr>
                  </w:rPrChange>
                </w:rPr>
                <w:t>8.65</w:t>
              </w:r>
            </w:ins>
          </w:p>
        </w:tc>
        <w:tc>
          <w:tcPr>
            <w:tcW w:w="1074" w:type="dxa"/>
            <w:vAlign w:val="center"/>
            <w:tcPrChange w:id="588" w:author="Gonzalo Ríos" w:date="2026-06-05T19:43:00Z" w16du:dateUtc="2026-06-05T23:43:00Z">
              <w:tcPr>
                <w:tcW w:w="1216" w:type="dxa"/>
                <w:gridSpan w:val="3"/>
              </w:tcPr>
            </w:tcPrChange>
          </w:tcPr>
          <w:p w14:paraId="46D80DC2" w14:textId="1E9F5EC0" w:rsidR="006A12D2" w:rsidRPr="006A12D2" w:rsidRDefault="006A12D2" w:rsidP="006A12D2">
            <w:pPr>
              <w:jc w:val="center"/>
              <w:rPr>
                <w:ins w:id="589" w:author="Gonzalo Ríos" w:date="2026-06-05T19:38:00Z" w16du:dateUtc="2026-06-05T23:38:00Z"/>
                <w:rFonts w:ascii="Times New Roman" w:eastAsiaTheme="minorEastAsia" w:hAnsi="Times New Roman" w:cs="Times New Roman"/>
                <w:sz w:val="18"/>
                <w:szCs w:val="18"/>
                <w:lang w:val="en-US"/>
                <w:rPrChange w:id="590" w:author="Gonzalo Ríos" w:date="2026-06-05T19:41:00Z" w16du:dateUtc="2026-06-05T23:41:00Z">
                  <w:rPr>
                    <w:ins w:id="591" w:author="Gonzalo Ríos" w:date="2026-06-05T19:38:00Z" w16du:dateUtc="2026-06-05T23:38:00Z"/>
                    <w:rFonts w:ascii="Times New Roman" w:eastAsiaTheme="minorEastAsia" w:hAnsi="Times New Roman" w:cs="Times New Roman"/>
                    <w:sz w:val="24"/>
                    <w:szCs w:val="24"/>
                    <w:lang w:val="en-US"/>
                  </w:rPr>
                </w:rPrChange>
              </w:rPr>
              <w:pPrChange w:id="592" w:author="Gonzalo Ríos" w:date="2026-06-05T19:43:00Z" w16du:dateUtc="2026-06-05T23:43:00Z">
                <w:pPr>
                  <w:jc w:val="both"/>
                </w:pPr>
              </w:pPrChange>
            </w:pPr>
            <w:ins w:id="593" w:author="Gonzalo Ríos" w:date="2026-06-05T19:40:00Z" w16du:dateUtc="2026-06-05T23:40:00Z">
              <w:r w:rsidRPr="006A12D2">
                <w:rPr>
                  <w:rFonts w:ascii="Times New Roman" w:eastAsiaTheme="minorEastAsia" w:hAnsi="Times New Roman" w:cs="Times New Roman"/>
                  <w:sz w:val="18"/>
                  <w:szCs w:val="18"/>
                  <w:lang w:val="en-US"/>
                  <w:rPrChange w:id="594" w:author="Gonzalo Ríos" w:date="2026-06-05T19:41:00Z" w16du:dateUtc="2026-06-05T23:41:00Z">
                    <w:rPr>
                      <w:rFonts w:ascii="Times New Roman" w:eastAsiaTheme="minorEastAsia" w:hAnsi="Times New Roman" w:cs="Times New Roman"/>
                      <w:sz w:val="24"/>
                      <w:szCs w:val="24"/>
                      <w:lang w:val="en-US"/>
                    </w:rPr>
                  </w:rPrChange>
                </w:rPr>
                <w:t>9.53</w:t>
              </w:r>
            </w:ins>
          </w:p>
        </w:tc>
        <w:tc>
          <w:tcPr>
            <w:tcW w:w="679" w:type="dxa"/>
            <w:vAlign w:val="center"/>
            <w:tcPrChange w:id="595" w:author="Gonzalo Ríos" w:date="2026-06-05T19:43:00Z" w16du:dateUtc="2026-06-05T23:43:00Z">
              <w:tcPr>
                <w:tcW w:w="1020" w:type="dxa"/>
              </w:tcPr>
            </w:tcPrChange>
          </w:tcPr>
          <w:p w14:paraId="6994AE4E" w14:textId="1D39A1EF" w:rsidR="006A12D2" w:rsidRPr="006A12D2" w:rsidRDefault="006A12D2" w:rsidP="006A12D2">
            <w:pPr>
              <w:jc w:val="center"/>
              <w:rPr>
                <w:ins w:id="596" w:author="Gonzalo Ríos" w:date="2026-06-05T19:38:00Z" w16du:dateUtc="2026-06-05T23:38:00Z"/>
                <w:rFonts w:ascii="Times New Roman" w:eastAsiaTheme="minorEastAsia" w:hAnsi="Times New Roman" w:cs="Times New Roman"/>
                <w:sz w:val="18"/>
                <w:szCs w:val="18"/>
                <w:lang w:val="en-US"/>
                <w:rPrChange w:id="597" w:author="Gonzalo Ríos" w:date="2026-06-05T19:41:00Z" w16du:dateUtc="2026-06-05T23:41:00Z">
                  <w:rPr>
                    <w:ins w:id="598" w:author="Gonzalo Ríos" w:date="2026-06-05T19:38:00Z" w16du:dateUtc="2026-06-05T23:38:00Z"/>
                    <w:rFonts w:ascii="Times New Roman" w:eastAsiaTheme="minorEastAsia" w:hAnsi="Times New Roman" w:cs="Times New Roman"/>
                    <w:sz w:val="24"/>
                    <w:szCs w:val="24"/>
                    <w:lang w:val="en-US"/>
                  </w:rPr>
                </w:rPrChange>
              </w:rPr>
              <w:pPrChange w:id="599" w:author="Gonzalo Ríos" w:date="2026-06-05T19:43:00Z" w16du:dateUtc="2026-06-05T23:43:00Z">
                <w:pPr>
                  <w:jc w:val="both"/>
                </w:pPr>
              </w:pPrChange>
            </w:pPr>
            <w:ins w:id="600" w:author="Gonzalo Ríos" w:date="2026-06-05T19:41:00Z" w16du:dateUtc="2026-06-05T23:41:00Z">
              <w:r>
                <w:rPr>
                  <w:rFonts w:ascii="Times New Roman" w:eastAsiaTheme="minorEastAsia" w:hAnsi="Times New Roman" w:cs="Times New Roman"/>
                  <w:sz w:val="18"/>
                  <w:szCs w:val="18"/>
                  <w:lang w:val="en-US"/>
                </w:rPr>
                <w:t>0.05</w:t>
              </w:r>
            </w:ins>
          </w:p>
        </w:tc>
        <w:tc>
          <w:tcPr>
            <w:tcW w:w="987" w:type="dxa"/>
            <w:vAlign w:val="center"/>
            <w:tcPrChange w:id="601" w:author="Gonzalo Ríos" w:date="2026-06-05T19:43:00Z" w16du:dateUtc="2026-06-05T23:43:00Z">
              <w:tcPr>
                <w:tcW w:w="1059" w:type="dxa"/>
                <w:gridSpan w:val="3"/>
              </w:tcPr>
            </w:tcPrChange>
          </w:tcPr>
          <w:p w14:paraId="07EFD695" w14:textId="39891663" w:rsidR="006A12D2" w:rsidRPr="006A12D2" w:rsidRDefault="006A12D2" w:rsidP="006A12D2">
            <w:pPr>
              <w:jc w:val="center"/>
              <w:rPr>
                <w:ins w:id="602" w:author="Gonzalo Ríos" w:date="2026-06-05T19:38:00Z" w16du:dateUtc="2026-06-05T23:38:00Z"/>
                <w:rFonts w:ascii="Times New Roman" w:eastAsiaTheme="minorEastAsia" w:hAnsi="Times New Roman" w:cs="Times New Roman"/>
                <w:sz w:val="18"/>
                <w:szCs w:val="18"/>
                <w:lang w:val="en-US"/>
                <w:rPrChange w:id="603" w:author="Gonzalo Ríos" w:date="2026-06-05T19:41:00Z" w16du:dateUtc="2026-06-05T23:41:00Z">
                  <w:rPr>
                    <w:ins w:id="604" w:author="Gonzalo Ríos" w:date="2026-06-05T19:38:00Z" w16du:dateUtc="2026-06-05T23:38:00Z"/>
                    <w:rFonts w:ascii="Times New Roman" w:eastAsiaTheme="minorEastAsia" w:hAnsi="Times New Roman" w:cs="Times New Roman"/>
                    <w:sz w:val="24"/>
                    <w:szCs w:val="24"/>
                    <w:lang w:val="en-US"/>
                  </w:rPr>
                </w:rPrChange>
              </w:rPr>
              <w:pPrChange w:id="605" w:author="Gonzalo Ríos" w:date="2026-06-05T19:43:00Z" w16du:dateUtc="2026-06-05T23:43:00Z">
                <w:pPr>
                  <w:jc w:val="both"/>
                </w:pPr>
              </w:pPrChange>
            </w:pPr>
            <w:ins w:id="606" w:author="Gonzalo Ríos" w:date="2026-06-05T19:41:00Z" w16du:dateUtc="2026-06-05T23:41:00Z">
              <w:r>
                <w:rPr>
                  <w:rFonts w:ascii="Times New Roman" w:eastAsiaTheme="minorEastAsia" w:hAnsi="Times New Roman" w:cs="Times New Roman"/>
                  <w:sz w:val="18"/>
                  <w:szCs w:val="18"/>
                  <w:lang w:val="en-US"/>
                </w:rPr>
                <w:t>0.06</w:t>
              </w:r>
            </w:ins>
          </w:p>
        </w:tc>
        <w:tc>
          <w:tcPr>
            <w:tcW w:w="1074" w:type="dxa"/>
            <w:vAlign w:val="center"/>
            <w:tcPrChange w:id="607" w:author="Gonzalo Ríos" w:date="2026-06-05T19:43:00Z" w16du:dateUtc="2026-06-05T23:43:00Z">
              <w:tcPr>
                <w:tcW w:w="1111" w:type="dxa"/>
              </w:tcPr>
            </w:tcPrChange>
          </w:tcPr>
          <w:p w14:paraId="410876B4" w14:textId="15B07323" w:rsidR="006A12D2" w:rsidRPr="006A12D2" w:rsidRDefault="006A12D2" w:rsidP="006A12D2">
            <w:pPr>
              <w:jc w:val="center"/>
              <w:rPr>
                <w:ins w:id="608" w:author="Gonzalo Ríos" w:date="2026-06-05T19:41:00Z" w16du:dateUtc="2026-06-05T23:41:00Z"/>
                <w:rFonts w:ascii="Times New Roman" w:eastAsiaTheme="minorEastAsia" w:hAnsi="Times New Roman" w:cs="Times New Roman"/>
                <w:sz w:val="18"/>
                <w:szCs w:val="18"/>
                <w:lang w:val="en-US"/>
              </w:rPr>
              <w:pPrChange w:id="609" w:author="Gonzalo Ríos" w:date="2026-06-05T19:43:00Z" w16du:dateUtc="2026-06-05T23:43:00Z">
                <w:pPr>
                  <w:jc w:val="both"/>
                </w:pPr>
              </w:pPrChange>
            </w:pPr>
            <w:ins w:id="610" w:author="Gonzalo Ríos" w:date="2026-06-05T19:42:00Z" w16du:dateUtc="2026-06-05T23:42:00Z">
              <w:r>
                <w:rPr>
                  <w:rFonts w:ascii="Times New Roman" w:eastAsiaTheme="minorEastAsia" w:hAnsi="Times New Roman" w:cs="Times New Roman"/>
                  <w:sz w:val="18"/>
                  <w:szCs w:val="18"/>
                  <w:lang w:val="en-US"/>
                </w:rPr>
                <w:t>0.07</w:t>
              </w:r>
            </w:ins>
          </w:p>
        </w:tc>
        <w:tc>
          <w:tcPr>
            <w:tcW w:w="679" w:type="dxa"/>
            <w:vAlign w:val="center"/>
            <w:tcPrChange w:id="611" w:author="Gonzalo Ríos" w:date="2026-06-05T19:43:00Z" w16du:dateUtc="2026-06-05T23:43:00Z">
              <w:tcPr>
                <w:tcW w:w="598" w:type="dxa"/>
              </w:tcPr>
            </w:tcPrChange>
          </w:tcPr>
          <w:p w14:paraId="4511BA0E" w14:textId="08C7B181" w:rsidR="006A12D2" w:rsidRDefault="006A12D2" w:rsidP="006A12D2">
            <w:pPr>
              <w:jc w:val="center"/>
              <w:rPr>
                <w:ins w:id="612" w:author="Gonzalo Ríos" w:date="2026-06-05T19:42:00Z" w16du:dateUtc="2026-06-05T23:42:00Z"/>
                <w:rFonts w:ascii="Times New Roman" w:eastAsiaTheme="minorEastAsia" w:hAnsi="Times New Roman" w:cs="Times New Roman"/>
                <w:sz w:val="18"/>
                <w:szCs w:val="18"/>
                <w:lang w:val="en-US"/>
              </w:rPr>
              <w:pPrChange w:id="613" w:author="Gonzalo Ríos" w:date="2026-06-05T19:43:00Z" w16du:dateUtc="2026-06-05T23:43:00Z">
                <w:pPr>
                  <w:jc w:val="both"/>
                </w:pPr>
              </w:pPrChange>
            </w:pPr>
            <w:ins w:id="614" w:author="Gonzalo Ríos" w:date="2026-06-05T19:43:00Z" w16du:dateUtc="2026-06-05T23:43:00Z">
              <w:r>
                <w:rPr>
                  <w:rFonts w:ascii="Times New Roman" w:eastAsiaTheme="minorEastAsia" w:hAnsi="Times New Roman" w:cs="Times New Roman"/>
                  <w:sz w:val="18"/>
                  <w:szCs w:val="18"/>
                  <w:lang w:val="en-US"/>
                </w:rPr>
                <w:t>0.06</w:t>
              </w:r>
            </w:ins>
          </w:p>
        </w:tc>
        <w:tc>
          <w:tcPr>
            <w:tcW w:w="987" w:type="dxa"/>
            <w:vAlign w:val="center"/>
            <w:tcPrChange w:id="615" w:author="Gonzalo Ríos" w:date="2026-06-05T19:43:00Z" w16du:dateUtc="2026-06-05T23:43:00Z">
              <w:tcPr>
                <w:tcW w:w="598" w:type="dxa"/>
              </w:tcPr>
            </w:tcPrChange>
          </w:tcPr>
          <w:p w14:paraId="226AB02B" w14:textId="04B37872" w:rsidR="006A12D2" w:rsidRDefault="006A12D2" w:rsidP="006A12D2">
            <w:pPr>
              <w:jc w:val="center"/>
              <w:rPr>
                <w:ins w:id="616" w:author="Gonzalo Ríos" w:date="2026-06-05T19:42:00Z" w16du:dateUtc="2026-06-05T23:42:00Z"/>
                <w:rFonts w:ascii="Times New Roman" w:eastAsiaTheme="minorEastAsia" w:hAnsi="Times New Roman" w:cs="Times New Roman"/>
                <w:sz w:val="18"/>
                <w:szCs w:val="18"/>
                <w:lang w:val="en-US"/>
              </w:rPr>
              <w:pPrChange w:id="617" w:author="Gonzalo Ríos" w:date="2026-06-05T19:43:00Z" w16du:dateUtc="2026-06-05T23:43:00Z">
                <w:pPr>
                  <w:jc w:val="both"/>
                </w:pPr>
              </w:pPrChange>
            </w:pPr>
            <w:ins w:id="618" w:author="Gonzalo Ríos" w:date="2026-06-05T19:43:00Z" w16du:dateUtc="2026-06-05T23:43:00Z">
              <w:r>
                <w:rPr>
                  <w:rFonts w:ascii="Times New Roman" w:eastAsiaTheme="minorEastAsia" w:hAnsi="Times New Roman" w:cs="Times New Roman"/>
                  <w:sz w:val="18"/>
                  <w:szCs w:val="18"/>
                  <w:lang w:val="en-US"/>
                </w:rPr>
                <w:t>1.32</w:t>
              </w:r>
            </w:ins>
          </w:p>
        </w:tc>
        <w:tc>
          <w:tcPr>
            <w:tcW w:w="1455" w:type="dxa"/>
            <w:vAlign w:val="center"/>
            <w:tcPrChange w:id="619" w:author="Gonzalo Ríos" w:date="2026-06-05T19:43:00Z" w16du:dateUtc="2026-06-05T23:43:00Z">
              <w:tcPr>
                <w:tcW w:w="598" w:type="dxa"/>
                <w:gridSpan w:val="2"/>
              </w:tcPr>
            </w:tcPrChange>
          </w:tcPr>
          <w:p w14:paraId="1E278E23" w14:textId="68537F83" w:rsidR="006A12D2" w:rsidRDefault="006A12D2" w:rsidP="006A12D2">
            <w:pPr>
              <w:jc w:val="center"/>
              <w:rPr>
                <w:ins w:id="620" w:author="Gonzalo Ríos" w:date="2026-06-05T19:42:00Z" w16du:dateUtc="2026-06-05T23:42:00Z"/>
                <w:rFonts w:ascii="Times New Roman" w:eastAsiaTheme="minorEastAsia" w:hAnsi="Times New Roman" w:cs="Times New Roman"/>
                <w:sz w:val="18"/>
                <w:szCs w:val="18"/>
                <w:lang w:val="en-US"/>
              </w:rPr>
              <w:pPrChange w:id="621" w:author="Gonzalo Ríos" w:date="2026-06-05T19:43:00Z" w16du:dateUtc="2026-06-05T23:43:00Z">
                <w:pPr>
                  <w:jc w:val="both"/>
                </w:pPr>
              </w:pPrChange>
            </w:pPr>
            <w:ins w:id="622" w:author="Gonzalo Ríos" w:date="2026-06-05T19:44:00Z" w16du:dateUtc="2026-06-05T23:44:00Z">
              <w:r>
                <w:rPr>
                  <w:rFonts w:ascii="Times New Roman" w:eastAsiaTheme="minorEastAsia" w:hAnsi="Times New Roman" w:cs="Times New Roman"/>
                  <w:sz w:val="18"/>
                  <w:szCs w:val="18"/>
                  <w:lang w:val="en-US"/>
                </w:rPr>
                <w:t>0.11</w:t>
              </w:r>
            </w:ins>
          </w:p>
        </w:tc>
      </w:tr>
      <w:tr w:rsidR="006A12D2" w:rsidRPr="006A12D2" w14:paraId="6D1DFE46" w14:textId="6E848AD0" w:rsidTr="006A12D2">
        <w:trPr>
          <w:ins w:id="623" w:author="Gonzalo Ríos" w:date="2026-06-05T19:38:00Z" w16du:dateUtc="2026-06-05T23:38:00Z"/>
        </w:trPr>
        <w:tc>
          <w:tcPr>
            <w:tcW w:w="610" w:type="dxa"/>
            <w:vAlign w:val="center"/>
            <w:tcPrChange w:id="624" w:author="Gonzalo Ríos" w:date="2026-06-05T19:43:00Z" w16du:dateUtc="2026-06-05T23:43:00Z">
              <w:tcPr>
                <w:tcW w:w="881" w:type="dxa"/>
                <w:gridSpan w:val="3"/>
              </w:tcPr>
            </w:tcPrChange>
          </w:tcPr>
          <w:p w14:paraId="20C45684" w14:textId="4C8D3757" w:rsidR="006A12D2" w:rsidRPr="006A12D2" w:rsidRDefault="006A12D2" w:rsidP="006A12D2">
            <w:pPr>
              <w:jc w:val="center"/>
              <w:rPr>
                <w:ins w:id="625" w:author="Gonzalo Ríos" w:date="2026-06-05T19:38:00Z" w16du:dateUtc="2026-06-05T23:38:00Z"/>
                <w:rFonts w:ascii="Times New Roman" w:eastAsiaTheme="minorEastAsia" w:hAnsi="Times New Roman" w:cs="Times New Roman"/>
                <w:sz w:val="18"/>
                <w:szCs w:val="18"/>
                <w:lang w:val="en-US"/>
                <w:rPrChange w:id="626" w:author="Gonzalo Ríos" w:date="2026-06-05T19:41:00Z" w16du:dateUtc="2026-06-05T23:41:00Z">
                  <w:rPr>
                    <w:ins w:id="627" w:author="Gonzalo Ríos" w:date="2026-06-05T19:38:00Z" w16du:dateUtc="2026-06-05T23:38:00Z"/>
                    <w:rFonts w:ascii="Times New Roman" w:eastAsiaTheme="minorEastAsia" w:hAnsi="Times New Roman" w:cs="Times New Roman"/>
                    <w:sz w:val="24"/>
                    <w:szCs w:val="24"/>
                    <w:lang w:val="en-US"/>
                  </w:rPr>
                </w:rPrChange>
              </w:rPr>
              <w:pPrChange w:id="628" w:author="Gonzalo Ríos" w:date="2026-06-05T19:43:00Z" w16du:dateUtc="2026-06-05T23:43:00Z">
                <w:pPr>
                  <w:jc w:val="both"/>
                </w:pPr>
              </w:pPrChange>
            </w:pPr>
            <m:oMathPara>
              <m:oMath>
                <m:sSub>
                  <m:sSubPr>
                    <m:ctrlPr>
                      <w:ins w:id="629" w:author="Gonzalo Ríos" w:date="2026-06-05T19:38:00Z" w16du:dateUtc="2026-06-05T23:38:00Z">
                        <w:rPr>
                          <w:rFonts w:ascii="Cambria Math" w:eastAsiaTheme="minorEastAsia" w:hAnsi="Cambria Math" w:cs="Times New Roman"/>
                          <w:i/>
                          <w:sz w:val="18"/>
                          <w:szCs w:val="18"/>
                          <w:lang w:val="en-US"/>
                          <w:rPrChange w:id="630" w:author="Gonzalo Ríos" w:date="2026-06-05T19:41:00Z" w16du:dateUtc="2026-06-05T23:41:00Z">
                            <w:rPr>
                              <w:rFonts w:ascii="Cambria Math" w:eastAsiaTheme="minorEastAsia" w:hAnsi="Cambria Math" w:cs="Times New Roman"/>
                              <w:i/>
                              <w:sz w:val="24"/>
                              <w:szCs w:val="24"/>
                              <w:lang w:val="en-US"/>
                            </w:rPr>
                          </w:rPrChange>
                        </w:rPr>
                      </w:ins>
                    </m:ctrlPr>
                  </m:sSubPr>
                  <m:e>
                    <m:r>
                      <w:ins w:id="631" w:author="Gonzalo Ríos" w:date="2026-06-05T19:38:00Z" w16du:dateUtc="2026-06-05T23:38:00Z">
                        <w:rPr>
                          <w:rFonts w:ascii="Cambria Math" w:eastAsiaTheme="minorEastAsia" w:hAnsi="Cambria Math" w:cs="Times New Roman"/>
                          <w:sz w:val="18"/>
                          <w:szCs w:val="18"/>
                          <w:lang w:val="en-US"/>
                          <w:rPrChange w:id="632" w:author="Gonzalo Ríos" w:date="2026-06-05T19:41:00Z" w16du:dateUtc="2026-06-05T23:41:00Z">
                            <w:rPr>
                              <w:rFonts w:ascii="Cambria Math" w:eastAsiaTheme="minorEastAsia" w:hAnsi="Cambria Math" w:cs="Times New Roman"/>
                              <w:sz w:val="24"/>
                              <w:szCs w:val="24"/>
                              <w:lang w:val="en-US"/>
                            </w:rPr>
                          </w:rPrChange>
                        </w:rPr>
                        <m:t>Q</m:t>
                      </w:ins>
                    </m:r>
                  </m:e>
                  <m:sub>
                    <m:r>
                      <w:ins w:id="633" w:author="Gonzalo Ríos" w:date="2026-06-05T19:38:00Z" w16du:dateUtc="2026-06-05T23:38:00Z">
                        <w:rPr>
                          <w:rFonts w:ascii="Cambria Math" w:eastAsiaTheme="minorEastAsia" w:hAnsi="Cambria Math" w:cs="Times New Roman"/>
                          <w:sz w:val="18"/>
                          <w:szCs w:val="18"/>
                          <w:lang w:val="en-US"/>
                          <w:rPrChange w:id="634" w:author="Gonzalo Ríos" w:date="2026-06-05T19:41:00Z" w16du:dateUtc="2026-06-05T23:41:00Z">
                            <w:rPr>
                              <w:rFonts w:ascii="Cambria Math" w:eastAsiaTheme="minorEastAsia" w:hAnsi="Cambria Math" w:cs="Times New Roman"/>
                              <w:sz w:val="24"/>
                              <w:szCs w:val="24"/>
                              <w:lang w:val="en-US"/>
                            </w:rPr>
                          </w:rPrChange>
                        </w:rPr>
                        <m:t>3</m:t>
                      </w:ins>
                    </m:r>
                  </m:sub>
                </m:sSub>
              </m:oMath>
            </m:oMathPara>
          </w:p>
        </w:tc>
        <w:tc>
          <w:tcPr>
            <w:tcW w:w="678" w:type="dxa"/>
            <w:vAlign w:val="center"/>
            <w:tcPrChange w:id="635" w:author="Gonzalo Ríos" w:date="2026-06-05T19:43:00Z" w16du:dateUtc="2026-06-05T23:43:00Z">
              <w:tcPr>
                <w:tcW w:w="1192" w:type="dxa"/>
              </w:tcPr>
            </w:tcPrChange>
          </w:tcPr>
          <w:p w14:paraId="2737D11C" w14:textId="1BA9903F" w:rsidR="006A12D2" w:rsidRPr="006A12D2" w:rsidRDefault="006A12D2" w:rsidP="006A12D2">
            <w:pPr>
              <w:jc w:val="center"/>
              <w:rPr>
                <w:ins w:id="636" w:author="Gonzalo Ríos" w:date="2026-06-05T19:38:00Z" w16du:dateUtc="2026-06-05T23:38:00Z"/>
                <w:rFonts w:ascii="Times New Roman" w:eastAsiaTheme="minorEastAsia" w:hAnsi="Times New Roman" w:cs="Times New Roman"/>
                <w:sz w:val="18"/>
                <w:szCs w:val="18"/>
                <w:lang w:val="en-US"/>
                <w:rPrChange w:id="637" w:author="Gonzalo Ríos" w:date="2026-06-05T19:41:00Z" w16du:dateUtc="2026-06-05T23:41:00Z">
                  <w:rPr>
                    <w:ins w:id="638" w:author="Gonzalo Ríos" w:date="2026-06-05T19:38:00Z" w16du:dateUtc="2026-06-05T23:38:00Z"/>
                    <w:rFonts w:ascii="Times New Roman" w:eastAsiaTheme="minorEastAsia" w:hAnsi="Times New Roman" w:cs="Times New Roman"/>
                    <w:sz w:val="24"/>
                    <w:szCs w:val="24"/>
                    <w:lang w:val="en-US"/>
                  </w:rPr>
                </w:rPrChange>
              </w:rPr>
              <w:pPrChange w:id="639" w:author="Gonzalo Ríos" w:date="2026-06-05T19:43:00Z" w16du:dateUtc="2026-06-05T23:43:00Z">
                <w:pPr>
                  <w:jc w:val="both"/>
                </w:pPr>
              </w:pPrChange>
            </w:pPr>
            <w:ins w:id="640" w:author="Gonzalo Ríos" w:date="2026-06-05T19:39:00Z" w16du:dateUtc="2026-06-05T23:39:00Z">
              <w:r w:rsidRPr="006A12D2">
                <w:rPr>
                  <w:rFonts w:ascii="Times New Roman" w:eastAsiaTheme="minorEastAsia" w:hAnsi="Times New Roman" w:cs="Times New Roman"/>
                  <w:sz w:val="18"/>
                  <w:szCs w:val="18"/>
                  <w:lang w:val="en-US"/>
                  <w:rPrChange w:id="641" w:author="Gonzalo Ríos" w:date="2026-06-05T19:41:00Z" w16du:dateUtc="2026-06-05T23:41:00Z">
                    <w:rPr>
                      <w:rFonts w:ascii="Times New Roman" w:eastAsiaTheme="minorEastAsia" w:hAnsi="Times New Roman" w:cs="Times New Roman"/>
                      <w:sz w:val="24"/>
                      <w:szCs w:val="24"/>
                      <w:lang w:val="en-US"/>
                    </w:rPr>
                  </w:rPrChange>
                </w:rPr>
                <w:t>20.00</w:t>
              </w:r>
            </w:ins>
          </w:p>
        </w:tc>
        <w:tc>
          <w:tcPr>
            <w:tcW w:w="986" w:type="dxa"/>
            <w:vAlign w:val="center"/>
            <w:tcPrChange w:id="642" w:author="Gonzalo Ríos" w:date="2026-06-05T19:43:00Z" w16du:dateUtc="2026-06-05T23:43:00Z">
              <w:tcPr>
                <w:tcW w:w="1153" w:type="dxa"/>
              </w:tcPr>
            </w:tcPrChange>
          </w:tcPr>
          <w:p w14:paraId="235DD9C5" w14:textId="1130A041" w:rsidR="006A12D2" w:rsidRPr="006A12D2" w:rsidRDefault="006A12D2" w:rsidP="006A12D2">
            <w:pPr>
              <w:jc w:val="center"/>
              <w:rPr>
                <w:ins w:id="643" w:author="Gonzalo Ríos" w:date="2026-06-05T19:38:00Z" w16du:dateUtc="2026-06-05T23:38:00Z"/>
                <w:rFonts w:ascii="Times New Roman" w:eastAsiaTheme="minorEastAsia" w:hAnsi="Times New Roman" w:cs="Times New Roman"/>
                <w:sz w:val="18"/>
                <w:szCs w:val="18"/>
                <w:lang w:val="en-US"/>
                <w:rPrChange w:id="644" w:author="Gonzalo Ríos" w:date="2026-06-05T19:41:00Z" w16du:dateUtc="2026-06-05T23:41:00Z">
                  <w:rPr>
                    <w:ins w:id="645" w:author="Gonzalo Ríos" w:date="2026-06-05T19:38:00Z" w16du:dateUtc="2026-06-05T23:38:00Z"/>
                    <w:rFonts w:ascii="Times New Roman" w:eastAsiaTheme="minorEastAsia" w:hAnsi="Times New Roman" w:cs="Times New Roman"/>
                    <w:sz w:val="24"/>
                    <w:szCs w:val="24"/>
                    <w:lang w:val="en-US"/>
                  </w:rPr>
                </w:rPrChange>
              </w:rPr>
              <w:pPrChange w:id="646" w:author="Gonzalo Ríos" w:date="2026-06-05T19:43:00Z" w16du:dateUtc="2026-06-05T23:43:00Z">
                <w:pPr>
                  <w:jc w:val="both"/>
                </w:pPr>
              </w:pPrChange>
            </w:pPr>
            <w:ins w:id="647" w:author="Gonzalo Ríos" w:date="2026-06-05T19:39:00Z" w16du:dateUtc="2026-06-05T23:39:00Z">
              <w:r w:rsidRPr="006A12D2">
                <w:rPr>
                  <w:rFonts w:ascii="Times New Roman" w:eastAsiaTheme="minorEastAsia" w:hAnsi="Times New Roman" w:cs="Times New Roman"/>
                  <w:sz w:val="18"/>
                  <w:szCs w:val="18"/>
                  <w:lang w:val="en-US"/>
                  <w:rPrChange w:id="648" w:author="Gonzalo Ríos" w:date="2026-06-05T19:41:00Z" w16du:dateUtc="2026-06-05T23:41:00Z">
                    <w:rPr>
                      <w:rFonts w:ascii="Times New Roman" w:eastAsiaTheme="minorEastAsia" w:hAnsi="Times New Roman" w:cs="Times New Roman"/>
                      <w:sz w:val="24"/>
                      <w:szCs w:val="24"/>
                      <w:lang w:val="en-US"/>
                    </w:rPr>
                  </w:rPrChange>
                </w:rPr>
                <w:t>14.23</w:t>
              </w:r>
            </w:ins>
          </w:p>
        </w:tc>
        <w:tc>
          <w:tcPr>
            <w:tcW w:w="1074" w:type="dxa"/>
            <w:vAlign w:val="center"/>
            <w:tcPrChange w:id="649" w:author="Gonzalo Ríos" w:date="2026-06-05T19:43:00Z" w16du:dateUtc="2026-06-05T23:43:00Z">
              <w:tcPr>
                <w:tcW w:w="1216" w:type="dxa"/>
                <w:gridSpan w:val="3"/>
              </w:tcPr>
            </w:tcPrChange>
          </w:tcPr>
          <w:p w14:paraId="62780FB0" w14:textId="68BF49B4" w:rsidR="006A12D2" w:rsidRPr="006A12D2" w:rsidRDefault="006A12D2" w:rsidP="006A12D2">
            <w:pPr>
              <w:jc w:val="center"/>
              <w:rPr>
                <w:ins w:id="650" w:author="Gonzalo Ríos" w:date="2026-06-05T19:38:00Z" w16du:dateUtc="2026-06-05T23:38:00Z"/>
                <w:rFonts w:ascii="Times New Roman" w:eastAsiaTheme="minorEastAsia" w:hAnsi="Times New Roman" w:cs="Times New Roman"/>
                <w:sz w:val="18"/>
                <w:szCs w:val="18"/>
                <w:lang w:val="en-US"/>
                <w:rPrChange w:id="651" w:author="Gonzalo Ríos" w:date="2026-06-05T19:41:00Z" w16du:dateUtc="2026-06-05T23:41:00Z">
                  <w:rPr>
                    <w:ins w:id="652" w:author="Gonzalo Ríos" w:date="2026-06-05T19:38:00Z" w16du:dateUtc="2026-06-05T23:38:00Z"/>
                    <w:rFonts w:ascii="Times New Roman" w:eastAsiaTheme="minorEastAsia" w:hAnsi="Times New Roman" w:cs="Times New Roman"/>
                    <w:sz w:val="24"/>
                    <w:szCs w:val="24"/>
                    <w:lang w:val="en-US"/>
                  </w:rPr>
                </w:rPrChange>
              </w:rPr>
              <w:pPrChange w:id="653" w:author="Gonzalo Ríos" w:date="2026-06-05T19:43:00Z" w16du:dateUtc="2026-06-05T23:43:00Z">
                <w:pPr>
                  <w:jc w:val="both"/>
                </w:pPr>
              </w:pPrChange>
            </w:pPr>
            <w:ins w:id="654" w:author="Gonzalo Ríos" w:date="2026-06-05T19:40:00Z" w16du:dateUtc="2026-06-05T23:40:00Z">
              <w:r w:rsidRPr="006A12D2">
                <w:rPr>
                  <w:rFonts w:ascii="Times New Roman" w:eastAsiaTheme="minorEastAsia" w:hAnsi="Times New Roman" w:cs="Times New Roman"/>
                  <w:sz w:val="18"/>
                  <w:szCs w:val="18"/>
                  <w:lang w:val="en-US"/>
                  <w:rPrChange w:id="655" w:author="Gonzalo Ríos" w:date="2026-06-05T19:41:00Z" w16du:dateUtc="2026-06-05T23:41:00Z">
                    <w:rPr>
                      <w:rFonts w:ascii="Times New Roman" w:eastAsiaTheme="minorEastAsia" w:hAnsi="Times New Roman" w:cs="Times New Roman"/>
                      <w:sz w:val="24"/>
                      <w:szCs w:val="24"/>
                      <w:lang w:val="en-US"/>
                    </w:rPr>
                  </w:rPrChange>
                </w:rPr>
                <w:t>16.00</w:t>
              </w:r>
            </w:ins>
          </w:p>
        </w:tc>
        <w:tc>
          <w:tcPr>
            <w:tcW w:w="679" w:type="dxa"/>
            <w:vAlign w:val="center"/>
            <w:tcPrChange w:id="656" w:author="Gonzalo Ríos" w:date="2026-06-05T19:43:00Z" w16du:dateUtc="2026-06-05T23:43:00Z">
              <w:tcPr>
                <w:tcW w:w="1020" w:type="dxa"/>
              </w:tcPr>
            </w:tcPrChange>
          </w:tcPr>
          <w:p w14:paraId="32FECAD3" w14:textId="03A602E2" w:rsidR="006A12D2" w:rsidRPr="006A12D2" w:rsidRDefault="006A12D2" w:rsidP="006A12D2">
            <w:pPr>
              <w:jc w:val="center"/>
              <w:rPr>
                <w:ins w:id="657" w:author="Gonzalo Ríos" w:date="2026-06-05T19:38:00Z" w16du:dateUtc="2026-06-05T23:38:00Z"/>
                <w:rFonts w:ascii="Times New Roman" w:eastAsiaTheme="minorEastAsia" w:hAnsi="Times New Roman" w:cs="Times New Roman"/>
                <w:sz w:val="18"/>
                <w:szCs w:val="18"/>
                <w:lang w:val="en-US"/>
                <w:rPrChange w:id="658" w:author="Gonzalo Ríos" w:date="2026-06-05T19:41:00Z" w16du:dateUtc="2026-06-05T23:41:00Z">
                  <w:rPr>
                    <w:ins w:id="659" w:author="Gonzalo Ríos" w:date="2026-06-05T19:38:00Z" w16du:dateUtc="2026-06-05T23:38:00Z"/>
                    <w:rFonts w:ascii="Times New Roman" w:eastAsiaTheme="minorEastAsia" w:hAnsi="Times New Roman" w:cs="Times New Roman"/>
                    <w:sz w:val="24"/>
                    <w:szCs w:val="24"/>
                    <w:lang w:val="en-US"/>
                  </w:rPr>
                </w:rPrChange>
              </w:rPr>
              <w:pPrChange w:id="660" w:author="Gonzalo Ríos" w:date="2026-06-05T19:43:00Z" w16du:dateUtc="2026-06-05T23:43:00Z">
                <w:pPr>
                  <w:jc w:val="both"/>
                </w:pPr>
              </w:pPrChange>
            </w:pPr>
            <w:ins w:id="661" w:author="Gonzalo Ríos" w:date="2026-06-05T19:41:00Z" w16du:dateUtc="2026-06-05T23:41:00Z">
              <w:r>
                <w:rPr>
                  <w:rFonts w:ascii="Times New Roman" w:eastAsiaTheme="minorEastAsia" w:hAnsi="Times New Roman" w:cs="Times New Roman"/>
                  <w:sz w:val="18"/>
                  <w:szCs w:val="18"/>
                  <w:lang w:val="en-US"/>
                </w:rPr>
                <w:t>0.00</w:t>
              </w:r>
            </w:ins>
          </w:p>
        </w:tc>
        <w:tc>
          <w:tcPr>
            <w:tcW w:w="987" w:type="dxa"/>
            <w:vAlign w:val="center"/>
            <w:tcPrChange w:id="662" w:author="Gonzalo Ríos" w:date="2026-06-05T19:43:00Z" w16du:dateUtc="2026-06-05T23:43:00Z">
              <w:tcPr>
                <w:tcW w:w="1059" w:type="dxa"/>
                <w:gridSpan w:val="3"/>
              </w:tcPr>
            </w:tcPrChange>
          </w:tcPr>
          <w:p w14:paraId="73B7CC1A" w14:textId="7C5EF6F6" w:rsidR="006A12D2" w:rsidRPr="006A12D2" w:rsidRDefault="006A12D2" w:rsidP="006A12D2">
            <w:pPr>
              <w:jc w:val="center"/>
              <w:rPr>
                <w:ins w:id="663" w:author="Gonzalo Ríos" w:date="2026-06-05T19:38:00Z" w16du:dateUtc="2026-06-05T23:38:00Z"/>
                <w:rFonts w:ascii="Times New Roman" w:eastAsiaTheme="minorEastAsia" w:hAnsi="Times New Roman" w:cs="Times New Roman"/>
                <w:sz w:val="18"/>
                <w:szCs w:val="18"/>
                <w:lang w:val="en-US"/>
                <w:rPrChange w:id="664" w:author="Gonzalo Ríos" w:date="2026-06-05T19:41:00Z" w16du:dateUtc="2026-06-05T23:41:00Z">
                  <w:rPr>
                    <w:ins w:id="665" w:author="Gonzalo Ríos" w:date="2026-06-05T19:38:00Z" w16du:dateUtc="2026-06-05T23:38:00Z"/>
                    <w:rFonts w:ascii="Times New Roman" w:eastAsiaTheme="minorEastAsia" w:hAnsi="Times New Roman" w:cs="Times New Roman"/>
                    <w:sz w:val="24"/>
                    <w:szCs w:val="24"/>
                    <w:lang w:val="en-US"/>
                  </w:rPr>
                </w:rPrChange>
              </w:rPr>
              <w:pPrChange w:id="666" w:author="Gonzalo Ríos" w:date="2026-06-05T19:43:00Z" w16du:dateUtc="2026-06-05T23:43:00Z">
                <w:pPr>
                  <w:jc w:val="both"/>
                </w:pPr>
              </w:pPrChange>
            </w:pPr>
            <w:ins w:id="667" w:author="Gonzalo Ríos" w:date="2026-06-05T19:42:00Z" w16du:dateUtc="2026-06-05T23:42:00Z">
              <w:r>
                <w:rPr>
                  <w:rFonts w:ascii="Times New Roman" w:eastAsiaTheme="minorEastAsia" w:hAnsi="Times New Roman" w:cs="Times New Roman"/>
                  <w:sz w:val="18"/>
                  <w:szCs w:val="18"/>
                  <w:lang w:val="en-US"/>
                </w:rPr>
                <w:t>0.03</w:t>
              </w:r>
            </w:ins>
          </w:p>
        </w:tc>
        <w:tc>
          <w:tcPr>
            <w:tcW w:w="1074" w:type="dxa"/>
            <w:vAlign w:val="center"/>
            <w:tcPrChange w:id="668" w:author="Gonzalo Ríos" w:date="2026-06-05T19:43:00Z" w16du:dateUtc="2026-06-05T23:43:00Z">
              <w:tcPr>
                <w:tcW w:w="1111" w:type="dxa"/>
              </w:tcPr>
            </w:tcPrChange>
          </w:tcPr>
          <w:p w14:paraId="3A6E386F" w14:textId="7DC5715F" w:rsidR="006A12D2" w:rsidRPr="006A12D2" w:rsidRDefault="006A12D2" w:rsidP="006A12D2">
            <w:pPr>
              <w:jc w:val="center"/>
              <w:rPr>
                <w:ins w:id="669" w:author="Gonzalo Ríos" w:date="2026-06-05T19:41:00Z" w16du:dateUtc="2026-06-05T23:41:00Z"/>
                <w:rFonts w:ascii="Times New Roman" w:eastAsiaTheme="minorEastAsia" w:hAnsi="Times New Roman" w:cs="Times New Roman"/>
                <w:sz w:val="18"/>
                <w:szCs w:val="18"/>
                <w:lang w:val="en-US"/>
              </w:rPr>
              <w:pPrChange w:id="670" w:author="Gonzalo Ríos" w:date="2026-06-05T19:43:00Z" w16du:dateUtc="2026-06-05T23:43:00Z">
                <w:pPr>
                  <w:jc w:val="both"/>
                </w:pPr>
              </w:pPrChange>
            </w:pPr>
            <w:ins w:id="671" w:author="Gonzalo Ríos" w:date="2026-06-05T19:42:00Z" w16du:dateUtc="2026-06-05T23:42:00Z">
              <w:r>
                <w:rPr>
                  <w:rFonts w:ascii="Times New Roman" w:eastAsiaTheme="minorEastAsia" w:hAnsi="Times New Roman" w:cs="Times New Roman"/>
                  <w:sz w:val="18"/>
                  <w:szCs w:val="18"/>
                  <w:lang w:val="en-US"/>
                </w:rPr>
                <w:t>0.05</w:t>
              </w:r>
            </w:ins>
          </w:p>
        </w:tc>
        <w:tc>
          <w:tcPr>
            <w:tcW w:w="679" w:type="dxa"/>
            <w:vAlign w:val="center"/>
            <w:tcPrChange w:id="672" w:author="Gonzalo Ríos" w:date="2026-06-05T19:43:00Z" w16du:dateUtc="2026-06-05T23:43:00Z">
              <w:tcPr>
                <w:tcW w:w="598" w:type="dxa"/>
              </w:tcPr>
            </w:tcPrChange>
          </w:tcPr>
          <w:p w14:paraId="3FD57D9D" w14:textId="5C5ABD89" w:rsidR="006A12D2" w:rsidRDefault="006A12D2" w:rsidP="006A12D2">
            <w:pPr>
              <w:jc w:val="center"/>
              <w:rPr>
                <w:ins w:id="673" w:author="Gonzalo Ríos" w:date="2026-06-05T19:42:00Z" w16du:dateUtc="2026-06-05T23:42:00Z"/>
                <w:rFonts w:ascii="Times New Roman" w:eastAsiaTheme="minorEastAsia" w:hAnsi="Times New Roman" w:cs="Times New Roman"/>
                <w:sz w:val="18"/>
                <w:szCs w:val="18"/>
                <w:lang w:val="en-US"/>
              </w:rPr>
              <w:pPrChange w:id="674" w:author="Gonzalo Ríos" w:date="2026-06-05T19:43:00Z" w16du:dateUtc="2026-06-05T23:43:00Z">
                <w:pPr>
                  <w:jc w:val="both"/>
                </w:pPr>
              </w:pPrChange>
            </w:pPr>
            <w:ins w:id="675" w:author="Gonzalo Ríos" w:date="2026-06-05T19:43:00Z" w16du:dateUtc="2026-06-05T23:43:00Z">
              <w:r>
                <w:rPr>
                  <w:rFonts w:ascii="Times New Roman" w:eastAsiaTheme="minorEastAsia" w:hAnsi="Times New Roman" w:cs="Times New Roman"/>
                  <w:sz w:val="18"/>
                  <w:szCs w:val="18"/>
                  <w:lang w:val="en-US"/>
                </w:rPr>
                <w:t>0.00</w:t>
              </w:r>
            </w:ins>
          </w:p>
        </w:tc>
        <w:tc>
          <w:tcPr>
            <w:tcW w:w="987" w:type="dxa"/>
            <w:vAlign w:val="center"/>
            <w:tcPrChange w:id="676" w:author="Gonzalo Ríos" w:date="2026-06-05T19:43:00Z" w16du:dateUtc="2026-06-05T23:43:00Z">
              <w:tcPr>
                <w:tcW w:w="598" w:type="dxa"/>
              </w:tcPr>
            </w:tcPrChange>
          </w:tcPr>
          <w:p w14:paraId="662B043B" w14:textId="3D41BB23" w:rsidR="006A12D2" w:rsidRDefault="006A12D2" w:rsidP="006A12D2">
            <w:pPr>
              <w:jc w:val="center"/>
              <w:rPr>
                <w:ins w:id="677" w:author="Gonzalo Ríos" w:date="2026-06-05T19:42:00Z" w16du:dateUtc="2026-06-05T23:42:00Z"/>
                <w:rFonts w:ascii="Times New Roman" w:eastAsiaTheme="minorEastAsia" w:hAnsi="Times New Roman" w:cs="Times New Roman"/>
                <w:sz w:val="18"/>
                <w:szCs w:val="18"/>
                <w:lang w:val="en-US"/>
              </w:rPr>
              <w:pPrChange w:id="678" w:author="Gonzalo Ríos" w:date="2026-06-05T19:43:00Z" w16du:dateUtc="2026-06-05T23:43:00Z">
                <w:pPr>
                  <w:jc w:val="both"/>
                </w:pPr>
              </w:pPrChange>
            </w:pPr>
            <w:ins w:id="679" w:author="Gonzalo Ríos" w:date="2026-06-05T19:43:00Z" w16du:dateUtc="2026-06-05T23:43:00Z">
              <w:r>
                <w:rPr>
                  <w:rFonts w:ascii="Times New Roman" w:eastAsiaTheme="minorEastAsia" w:hAnsi="Times New Roman" w:cs="Times New Roman"/>
                  <w:sz w:val="18"/>
                  <w:szCs w:val="18"/>
                  <w:lang w:val="en-US"/>
                </w:rPr>
                <w:t>1.38</w:t>
              </w:r>
            </w:ins>
          </w:p>
        </w:tc>
        <w:tc>
          <w:tcPr>
            <w:tcW w:w="1455" w:type="dxa"/>
            <w:vAlign w:val="center"/>
            <w:tcPrChange w:id="680" w:author="Gonzalo Ríos" w:date="2026-06-05T19:43:00Z" w16du:dateUtc="2026-06-05T23:43:00Z">
              <w:tcPr>
                <w:tcW w:w="598" w:type="dxa"/>
                <w:gridSpan w:val="2"/>
              </w:tcPr>
            </w:tcPrChange>
          </w:tcPr>
          <w:p w14:paraId="6DCE2CF2" w14:textId="548168CF" w:rsidR="006A12D2" w:rsidRDefault="006A12D2" w:rsidP="006A12D2">
            <w:pPr>
              <w:jc w:val="center"/>
              <w:rPr>
                <w:ins w:id="681" w:author="Gonzalo Ríos" w:date="2026-06-05T19:42:00Z" w16du:dateUtc="2026-06-05T23:42:00Z"/>
                <w:rFonts w:ascii="Times New Roman" w:eastAsiaTheme="minorEastAsia" w:hAnsi="Times New Roman" w:cs="Times New Roman"/>
                <w:sz w:val="18"/>
                <w:szCs w:val="18"/>
                <w:lang w:val="en-US"/>
              </w:rPr>
              <w:pPrChange w:id="682" w:author="Gonzalo Ríos" w:date="2026-06-05T19:43:00Z" w16du:dateUtc="2026-06-05T23:43:00Z">
                <w:pPr>
                  <w:jc w:val="both"/>
                </w:pPr>
              </w:pPrChange>
            </w:pPr>
            <w:ins w:id="683" w:author="Gonzalo Ríos" w:date="2026-06-05T19:44:00Z" w16du:dateUtc="2026-06-05T23:44:00Z">
              <w:r>
                <w:rPr>
                  <w:rFonts w:ascii="Times New Roman" w:eastAsiaTheme="minorEastAsia" w:hAnsi="Times New Roman" w:cs="Times New Roman"/>
                  <w:sz w:val="18"/>
                  <w:szCs w:val="18"/>
                  <w:lang w:val="en-US"/>
                </w:rPr>
                <w:t>0.03</w:t>
              </w:r>
            </w:ins>
          </w:p>
        </w:tc>
      </w:tr>
      <w:tr w:rsidR="006A12D2" w:rsidRPr="006A12D2" w14:paraId="47D87A14" w14:textId="199F2299" w:rsidTr="006A12D2">
        <w:trPr>
          <w:ins w:id="684" w:author="Gonzalo Ríos" w:date="2026-06-05T19:38:00Z" w16du:dateUtc="2026-06-05T23:38:00Z"/>
        </w:trPr>
        <w:tc>
          <w:tcPr>
            <w:tcW w:w="610" w:type="dxa"/>
            <w:vAlign w:val="center"/>
            <w:tcPrChange w:id="685" w:author="Gonzalo Ríos" w:date="2026-06-05T19:43:00Z" w16du:dateUtc="2026-06-05T23:43:00Z">
              <w:tcPr>
                <w:tcW w:w="881" w:type="dxa"/>
                <w:gridSpan w:val="3"/>
              </w:tcPr>
            </w:tcPrChange>
          </w:tcPr>
          <w:p w14:paraId="3336E65F" w14:textId="12FE7E6B" w:rsidR="006A12D2" w:rsidRPr="006A12D2" w:rsidRDefault="006A12D2" w:rsidP="006A12D2">
            <w:pPr>
              <w:jc w:val="center"/>
              <w:rPr>
                <w:ins w:id="686" w:author="Gonzalo Ríos" w:date="2026-06-05T19:38:00Z" w16du:dateUtc="2026-06-05T23:38:00Z"/>
                <w:rFonts w:ascii="Times New Roman" w:eastAsia="Times New Roman" w:hAnsi="Times New Roman" w:cs="Times New Roman"/>
                <w:sz w:val="18"/>
                <w:szCs w:val="18"/>
                <w:lang w:val="en-US"/>
                <w:rPrChange w:id="687" w:author="Gonzalo Ríos" w:date="2026-06-05T19:41:00Z" w16du:dateUtc="2026-06-05T23:41:00Z">
                  <w:rPr>
                    <w:ins w:id="688" w:author="Gonzalo Ríos" w:date="2026-06-05T19:38:00Z" w16du:dateUtc="2026-06-05T23:38:00Z"/>
                    <w:rFonts w:ascii="Times New Roman" w:eastAsia="Times New Roman" w:hAnsi="Times New Roman" w:cs="Times New Roman"/>
                    <w:sz w:val="24"/>
                    <w:szCs w:val="24"/>
                    <w:lang w:val="en-US"/>
                  </w:rPr>
                </w:rPrChange>
              </w:rPr>
              <w:pPrChange w:id="689" w:author="Gonzalo Ríos" w:date="2026-06-05T19:43:00Z" w16du:dateUtc="2026-06-05T23:43:00Z">
                <w:pPr>
                  <w:jc w:val="both"/>
                </w:pPr>
              </w:pPrChange>
            </w:pPr>
            <w:ins w:id="690" w:author="Gonzalo Ríos" w:date="2026-06-05T19:38:00Z" w16du:dateUtc="2026-06-05T23:38:00Z">
              <w:r w:rsidRPr="006A12D2">
                <w:rPr>
                  <w:rFonts w:ascii="Times New Roman" w:eastAsia="Times New Roman" w:hAnsi="Times New Roman" w:cs="Times New Roman"/>
                  <w:sz w:val="18"/>
                  <w:szCs w:val="18"/>
                  <w:lang w:val="en-US"/>
                  <w:rPrChange w:id="691" w:author="Gonzalo Ríos" w:date="2026-06-05T19:41:00Z" w16du:dateUtc="2026-06-05T23:41:00Z">
                    <w:rPr>
                      <w:rFonts w:ascii="Times New Roman" w:eastAsia="Times New Roman" w:hAnsi="Times New Roman" w:cs="Times New Roman"/>
                      <w:sz w:val="24"/>
                      <w:szCs w:val="24"/>
                      <w:lang w:val="en-US"/>
                    </w:rPr>
                  </w:rPrChange>
                </w:rPr>
                <w:t>Max</w:t>
              </w:r>
            </w:ins>
          </w:p>
        </w:tc>
        <w:tc>
          <w:tcPr>
            <w:tcW w:w="678" w:type="dxa"/>
            <w:vAlign w:val="center"/>
            <w:tcPrChange w:id="692" w:author="Gonzalo Ríos" w:date="2026-06-05T19:43:00Z" w16du:dateUtc="2026-06-05T23:43:00Z">
              <w:tcPr>
                <w:tcW w:w="1192" w:type="dxa"/>
              </w:tcPr>
            </w:tcPrChange>
          </w:tcPr>
          <w:p w14:paraId="5C30A626" w14:textId="762AA949" w:rsidR="006A12D2" w:rsidRPr="006A12D2" w:rsidRDefault="006A12D2" w:rsidP="006A12D2">
            <w:pPr>
              <w:jc w:val="center"/>
              <w:rPr>
                <w:ins w:id="693" w:author="Gonzalo Ríos" w:date="2026-06-05T19:38:00Z" w16du:dateUtc="2026-06-05T23:38:00Z"/>
                <w:rFonts w:ascii="Times New Roman" w:eastAsiaTheme="minorEastAsia" w:hAnsi="Times New Roman" w:cs="Times New Roman"/>
                <w:sz w:val="18"/>
                <w:szCs w:val="18"/>
                <w:lang w:val="en-US"/>
                <w:rPrChange w:id="694" w:author="Gonzalo Ríos" w:date="2026-06-05T19:41:00Z" w16du:dateUtc="2026-06-05T23:41:00Z">
                  <w:rPr>
                    <w:ins w:id="695" w:author="Gonzalo Ríos" w:date="2026-06-05T19:38:00Z" w16du:dateUtc="2026-06-05T23:38:00Z"/>
                    <w:rFonts w:ascii="Times New Roman" w:eastAsiaTheme="minorEastAsia" w:hAnsi="Times New Roman" w:cs="Times New Roman"/>
                    <w:sz w:val="24"/>
                    <w:szCs w:val="24"/>
                    <w:lang w:val="en-US"/>
                  </w:rPr>
                </w:rPrChange>
              </w:rPr>
              <w:pPrChange w:id="696" w:author="Gonzalo Ríos" w:date="2026-06-05T19:43:00Z" w16du:dateUtc="2026-06-05T23:43:00Z">
                <w:pPr>
                  <w:jc w:val="both"/>
                </w:pPr>
              </w:pPrChange>
            </w:pPr>
            <w:ins w:id="697" w:author="Gonzalo Ríos" w:date="2026-06-05T19:39:00Z" w16du:dateUtc="2026-06-05T23:39:00Z">
              <w:r w:rsidRPr="006A12D2">
                <w:rPr>
                  <w:rFonts w:ascii="Times New Roman" w:eastAsiaTheme="minorEastAsia" w:hAnsi="Times New Roman" w:cs="Times New Roman"/>
                  <w:sz w:val="18"/>
                  <w:szCs w:val="18"/>
                  <w:lang w:val="en-US"/>
                  <w:rPrChange w:id="698" w:author="Gonzalo Ríos" w:date="2026-06-05T19:41:00Z" w16du:dateUtc="2026-06-05T23:41:00Z">
                    <w:rPr>
                      <w:rFonts w:ascii="Times New Roman" w:eastAsiaTheme="minorEastAsia" w:hAnsi="Times New Roman" w:cs="Times New Roman"/>
                      <w:sz w:val="24"/>
                      <w:szCs w:val="24"/>
                      <w:lang w:val="en-US"/>
                    </w:rPr>
                  </w:rPrChange>
                </w:rPr>
                <w:t>140.0</w:t>
              </w:r>
            </w:ins>
          </w:p>
        </w:tc>
        <w:tc>
          <w:tcPr>
            <w:tcW w:w="986" w:type="dxa"/>
            <w:vAlign w:val="center"/>
            <w:tcPrChange w:id="699" w:author="Gonzalo Ríos" w:date="2026-06-05T19:43:00Z" w16du:dateUtc="2026-06-05T23:43:00Z">
              <w:tcPr>
                <w:tcW w:w="1153" w:type="dxa"/>
              </w:tcPr>
            </w:tcPrChange>
          </w:tcPr>
          <w:p w14:paraId="5162DF43" w14:textId="06415E30" w:rsidR="006A12D2" w:rsidRPr="006A12D2" w:rsidRDefault="006A12D2" w:rsidP="006A12D2">
            <w:pPr>
              <w:jc w:val="center"/>
              <w:rPr>
                <w:ins w:id="700" w:author="Gonzalo Ríos" w:date="2026-06-05T19:38:00Z" w16du:dateUtc="2026-06-05T23:38:00Z"/>
                <w:rFonts w:ascii="Times New Roman" w:eastAsiaTheme="minorEastAsia" w:hAnsi="Times New Roman" w:cs="Times New Roman"/>
                <w:sz w:val="18"/>
                <w:szCs w:val="18"/>
                <w:lang w:val="en-US"/>
                <w:rPrChange w:id="701" w:author="Gonzalo Ríos" w:date="2026-06-05T19:41:00Z" w16du:dateUtc="2026-06-05T23:41:00Z">
                  <w:rPr>
                    <w:ins w:id="702" w:author="Gonzalo Ríos" w:date="2026-06-05T19:38:00Z" w16du:dateUtc="2026-06-05T23:38:00Z"/>
                    <w:rFonts w:ascii="Times New Roman" w:eastAsiaTheme="minorEastAsia" w:hAnsi="Times New Roman" w:cs="Times New Roman"/>
                    <w:sz w:val="24"/>
                    <w:szCs w:val="24"/>
                    <w:lang w:val="en-US"/>
                  </w:rPr>
                </w:rPrChange>
              </w:rPr>
              <w:pPrChange w:id="703" w:author="Gonzalo Ríos" w:date="2026-06-05T19:43:00Z" w16du:dateUtc="2026-06-05T23:43:00Z">
                <w:pPr>
                  <w:jc w:val="both"/>
                </w:pPr>
              </w:pPrChange>
            </w:pPr>
            <w:ins w:id="704" w:author="Gonzalo Ríos" w:date="2026-06-05T19:39:00Z" w16du:dateUtc="2026-06-05T23:39:00Z">
              <w:r w:rsidRPr="006A12D2">
                <w:rPr>
                  <w:rFonts w:ascii="Times New Roman" w:eastAsiaTheme="minorEastAsia" w:hAnsi="Times New Roman" w:cs="Times New Roman"/>
                  <w:sz w:val="18"/>
                  <w:szCs w:val="18"/>
                  <w:lang w:val="en-US"/>
                  <w:rPrChange w:id="705" w:author="Gonzalo Ríos" w:date="2026-06-05T19:41:00Z" w16du:dateUtc="2026-06-05T23:41:00Z">
                    <w:rPr>
                      <w:rFonts w:ascii="Times New Roman" w:eastAsiaTheme="minorEastAsia" w:hAnsi="Times New Roman" w:cs="Times New Roman"/>
                      <w:sz w:val="24"/>
                      <w:szCs w:val="24"/>
                      <w:lang w:val="en-US"/>
                    </w:rPr>
                  </w:rPrChange>
                </w:rPr>
                <w:t>155.5</w:t>
              </w:r>
            </w:ins>
          </w:p>
        </w:tc>
        <w:tc>
          <w:tcPr>
            <w:tcW w:w="1074" w:type="dxa"/>
            <w:vAlign w:val="center"/>
            <w:tcPrChange w:id="706" w:author="Gonzalo Ríos" w:date="2026-06-05T19:43:00Z" w16du:dateUtc="2026-06-05T23:43:00Z">
              <w:tcPr>
                <w:tcW w:w="1216" w:type="dxa"/>
                <w:gridSpan w:val="3"/>
              </w:tcPr>
            </w:tcPrChange>
          </w:tcPr>
          <w:p w14:paraId="591BF6EA" w14:textId="3B5B6037" w:rsidR="006A12D2" w:rsidRPr="006A12D2" w:rsidRDefault="006A12D2" w:rsidP="006A12D2">
            <w:pPr>
              <w:jc w:val="center"/>
              <w:rPr>
                <w:ins w:id="707" w:author="Gonzalo Ríos" w:date="2026-06-05T19:38:00Z" w16du:dateUtc="2026-06-05T23:38:00Z"/>
                <w:rFonts w:ascii="Times New Roman" w:eastAsiaTheme="minorEastAsia" w:hAnsi="Times New Roman" w:cs="Times New Roman"/>
                <w:sz w:val="18"/>
                <w:szCs w:val="18"/>
                <w:lang w:val="en-US"/>
                <w:rPrChange w:id="708" w:author="Gonzalo Ríos" w:date="2026-06-05T19:41:00Z" w16du:dateUtc="2026-06-05T23:41:00Z">
                  <w:rPr>
                    <w:ins w:id="709" w:author="Gonzalo Ríos" w:date="2026-06-05T19:38:00Z" w16du:dateUtc="2026-06-05T23:38:00Z"/>
                    <w:rFonts w:ascii="Times New Roman" w:eastAsiaTheme="minorEastAsia" w:hAnsi="Times New Roman" w:cs="Times New Roman"/>
                    <w:sz w:val="24"/>
                    <w:szCs w:val="24"/>
                    <w:lang w:val="en-US"/>
                  </w:rPr>
                </w:rPrChange>
              </w:rPr>
              <w:pPrChange w:id="710" w:author="Gonzalo Ríos" w:date="2026-06-05T19:43:00Z" w16du:dateUtc="2026-06-05T23:43:00Z">
                <w:pPr>
                  <w:jc w:val="both"/>
                </w:pPr>
              </w:pPrChange>
            </w:pPr>
            <w:ins w:id="711" w:author="Gonzalo Ríos" w:date="2026-06-05T19:40:00Z" w16du:dateUtc="2026-06-05T23:40:00Z">
              <w:r w:rsidRPr="006A12D2">
                <w:rPr>
                  <w:rFonts w:ascii="Times New Roman" w:eastAsiaTheme="minorEastAsia" w:hAnsi="Times New Roman" w:cs="Times New Roman"/>
                  <w:sz w:val="18"/>
                  <w:szCs w:val="18"/>
                  <w:lang w:val="en-US"/>
                  <w:rPrChange w:id="712" w:author="Gonzalo Ríos" w:date="2026-06-05T19:41:00Z" w16du:dateUtc="2026-06-05T23:41:00Z">
                    <w:rPr>
                      <w:rFonts w:ascii="Times New Roman" w:eastAsiaTheme="minorEastAsia" w:hAnsi="Times New Roman" w:cs="Times New Roman"/>
                      <w:sz w:val="24"/>
                      <w:szCs w:val="24"/>
                      <w:lang w:val="en-US"/>
                    </w:rPr>
                  </w:rPrChange>
                </w:rPr>
                <w:t>130.04</w:t>
              </w:r>
            </w:ins>
          </w:p>
        </w:tc>
        <w:tc>
          <w:tcPr>
            <w:tcW w:w="679" w:type="dxa"/>
            <w:vAlign w:val="center"/>
            <w:tcPrChange w:id="713" w:author="Gonzalo Ríos" w:date="2026-06-05T19:43:00Z" w16du:dateUtc="2026-06-05T23:43:00Z">
              <w:tcPr>
                <w:tcW w:w="1020" w:type="dxa"/>
              </w:tcPr>
            </w:tcPrChange>
          </w:tcPr>
          <w:p w14:paraId="20DC463A" w14:textId="1531E960" w:rsidR="006A12D2" w:rsidRPr="006A12D2" w:rsidRDefault="006A12D2" w:rsidP="006A12D2">
            <w:pPr>
              <w:jc w:val="center"/>
              <w:rPr>
                <w:ins w:id="714" w:author="Gonzalo Ríos" w:date="2026-06-05T19:38:00Z" w16du:dateUtc="2026-06-05T23:38:00Z"/>
                <w:rFonts w:ascii="Times New Roman" w:eastAsiaTheme="minorEastAsia" w:hAnsi="Times New Roman" w:cs="Times New Roman"/>
                <w:sz w:val="18"/>
                <w:szCs w:val="18"/>
                <w:lang w:val="en-US"/>
                <w:rPrChange w:id="715" w:author="Gonzalo Ríos" w:date="2026-06-05T19:41:00Z" w16du:dateUtc="2026-06-05T23:41:00Z">
                  <w:rPr>
                    <w:ins w:id="716" w:author="Gonzalo Ríos" w:date="2026-06-05T19:38:00Z" w16du:dateUtc="2026-06-05T23:38:00Z"/>
                    <w:rFonts w:ascii="Times New Roman" w:eastAsiaTheme="minorEastAsia" w:hAnsi="Times New Roman" w:cs="Times New Roman"/>
                    <w:sz w:val="24"/>
                    <w:szCs w:val="24"/>
                    <w:lang w:val="en-US"/>
                  </w:rPr>
                </w:rPrChange>
              </w:rPr>
              <w:pPrChange w:id="717" w:author="Gonzalo Ríos" w:date="2026-06-05T19:43:00Z" w16du:dateUtc="2026-06-05T23:43:00Z">
                <w:pPr>
                  <w:jc w:val="both"/>
                </w:pPr>
              </w:pPrChange>
            </w:pPr>
            <w:ins w:id="718" w:author="Gonzalo Ríos" w:date="2026-06-05T19:41:00Z" w16du:dateUtc="2026-06-05T23:41:00Z">
              <w:r>
                <w:rPr>
                  <w:rFonts w:ascii="Times New Roman" w:eastAsiaTheme="minorEastAsia" w:hAnsi="Times New Roman" w:cs="Times New Roman"/>
                  <w:sz w:val="18"/>
                  <w:szCs w:val="18"/>
                  <w:lang w:val="en-US"/>
                </w:rPr>
                <w:t>3.00</w:t>
              </w:r>
            </w:ins>
          </w:p>
        </w:tc>
        <w:tc>
          <w:tcPr>
            <w:tcW w:w="987" w:type="dxa"/>
            <w:vAlign w:val="center"/>
            <w:tcPrChange w:id="719" w:author="Gonzalo Ríos" w:date="2026-06-05T19:43:00Z" w16du:dateUtc="2026-06-05T23:43:00Z">
              <w:tcPr>
                <w:tcW w:w="1059" w:type="dxa"/>
                <w:gridSpan w:val="3"/>
              </w:tcPr>
            </w:tcPrChange>
          </w:tcPr>
          <w:p w14:paraId="3D7EE308" w14:textId="7236396A" w:rsidR="006A12D2" w:rsidRPr="006A12D2" w:rsidRDefault="006A12D2" w:rsidP="006A12D2">
            <w:pPr>
              <w:jc w:val="center"/>
              <w:rPr>
                <w:ins w:id="720" w:author="Gonzalo Ríos" w:date="2026-06-05T19:38:00Z" w16du:dateUtc="2026-06-05T23:38:00Z"/>
                <w:rFonts w:ascii="Times New Roman" w:eastAsiaTheme="minorEastAsia" w:hAnsi="Times New Roman" w:cs="Times New Roman"/>
                <w:sz w:val="18"/>
                <w:szCs w:val="18"/>
                <w:lang w:val="en-US"/>
                <w:rPrChange w:id="721" w:author="Gonzalo Ríos" w:date="2026-06-05T19:41:00Z" w16du:dateUtc="2026-06-05T23:41:00Z">
                  <w:rPr>
                    <w:ins w:id="722" w:author="Gonzalo Ríos" w:date="2026-06-05T19:38:00Z" w16du:dateUtc="2026-06-05T23:38:00Z"/>
                    <w:rFonts w:ascii="Times New Roman" w:eastAsiaTheme="minorEastAsia" w:hAnsi="Times New Roman" w:cs="Times New Roman"/>
                    <w:sz w:val="24"/>
                    <w:szCs w:val="24"/>
                    <w:lang w:val="en-US"/>
                  </w:rPr>
                </w:rPrChange>
              </w:rPr>
              <w:pPrChange w:id="723" w:author="Gonzalo Ríos" w:date="2026-06-05T19:43:00Z" w16du:dateUtc="2026-06-05T23:43:00Z">
                <w:pPr>
                  <w:jc w:val="both"/>
                </w:pPr>
              </w:pPrChange>
            </w:pPr>
            <w:ins w:id="724" w:author="Gonzalo Ríos" w:date="2026-06-05T19:42:00Z" w16du:dateUtc="2026-06-05T23:42:00Z">
              <w:r>
                <w:rPr>
                  <w:rFonts w:ascii="Times New Roman" w:eastAsiaTheme="minorEastAsia" w:hAnsi="Times New Roman" w:cs="Times New Roman"/>
                  <w:sz w:val="18"/>
                  <w:szCs w:val="18"/>
                  <w:lang w:val="en-US"/>
                </w:rPr>
                <w:t>3.74</w:t>
              </w:r>
            </w:ins>
          </w:p>
        </w:tc>
        <w:tc>
          <w:tcPr>
            <w:tcW w:w="1074" w:type="dxa"/>
            <w:vAlign w:val="center"/>
            <w:tcPrChange w:id="725" w:author="Gonzalo Ríos" w:date="2026-06-05T19:43:00Z" w16du:dateUtc="2026-06-05T23:43:00Z">
              <w:tcPr>
                <w:tcW w:w="1111" w:type="dxa"/>
              </w:tcPr>
            </w:tcPrChange>
          </w:tcPr>
          <w:p w14:paraId="5CA0261A" w14:textId="5A867F81" w:rsidR="006A12D2" w:rsidRPr="006A12D2" w:rsidRDefault="006A12D2" w:rsidP="006A12D2">
            <w:pPr>
              <w:jc w:val="center"/>
              <w:rPr>
                <w:ins w:id="726" w:author="Gonzalo Ríos" w:date="2026-06-05T19:41:00Z" w16du:dateUtc="2026-06-05T23:41:00Z"/>
                <w:rFonts w:ascii="Times New Roman" w:eastAsiaTheme="minorEastAsia" w:hAnsi="Times New Roman" w:cs="Times New Roman"/>
                <w:sz w:val="18"/>
                <w:szCs w:val="18"/>
                <w:lang w:val="en-US"/>
              </w:rPr>
              <w:pPrChange w:id="727" w:author="Gonzalo Ríos" w:date="2026-06-05T19:43:00Z" w16du:dateUtc="2026-06-05T23:43:00Z">
                <w:pPr>
                  <w:jc w:val="both"/>
                </w:pPr>
              </w:pPrChange>
            </w:pPr>
            <w:ins w:id="728" w:author="Gonzalo Ríos" w:date="2026-06-05T19:42:00Z" w16du:dateUtc="2026-06-05T23:42:00Z">
              <w:r>
                <w:rPr>
                  <w:rFonts w:ascii="Times New Roman" w:eastAsiaTheme="minorEastAsia" w:hAnsi="Times New Roman" w:cs="Times New Roman"/>
                  <w:sz w:val="18"/>
                  <w:szCs w:val="18"/>
                  <w:lang w:val="en-US"/>
                </w:rPr>
                <w:t>2.99</w:t>
              </w:r>
            </w:ins>
          </w:p>
        </w:tc>
        <w:tc>
          <w:tcPr>
            <w:tcW w:w="679" w:type="dxa"/>
            <w:vAlign w:val="center"/>
            <w:tcPrChange w:id="729" w:author="Gonzalo Ríos" w:date="2026-06-05T19:43:00Z" w16du:dateUtc="2026-06-05T23:43:00Z">
              <w:tcPr>
                <w:tcW w:w="598" w:type="dxa"/>
              </w:tcPr>
            </w:tcPrChange>
          </w:tcPr>
          <w:p w14:paraId="5BEC6F4A" w14:textId="611CEF09" w:rsidR="006A12D2" w:rsidRDefault="006A12D2" w:rsidP="006A12D2">
            <w:pPr>
              <w:jc w:val="center"/>
              <w:rPr>
                <w:ins w:id="730" w:author="Gonzalo Ríos" w:date="2026-06-05T19:42:00Z" w16du:dateUtc="2026-06-05T23:42:00Z"/>
                <w:rFonts w:ascii="Times New Roman" w:eastAsiaTheme="minorEastAsia" w:hAnsi="Times New Roman" w:cs="Times New Roman"/>
                <w:sz w:val="18"/>
                <w:szCs w:val="18"/>
                <w:lang w:val="en-US"/>
              </w:rPr>
              <w:pPrChange w:id="731" w:author="Gonzalo Ríos" w:date="2026-06-05T19:43:00Z" w16du:dateUtc="2026-06-05T23:43:00Z">
                <w:pPr>
                  <w:jc w:val="both"/>
                </w:pPr>
              </w:pPrChange>
            </w:pPr>
            <w:ins w:id="732" w:author="Gonzalo Ríos" w:date="2026-06-05T19:43:00Z" w16du:dateUtc="2026-06-05T23:43:00Z">
              <w:r>
                <w:rPr>
                  <w:rFonts w:ascii="Times New Roman" w:eastAsiaTheme="minorEastAsia" w:hAnsi="Times New Roman" w:cs="Times New Roman"/>
                  <w:sz w:val="18"/>
                  <w:szCs w:val="18"/>
                  <w:lang w:val="en-US"/>
                </w:rPr>
                <w:t>5.00</w:t>
              </w:r>
            </w:ins>
          </w:p>
        </w:tc>
        <w:tc>
          <w:tcPr>
            <w:tcW w:w="987" w:type="dxa"/>
            <w:vAlign w:val="center"/>
            <w:tcPrChange w:id="733" w:author="Gonzalo Ríos" w:date="2026-06-05T19:43:00Z" w16du:dateUtc="2026-06-05T23:43:00Z">
              <w:tcPr>
                <w:tcW w:w="598" w:type="dxa"/>
              </w:tcPr>
            </w:tcPrChange>
          </w:tcPr>
          <w:p w14:paraId="21013435" w14:textId="62770D0C" w:rsidR="006A12D2" w:rsidRDefault="006A12D2" w:rsidP="006A12D2">
            <w:pPr>
              <w:jc w:val="center"/>
              <w:rPr>
                <w:ins w:id="734" w:author="Gonzalo Ríos" w:date="2026-06-05T19:42:00Z" w16du:dateUtc="2026-06-05T23:42:00Z"/>
                <w:rFonts w:ascii="Times New Roman" w:eastAsiaTheme="minorEastAsia" w:hAnsi="Times New Roman" w:cs="Times New Roman"/>
                <w:sz w:val="18"/>
                <w:szCs w:val="18"/>
                <w:lang w:val="en-US"/>
              </w:rPr>
              <w:pPrChange w:id="735" w:author="Gonzalo Ríos" w:date="2026-06-05T19:43:00Z" w16du:dateUtc="2026-06-05T23:43:00Z">
                <w:pPr>
                  <w:jc w:val="both"/>
                </w:pPr>
              </w:pPrChange>
            </w:pPr>
            <w:ins w:id="736" w:author="Gonzalo Ríos" w:date="2026-06-05T19:44:00Z" w16du:dateUtc="2026-06-05T23:44:00Z">
              <w:r>
                <w:rPr>
                  <w:rFonts w:ascii="Times New Roman" w:eastAsiaTheme="minorEastAsia" w:hAnsi="Times New Roman" w:cs="Times New Roman"/>
                  <w:sz w:val="18"/>
                  <w:szCs w:val="18"/>
                  <w:lang w:val="en-US"/>
                </w:rPr>
                <w:t>10.55</w:t>
              </w:r>
            </w:ins>
          </w:p>
        </w:tc>
        <w:tc>
          <w:tcPr>
            <w:tcW w:w="1455" w:type="dxa"/>
            <w:vAlign w:val="center"/>
            <w:tcPrChange w:id="737" w:author="Gonzalo Ríos" w:date="2026-06-05T19:43:00Z" w16du:dateUtc="2026-06-05T23:43:00Z">
              <w:tcPr>
                <w:tcW w:w="598" w:type="dxa"/>
                <w:gridSpan w:val="2"/>
              </w:tcPr>
            </w:tcPrChange>
          </w:tcPr>
          <w:p w14:paraId="08FF039A" w14:textId="193F0B1C" w:rsidR="006A12D2" w:rsidRDefault="006A12D2" w:rsidP="006A12D2">
            <w:pPr>
              <w:jc w:val="center"/>
              <w:rPr>
                <w:ins w:id="738" w:author="Gonzalo Ríos" w:date="2026-06-05T19:42:00Z" w16du:dateUtc="2026-06-05T23:42:00Z"/>
                <w:rFonts w:ascii="Times New Roman" w:eastAsiaTheme="minorEastAsia" w:hAnsi="Times New Roman" w:cs="Times New Roman"/>
                <w:sz w:val="18"/>
                <w:szCs w:val="18"/>
                <w:lang w:val="en-US"/>
              </w:rPr>
              <w:pPrChange w:id="739" w:author="Gonzalo Ríos" w:date="2026-06-05T19:43:00Z" w16du:dateUtc="2026-06-05T23:43:00Z">
                <w:pPr>
                  <w:jc w:val="both"/>
                </w:pPr>
              </w:pPrChange>
            </w:pPr>
            <w:ins w:id="740" w:author="Gonzalo Ríos" w:date="2026-06-05T19:44:00Z" w16du:dateUtc="2026-06-05T23:44:00Z">
              <w:r>
                <w:rPr>
                  <w:rFonts w:ascii="Times New Roman" w:eastAsiaTheme="minorEastAsia" w:hAnsi="Times New Roman" w:cs="Times New Roman"/>
                  <w:sz w:val="18"/>
                  <w:szCs w:val="18"/>
                  <w:lang w:val="en-US"/>
                </w:rPr>
                <w:t>5.30</w:t>
              </w:r>
            </w:ins>
          </w:p>
        </w:tc>
      </w:tr>
    </w:tbl>
    <w:p w14:paraId="5EAB3B31" w14:textId="77777777" w:rsidR="007E79E1" w:rsidRDefault="007E79E1">
      <w:pPr>
        <w:rPr>
          <w:ins w:id="741" w:author="Gonzalo Ríos" w:date="2026-06-05T19:49:00Z" w16du:dateUtc="2026-06-05T23:49:00Z"/>
          <w:rFonts w:ascii="Times New Roman" w:eastAsiaTheme="minorEastAsia" w:hAnsi="Times New Roman" w:cs="Times New Roman"/>
          <w:b/>
          <w:bCs/>
          <w:sz w:val="24"/>
          <w:szCs w:val="24"/>
          <w:lang w:val="en-US"/>
        </w:rPr>
      </w:pPr>
    </w:p>
    <w:p w14:paraId="5404E2A1" w14:textId="436A4378" w:rsidR="00827D49" w:rsidRDefault="00827D49">
      <w:pPr>
        <w:rPr>
          <w:ins w:id="742" w:author="Gonzalo Ríos" w:date="2026-05-06T10:58:00Z" w16du:dateUtc="2026-05-06T00:58:00Z"/>
          <w:rFonts w:ascii="Times New Roman" w:eastAsiaTheme="minorEastAsia" w:hAnsi="Times New Roman" w:cs="Times New Roman"/>
          <w:b/>
          <w:bCs/>
          <w:sz w:val="24"/>
          <w:szCs w:val="24"/>
          <w:lang w:val="en-US"/>
        </w:rPr>
      </w:pPr>
      <w:ins w:id="743" w:author="Gonzalo Ríos" w:date="2026-05-06T10:58:00Z" w16du:dateUtc="2026-05-06T00:58:00Z">
        <w:r w:rsidRPr="00827D49">
          <w:rPr>
            <w:rFonts w:ascii="Times New Roman" w:eastAsiaTheme="minorEastAsia" w:hAnsi="Times New Roman" w:cs="Times New Roman"/>
            <w:b/>
            <w:bCs/>
            <w:sz w:val="24"/>
            <w:szCs w:val="24"/>
            <w:lang w:val="en-US"/>
            <w:rPrChange w:id="744" w:author="Gonzalo Ríos" w:date="2026-05-06T10:58:00Z" w16du:dateUtc="2026-05-06T00:58:00Z">
              <w:rPr>
                <w:rFonts w:ascii="Times New Roman" w:eastAsiaTheme="minorEastAsia" w:hAnsi="Times New Roman" w:cs="Times New Roman"/>
                <w:sz w:val="24"/>
                <w:szCs w:val="24"/>
                <w:lang w:val="en-US"/>
              </w:rPr>
            </w:rPrChange>
          </w:rPr>
          <w:t>CMF Derivation</w:t>
        </w:r>
      </w:ins>
    </w:p>
    <w:p w14:paraId="4FF38687" w14:textId="3E2784EE" w:rsidR="00827D49" w:rsidRDefault="00827D49" w:rsidP="00827D49">
      <w:pPr>
        <w:jc w:val="both"/>
        <w:rPr>
          <w:ins w:id="745" w:author="Gonzalo Ríos" w:date="2026-05-06T10:58:00Z" w16du:dateUtc="2026-05-06T00:58:00Z"/>
          <w:rFonts w:ascii="Times New Roman" w:eastAsiaTheme="minorEastAsia" w:hAnsi="Times New Roman" w:cs="Times New Roman"/>
          <w:sz w:val="24"/>
          <w:szCs w:val="24"/>
          <w:lang w:val="en-US"/>
        </w:rPr>
      </w:pPr>
      <w:ins w:id="746" w:author="Gonzalo Ríos" w:date="2026-05-06T10:58:00Z" w16du:dateUtc="2026-05-06T00:58:00Z">
        <w:r>
          <w:rPr>
            <w:rFonts w:ascii="Times New Roman" w:eastAsiaTheme="minorEastAsia" w:hAnsi="Times New Roman" w:cs="Times New Roman"/>
            <w:sz w:val="24"/>
            <w:szCs w:val="24"/>
            <w:lang w:val="en-US"/>
          </w:rPr>
          <w:t>As stated above, a key advantage of the hierarchical modeling framework analyzed in this study is its ability to derive CMFs directly from the estimated model in a unified and consistent manner</w:t>
        </w:r>
      </w:ins>
      <w:ins w:id="747" w:author="Gonzalo Ríos" w:date="2026-05-06T12:14:00Z" w16du:dateUtc="2026-05-06T02:14:00Z">
        <w:r w:rsidR="00ED228E">
          <w:rPr>
            <w:rFonts w:ascii="Times New Roman" w:eastAsiaTheme="minorEastAsia" w:hAnsi="Times New Roman" w:cs="Times New Roman"/>
            <w:sz w:val="24"/>
            <w:szCs w:val="24"/>
            <w:lang w:val="en-US"/>
          </w:rPr>
          <w:t xml:space="preserve"> as shown in Eq. (43)</w:t>
        </w:r>
      </w:ins>
      <w:ins w:id="748" w:author="Gonzalo Ríos" w:date="2026-05-06T10:58:00Z" w16du:dateUtc="2026-05-06T00:58:00Z">
        <w:r>
          <w:rPr>
            <w:rFonts w:ascii="Times New Roman" w:eastAsiaTheme="minorEastAsia" w:hAnsi="Times New Roman" w:cs="Times New Roman"/>
            <w:sz w:val="24"/>
            <w:szCs w:val="24"/>
            <w:lang w:val="en-US"/>
          </w:rPr>
          <w:t>. Unlike the traditional formulation proposed by the HSM, where CMFs are introduced as multiplicative adjustment factors applied to a baseline SPF previously developed, the hierarchical approach embeds treatment effects, exposure, and contextual factors within a single data-generating process.</w:t>
        </w:r>
      </w:ins>
    </w:p>
    <w:p w14:paraId="4C7CBE89" w14:textId="03DF46F7" w:rsidR="00827D49" w:rsidRDefault="00827D49" w:rsidP="00827D49">
      <w:pPr>
        <w:jc w:val="both"/>
        <w:rPr>
          <w:ins w:id="749" w:author="Gonzalo Ríos" w:date="2026-05-06T11:02:00Z" w16du:dateUtc="2026-05-06T01:02:00Z"/>
          <w:rFonts w:ascii="Times New Roman" w:eastAsiaTheme="minorEastAsia" w:hAnsi="Times New Roman" w:cs="Times New Roman"/>
          <w:sz w:val="24"/>
          <w:szCs w:val="24"/>
          <w:lang w:val="en-US"/>
        </w:rPr>
      </w:pPr>
      <w:ins w:id="750" w:author="Gonzalo Ríos" w:date="2026-05-06T11:00:00Z" w16du:dateUtc="2026-05-06T01:00:00Z">
        <w:r>
          <w:rPr>
            <w:rFonts w:ascii="Times New Roman" w:eastAsiaTheme="minorEastAsia" w:hAnsi="Times New Roman" w:cs="Times New Roman"/>
            <w:sz w:val="24"/>
            <w:szCs w:val="24"/>
            <w:lang w:val="en-US"/>
          </w:rPr>
          <w:t>For the Washington experiment, the specification is shown in Equation (53) with the estimat</w:t>
        </w:r>
      </w:ins>
      <w:ins w:id="751" w:author="Gonzalo Ríos" w:date="2026-05-06T11:01:00Z" w16du:dateUtc="2026-05-06T01:01:00Z">
        <w:r>
          <w:rPr>
            <w:rFonts w:ascii="Times New Roman" w:eastAsiaTheme="minorEastAsia" w:hAnsi="Times New Roman" w:cs="Times New Roman"/>
            <w:sz w:val="24"/>
            <w:szCs w:val="24"/>
            <w:lang w:val="en-US"/>
          </w:rPr>
          <w:t>es shown in Table 1.</w:t>
        </w:r>
      </w:ins>
    </w:p>
    <w:p w14:paraId="3D9AC3B6" w14:textId="4049EC0C" w:rsidR="00827D49" w:rsidRDefault="00000000" w:rsidP="00827D49">
      <w:pPr>
        <w:jc w:val="both"/>
        <w:rPr>
          <w:ins w:id="752" w:author="Gonzalo Ríos" w:date="2026-05-06T10:58:00Z" w16du:dateUtc="2026-05-06T00:58:00Z"/>
          <w:rFonts w:ascii="Times New Roman" w:eastAsiaTheme="minorEastAsia" w:hAnsi="Times New Roman" w:cs="Times New Roman"/>
          <w:sz w:val="24"/>
          <w:szCs w:val="24"/>
          <w:lang w:val="en-US"/>
        </w:rPr>
      </w:pPr>
      <m:oMathPara>
        <m:oMath>
          <m:sSub>
            <m:sSubPr>
              <m:ctrlPr>
                <w:ins w:id="753" w:author="Gonzalo Ríos" w:date="2026-05-06T11:01:00Z" w16du:dateUtc="2026-05-06T01:01:00Z">
                  <w:rPr>
                    <w:rFonts w:ascii="Cambria Math" w:eastAsiaTheme="minorEastAsia" w:hAnsi="Cambria Math" w:cs="Times New Roman"/>
                    <w:i/>
                    <w:sz w:val="24"/>
                    <w:szCs w:val="24"/>
                    <w:lang w:val="en-US"/>
                  </w:rPr>
                </w:ins>
              </m:ctrlPr>
            </m:sSubPr>
            <m:e>
              <m:r>
                <w:ins w:id="754" w:author="Gonzalo Ríos" w:date="2026-05-06T11:01:00Z" w16du:dateUtc="2026-05-06T01:01:00Z">
                  <w:rPr>
                    <w:rFonts w:ascii="Cambria Math" w:eastAsiaTheme="minorEastAsia" w:hAnsi="Cambria Math" w:cs="Times New Roman"/>
                    <w:sz w:val="24"/>
                    <w:szCs w:val="24"/>
                    <w:lang w:val="en-US"/>
                  </w:rPr>
                  <m:t>N</m:t>
                </w:ins>
              </m:r>
            </m:e>
            <m:sub>
              <m:r>
                <w:ins w:id="755" w:author="Gonzalo Ríos" w:date="2026-05-06T11:01:00Z" w16du:dateUtc="2026-05-06T01:01:00Z">
                  <w:rPr>
                    <w:rFonts w:ascii="Cambria Math" w:eastAsiaTheme="minorEastAsia" w:hAnsi="Cambria Math" w:cs="Times New Roman"/>
                    <w:sz w:val="24"/>
                    <w:szCs w:val="24"/>
                    <w:lang w:val="en-US"/>
                  </w:rPr>
                  <m:t>p</m:t>
                </w:ins>
              </m:r>
            </m:sub>
          </m:sSub>
          <m:r>
            <w:ins w:id="756" w:author="Gonzalo Ríos" w:date="2026-05-06T11:01:00Z" w16du:dateUtc="2026-05-06T01:01:00Z">
              <w:rPr>
                <w:rFonts w:ascii="Cambria Math" w:eastAsiaTheme="minorEastAsia" w:hAnsi="Cambria Math" w:cs="Times New Roman"/>
                <w:sz w:val="24"/>
                <w:szCs w:val="24"/>
                <w:lang w:val="en-US"/>
              </w:rPr>
              <m:t>=</m:t>
            </w:ins>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exp</m:t>
              </m:r>
            </m:fName>
            <m:e>
              <m:d>
                <m:dPr>
                  <m:ctrlPr>
                    <w:ins w:id="757" w:author="Gonzalo Ríos" w:date="2026-05-06T11:02:00Z" w16du:dateUtc="2026-05-06T01:02:00Z">
                      <w:rPr>
                        <w:rFonts w:ascii="Cambria Math" w:eastAsiaTheme="minorEastAsia" w:hAnsi="Cambria Math" w:cs="Times New Roman"/>
                        <w:i/>
                        <w:sz w:val="24"/>
                        <w:szCs w:val="24"/>
                        <w:lang w:val="en-US"/>
                      </w:rPr>
                    </w:ins>
                  </m:ctrlPr>
                </m:dPr>
                <m:e>
                  <m:r>
                    <w:ins w:id="758" w:author="Gonzalo Ríos" w:date="2026-05-06T11:02:00Z" w16du:dateUtc="2026-05-06T01:02:00Z">
                      <w:rPr>
                        <w:rFonts w:ascii="Cambria Math" w:eastAsiaTheme="minorEastAsia" w:hAnsi="Cambria Math" w:cs="Times New Roman"/>
                        <w:sz w:val="24"/>
                        <w:szCs w:val="24"/>
                        <w:lang w:val="en-US"/>
                      </w:rPr>
                      <m:t>-10.3774-0.0534</m:t>
                    </w:ins>
                  </m:r>
                  <m:sSub>
                    <m:sSubPr>
                      <m:ctrlPr>
                        <w:ins w:id="759" w:author="Gonzalo Ríos" w:date="2026-05-06T11:02:00Z" w16du:dateUtc="2026-05-06T01:02:00Z">
                          <w:rPr>
                            <w:rFonts w:ascii="Cambria Math" w:eastAsiaTheme="minorEastAsia" w:hAnsi="Cambria Math" w:cs="Times New Roman"/>
                            <w:i/>
                            <w:sz w:val="24"/>
                            <w:szCs w:val="24"/>
                            <w:lang w:val="en-US"/>
                          </w:rPr>
                        </w:ins>
                      </m:ctrlPr>
                    </m:sSubPr>
                    <m:e>
                      <m:r>
                        <w:ins w:id="760" w:author="Gonzalo Ríos" w:date="2026-05-06T11:02:00Z" w16du:dateUtc="2026-05-06T01:02:00Z">
                          <w:rPr>
                            <w:rFonts w:ascii="Cambria Math" w:eastAsiaTheme="minorEastAsia" w:hAnsi="Cambria Math" w:cs="Times New Roman"/>
                            <w:sz w:val="24"/>
                            <w:szCs w:val="24"/>
                            <w:lang w:val="en-US"/>
                          </w:rPr>
                          <m:t>X</m:t>
                        </w:ins>
                      </m:r>
                    </m:e>
                    <m:sub>
                      <m:r>
                        <w:ins w:id="761" w:author="Gonzalo Ríos" w:date="2026-05-06T11:02:00Z" w16du:dateUtc="2026-05-06T01:02:00Z">
                          <w:rPr>
                            <w:rFonts w:ascii="Cambria Math" w:eastAsiaTheme="minorEastAsia" w:hAnsi="Cambria Math" w:cs="Times New Roman"/>
                            <w:sz w:val="24"/>
                            <w:szCs w:val="24"/>
                            <w:lang w:val="en-US"/>
                          </w:rPr>
                          <m:t>width per lane</m:t>
                        </w:ins>
                      </m:r>
                    </m:sub>
                  </m:sSub>
                  <m:r>
                    <w:ins w:id="762" w:author="Gonzalo Ríos" w:date="2026-05-06T11:02:00Z" w16du:dateUtc="2026-05-06T01:02:00Z">
                      <w:rPr>
                        <w:rFonts w:ascii="Cambria Math" w:eastAsiaTheme="minorEastAsia" w:hAnsi="Cambria Math" w:cs="Times New Roman"/>
                        <w:sz w:val="24"/>
                        <w:szCs w:val="24"/>
                        <w:lang w:val="en-US"/>
                      </w:rPr>
                      <m:t>+0.0954</m:t>
                    </w:ins>
                  </m:r>
                  <m:sSub>
                    <m:sSubPr>
                      <m:ctrlPr>
                        <w:ins w:id="763" w:author="Gonzalo Ríos" w:date="2026-05-06T11:02:00Z" w16du:dateUtc="2026-05-06T01:02:00Z">
                          <w:rPr>
                            <w:rFonts w:ascii="Cambria Math" w:eastAsiaTheme="minorEastAsia" w:hAnsi="Cambria Math" w:cs="Times New Roman"/>
                            <w:i/>
                            <w:sz w:val="24"/>
                            <w:szCs w:val="24"/>
                            <w:lang w:val="en-US"/>
                          </w:rPr>
                        </w:ins>
                      </m:ctrlPr>
                    </m:sSubPr>
                    <m:e>
                      <m:r>
                        <w:ins w:id="764" w:author="Gonzalo Ríos" w:date="2026-05-06T11:02:00Z" w16du:dateUtc="2026-05-06T01:02:00Z">
                          <w:rPr>
                            <w:rFonts w:ascii="Cambria Math" w:eastAsiaTheme="minorEastAsia" w:hAnsi="Cambria Math" w:cs="Times New Roman"/>
                            <w:sz w:val="24"/>
                            <w:szCs w:val="24"/>
                            <w:lang w:val="en-US"/>
                          </w:rPr>
                          <m:t>X</m:t>
                        </w:ins>
                      </m:r>
                    </m:e>
                    <m:sub>
                      <m:r>
                        <w:ins w:id="765" w:author="Gonzalo Ríos" w:date="2026-05-06T11:03:00Z" w16du:dateUtc="2026-05-06T01:03:00Z">
                          <w:rPr>
                            <w:rFonts w:ascii="Cambria Math" w:eastAsiaTheme="minorEastAsia" w:hAnsi="Cambria Math" w:cs="Times New Roman"/>
                            <w:sz w:val="24"/>
                            <w:szCs w:val="24"/>
                            <w:lang w:val="en-US"/>
                          </w:rPr>
                          <m:t>curves</m:t>
                        </w:ins>
                      </m:r>
                    </m:sub>
                  </m:sSub>
                  <m:r>
                    <w:ins w:id="766" w:author="Gonzalo Ríos" w:date="2026-05-06T11:03:00Z" w16du:dateUtc="2026-05-06T01:03:00Z">
                      <w:rPr>
                        <w:rFonts w:ascii="Cambria Math" w:eastAsiaTheme="minorEastAsia" w:hAnsi="Cambria Math" w:cs="Times New Roman"/>
                        <w:sz w:val="24"/>
                        <w:szCs w:val="24"/>
                        <w:lang w:val="en-US"/>
                      </w:rPr>
                      <m:t>+0.1014</m:t>
                    </w:ins>
                  </m:r>
                  <m:sSub>
                    <m:sSubPr>
                      <m:ctrlPr>
                        <w:ins w:id="767" w:author="Gonzalo Ríos" w:date="2026-05-06T11:03:00Z" w16du:dateUtc="2026-05-06T01:03:00Z">
                          <w:rPr>
                            <w:rFonts w:ascii="Cambria Math" w:eastAsiaTheme="minorEastAsia" w:hAnsi="Cambria Math" w:cs="Times New Roman"/>
                            <w:i/>
                            <w:sz w:val="24"/>
                            <w:szCs w:val="24"/>
                            <w:lang w:val="en-US"/>
                          </w:rPr>
                        </w:ins>
                      </m:ctrlPr>
                    </m:sSubPr>
                    <m:e>
                      <m:r>
                        <w:ins w:id="768" w:author="Gonzalo Ríos" w:date="2026-05-06T11:03:00Z" w16du:dateUtc="2026-05-06T01:03:00Z">
                          <w:rPr>
                            <w:rFonts w:ascii="Cambria Math" w:eastAsiaTheme="minorEastAsia" w:hAnsi="Cambria Math" w:cs="Times New Roman"/>
                            <w:sz w:val="24"/>
                            <w:szCs w:val="24"/>
                            <w:lang w:val="en-US"/>
                          </w:rPr>
                          <m:t>X</m:t>
                        </w:ins>
                      </m:r>
                    </m:e>
                    <m:sub>
                      <m:r>
                        <w:ins w:id="769" w:author="Gonzalo Ríos" w:date="2026-05-06T11:03:00Z" w16du:dateUtc="2026-05-06T01:03:00Z">
                          <w:rPr>
                            <w:rFonts w:ascii="Cambria Math" w:eastAsiaTheme="minorEastAsia" w:hAnsi="Cambria Math" w:cs="Times New Roman"/>
                            <w:sz w:val="24"/>
                            <w:szCs w:val="24"/>
                            <w:lang w:val="en-US"/>
                          </w:rPr>
                          <m:t>tangent length</m:t>
                        </w:ins>
                      </m:r>
                    </m:sub>
                  </m:sSub>
                  <m:r>
                    <w:ins w:id="770" w:author="Gonzalo Ríos" w:date="2026-05-06T11:03:00Z" w16du:dateUtc="2026-05-06T01:03:00Z">
                      <w:rPr>
                        <w:rFonts w:ascii="Cambria Math" w:eastAsiaTheme="minorEastAsia" w:hAnsi="Cambria Math" w:cs="Times New Roman"/>
                        <w:sz w:val="24"/>
                        <w:szCs w:val="24"/>
                        <w:lang w:val="en-US"/>
                      </w:rPr>
                      <m:t>+0.4192</m:t>
                    </w:ins>
                  </m:r>
                  <m:sSub>
                    <m:sSubPr>
                      <m:ctrlPr>
                        <w:ins w:id="771" w:author="Gonzalo Ríos" w:date="2026-05-06T11:03:00Z" w16du:dateUtc="2026-05-06T01:03:00Z">
                          <w:rPr>
                            <w:rFonts w:ascii="Cambria Math" w:eastAsiaTheme="minorEastAsia" w:hAnsi="Cambria Math" w:cs="Times New Roman"/>
                            <w:i/>
                            <w:sz w:val="24"/>
                            <w:szCs w:val="24"/>
                            <w:lang w:val="en-US"/>
                          </w:rPr>
                        </w:ins>
                      </m:ctrlPr>
                    </m:sSubPr>
                    <m:e>
                      <m:r>
                        <w:ins w:id="772" w:author="Gonzalo Ríos" w:date="2026-05-06T11:03:00Z" w16du:dateUtc="2026-05-06T01:03:00Z">
                          <w:rPr>
                            <w:rFonts w:ascii="Cambria Math" w:eastAsiaTheme="minorEastAsia" w:hAnsi="Cambria Math" w:cs="Times New Roman"/>
                            <w:sz w:val="24"/>
                            <w:szCs w:val="24"/>
                            <w:lang w:val="en-US"/>
                          </w:rPr>
                          <m:t>X</m:t>
                        </w:ins>
                      </m:r>
                    </m:e>
                    <m:sub>
                      <m:r>
                        <w:ins w:id="773" w:author="Gonzalo Ríos" w:date="2026-05-06T11:03:00Z" w16du:dateUtc="2026-05-06T01:03:00Z">
                          <w:rPr>
                            <w:rFonts w:ascii="Cambria Math" w:eastAsiaTheme="minorEastAsia" w:hAnsi="Cambria Math" w:cs="Times New Roman"/>
                            <w:sz w:val="24"/>
                            <w:szCs w:val="24"/>
                            <w:lang w:val="en-US"/>
                          </w:rPr>
                          <m:t>interchanges</m:t>
                        </w:ins>
                      </m:r>
                    </m:sub>
                  </m:sSub>
                  <m:r>
                    <w:ins w:id="774" w:author="Gonzalo Ríos" w:date="2026-05-06T11:03:00Z" w16du:dateUtc="2026-05-06T01:03:00Z">
                      <w:rPr>
                        <w:rFonts w:ascii="Cambria Math" w:eastAsiaTheme="minorEastAsia" w:hAnsi="Cambria Math" w:cs="Times New Roman"/>
                        <w:sz w:val="24"/>
                        <w:szCs w:val="24"/>
                        <w:lang w:val="en-US"/>
                      </w:rPr>
                      <m:t>+0.0769</m:t>
                    </w:ins>
                  </m:r>
                  <m:sSub>
                    <m:sSubPr>
                      <m:ctrlPr>
                        <w:ins w:id="775" w:author="Gonzalo Ríos" w:date="2026-05-06T11:03:00Z" w16du:dateUtc="2026-05-06T01:03:00Z">
                          <w:rPr>
                            <w:rFonts w:ascii="Cambria Math" w:eastAsiaTheme="minorEastAsia" w:hAnsi="Cambria Math" w:cs="Times New Roman"/>
                            <w:i/>
                            <w:sz w:val="24"/>
                            <w:szCs w:val="24"/>
                            <w:lang w:val="en-US"/>
                          </w:rPr>
                        </w:ins>
                      </m:ctrlPr>
                    </m:sSubPr>
                    <m:e>
                      <m:r>
                        <w:ins w:id="776" w:author="Gonzalo Ríos" w:date="2026-05-06T11:03:00Z" w16du:dateUtc="2026-05-06T01:03:00Z">
                          <w:rPr>
                            <w:rFonts w:ascii="Cambria Math" w:eastAsiaTheme="minorEastAsia" w:hAnsi="Cambria Math" w:cs="Times New Roman"/>
                            <w:sz w:val="24"/>
                            <w:szCs w:val="24"/>
                            <w:lang w:val="en-US"/>
                          </w:rPr>
                          <m:t>X</m:t>
                        </w:ins>
                      </m:r>
                    </m:e>
                    <m:sub>
                      <m:r>
                        <w:ins w:id="777" w:author="Gonzalo Ríos" w:date="2026-05-06T11:03:00Z" w16du:dateUtc="2026-05-06T01:03:00Z">
                          <w:rPr>
                            <w:rFonts w:ascii="Cambria Math" w:eastAsiaTheme="minorEastAsia" w:hAnsi="Cambria Math" w:cs="Times New Roman"/>
                            <w:sz w:val="24"/>
                            <w:szCs w:val="24"/>
                            <w:lang w:val="en-US"/>
                          </w:rPr>
                          <m:t>max. grade diff</m:t>
                        </w:ins>
                      </m:r>
                    </m:sub>
                  </m:sSub>
                  <m:r>
                    <w:ins w:id="778" w:author="Gonzalo Ríos" w:date="2026-05-06T11:04:00Z" w16du:dateUtc="2026-05-06T01:04:00Z">
                      <w:rPr>
                        <w:rFonts w:ascii="Cambria Math" w:eastAsiaTheme="minorEastAsia" w:hAnsi="Cambria Math" w:cs="Times New Roman"/>
                        <w:sz w:val="24"/>
                        <w:szCs w:val="24"/>
                        <w:lang w:val="en-US"/>
                      </w:rPr>
                      <m:t>-0.4338</m:t>
                    </w:ins>
                  </m:r>
                  <m:sSub>
                    <m:sSubPr>
                      <m:ctrlPr>
                        <w:ins w:id="779" w:author="Gonzalo Ríos" w:date="2026-05-06T11:04:00Z" w16du:dateUtc="2026-05-06T01:04:00Z">
                          <w:rPr>
                            <w:rFonts w:ascii="Cambria Math" w:eastAsiaTheme="minorEastAsia" w:hAnsi="Cambria Math" w:cs="Times New Roman"/>
                            <w:i/>
                            <w:sz w:val="24"/>
                            <w:szCs w:val="24"/>
                            <w:lang w:val="en-US"/>
                          </w:rPr>
                        </w:ins>
                      </m:ctrlPr>
                    </m:sSubPr>
                    <m:e>
                      <m:r>
                        <w:ins w:id="780" w:author="Gonzalo Ríos" w:date="2026-05-06T11:04:00Z" w16du:dateUtc="2026-05-06T01:04:00Z">
                          <w:rPr>
                            <w:rFonts w:ascii="Cambria Math" w:eastAsiaTheme="minorEastAsia" w:hAnsi="Cambria Math" w:cs="Times New Roman"/>
                            <w:sz w:val="24"/>
                            <w:szCs w:val="24"/>
                            <w:lang w:val="en-US"/>
                          </w:rPr>
                          <m:t>X</m:t>
                        </w:ins>
                      </m:r>
                    </m:e>
                    <m:sub>
                      <m:r>
                        <w:ins w:id="781" w:author="Gonzalo Ríos" w:date="2026-05-06T11:04:00Z" w16du:dateUtc="2026-05-06T01:04:00Z">
                          <w:rPr>
                            <w:rFonts w:ascii="Cambria Math" w:eastAsiaTheme="minorEastAsia" w:hAnsi="Cambria Math" w:cs="Times New Roman"/>
                            <w:sz w:val="24"/>
                            <w:szCs w:val="24"/>
                            <w:lang w:val="en-US"/>
                          </w:rPr>
                          <m:t>shoulder width</m:t>
                        </w:ins>
                      </m:r>
                    </m:sub>
                  </m:sSub>
                </m:e>
              </m:d>
            </m:e>
          </m:func>
          <m:sSup>
            <m:sSupPr>
              <m:ctrlPr>
                <w:ins w:id="782" w:author="Gonzalo Ríos" w:date="2026-05-06T11:04:00Z" w16du:dateUtc="2026-05-06T01:04:00Z">
                  <w:rPr>
                    <w:rFonts w:ascii="Cambria Math" w:eastAsiaTheme="minorEastAsia" w:hAnsi="Cambria Math" w:cs="Times New Roman"/>
                    <w:i/>
                    <w:sz w:val="24"/>
                    <w:szCs w:val="24"/>
                    <w:lang w:val="en-US"/>
                  </w:rPr>
                </w:ins>
              </m:ctrlPr>
            </m:sSupPr>
            <m:e>
              <m:d>
                <m:dPr>
                  <m:ctrlPr>
                    <w:ins w:id="783" w:author="Gonzalo Ríos" w:date="2026-05-06T11:04:00Z" w16du:dateUtc="2026-05-06T01:04:00Z">
                      <w:rPr>
                        <w:rFonts w:ascii="Cambria Math" w:eastAsiaTheme="minorEastAsia" w:hAnsi="Cambria Math" w:cs="Times New Roman"/>
                        <w:i/>
                        <w:sz w:val="24"/>
                        <w:szCs w:val="24"/>
                        <w:lang w:val="en-US"/>
                      </w:rPr>
                    </w:ins>
                  </m:ctrlPr>
                </m:dPr>
                <m:e>
                  <m:r>
                    <w:ins w:id="784" w:author="Gonzalo Ríos" w:date="2026-05-06T11:04:00Z" w16du:dateUtc="2026-05-06T01:04:00Z">
                      <w:rPr>
                        <w:rFonts w:ascii="Cambria Math" w:eastAsiaTheme="minorEastAsia" w:hAnsi="Cambria Math" w:cs="Times New Roman"/>
                        <w:sz w:val="24"/>
                        <w:szCs w:val="24"/>
                        <w:lang w:val="en-US"/>
                      </w:rPr>
                      <m:t>AADT</m:t>
                    </w:ins>
                  </m:r>
                </m:e>
              </m:d>
            </m:e>
            <m:sup>
              <m:func>
                <m:funcPr>
                  <m:ctrlPr>
                    <w:rPr>
                      <w:rFonts w:ascii="Cambria Math" w:eastAsiaTheme="minorEastAsia" w:hAnsi="Cambria Math" w:cs="Times New Roman"/>
                      <w:i/>
                      <w:sz w:val="24"/>
                      <w:szCs w:val="24"/>
                      <w:lang w:val="en-US"/>
                    </w:rPr>
                  </m:ctrlPr>
                </m:funcPr>
                <m:fName>
                  <m:r>
                    <m:rPr>
                      <m:sty m:val="p"/>
                    </m:rPr>
                    <w:rPr>
                      <w:rFonts w:ascii="Cambria Math" w:eastAsiaTheme="minorEastAsia" w:hAnsi="Cambria Math" w:cs="Times New Roman"/>
                      <w:sz w:val="24"/>
                      <w:szCs w:val="24"/>
                      <w:lang w:val="en-US"/>
                    </w:rPr>
                    <m:t>exp</m:t>
                  </m:r>
                </m:fName>
                <m:e>
                  <m:d>
                    <m:dPr>
                      <m:ctrlPr>
                        <w:ins w:id="785" w:author="Gonzalo Ríos" w:date="2026-05-06T11:04:00Z" w16du:dateUtc="2026-05-06T01:04:00Z">
                          <w:rPr>
                            <w:rFonts w:ascii="Cambria Math" w:eastAsiaTheme="minorEastAsia" w:hAnsi="Cambria Math" w:cs="Times New Roman"/>
                            <w:i/>
                            <w:sz w:val="24"/>
                            <w:szCs w:val="24"/>
                            <w:lang w:val="en-US"/>
                          </w:rPr>
                        </w:ins>
                      </m:ctrlPr>
                    </m:dPr>
                    <m:e>
                      <m:r>
                        <w:ins w:id="786" w:author="Gonzalo Ríos" w:date="2026-05-06T11:04:00Z" w16du:dateUtc="2026-05-06T01:04:00Z">
                          <w:rPr>
                            <w:rFonts w:ascii="Cambria Math" w:eastAsiaTheme="minorEastAsia" w:hAnsi="Cambria Math" w:cs="Times New Roman"/>
                            <w:sz w:val="24"/>
                            <w:szCs w:val="24"/>
                            <w:lang w:val="en-US"/>
                          </w:rPr>
                          <m:t>5.3944-0.0</m:t>
                        </w:ins>
                      </m:r>
                      <m:r>
                        <w:ins w:id="787" w:author="Gonzalo Ríos" w:date="2026-05-06T11:05:00Z" w16du:dateUtc="2026-05-06T01:05:00Z">
                          <w:rPr>
                            <w:rFonts w:ascii="Cambria Math" w:eastAsiaTheme="minorEastAsia" w:hAnsi="Cambria Math" w:cs="Times New Roman"/>
                            <w:sz w:val="24"/>
                            <w:szCs w:val="24"/>
                            <w:lang w:val="en-US"/>
                          </w:rPr>
                          <m:t>769</m:t>
                        </w:ins>
                      </m:r>
                      <m:sSub>
                        <m:sSubPr>
                          <m:ctrlPr>
                            <w:ins w:id="788" w:author="Gonzalo Ríos" w:date="2026-05-06T11:05:00Z" w16du:dateUtc="2026-05-06T01:05:00Z">
                              <w:rPr>
                                <w:rFonts w:ascii="Cambria Math" w:eastAsiaTheme="minorEastAsia" w:hAnsi="Cambria Math" w:cs="Times New Roman"/>
                                <w:i/>
                                <w:sz w:val="24"/>
                                <w:szCs w:val="24"/>
                                <w:lang w:val="en-US"/>
                              </w:rPr>
                            </w:ins>
                          </m:ctrlPr>
                        </m:sSubPr>
                        <m:e>
                          <m:r>
                            <w:ins w:id="789" w:author="Gonzalo Ríos" w:date="2026-05-06T11:05:00Z" w16du:dateUtc="2026-05-06T01:05:00Z">
                              <w:rPr>
                                <w:rFonts w:ascii="Cambria Math" w:eastAsiaTheme="minorEastAsia" w:hAnsi="Cambria Math" w:cs="Times New Roman"/>
                                <w:sz w:val="24"/>
                                <w:szCs w:val="24"/>
                                <w:lang w:val="en-US"/>
                              </w:rPr>
                              <m:t>X</m:t>
                            </w:ins>
                          </m:r>
                        </m:e>
                        <m:sub>
                          <m:r>
                            <w:ins w:id="790" w:author="Gonzalo Ríos" w:date="2026-05-06T11:05:00Z" w16du:dateUtc="2026-05-06T01:05:00Z">
                              <w:rPr>
                                <w:rFonts w:ascii="Cambria Math" w:eastAsiaTheme="minorEastAsia" w:hAnsi="Cambria Math" w:cs="Times New Roman"/>
                                <w:sz w:val="24"/>
                                <w:szCs w:val="24"/>
                                <w:lang w:val="en-US"/>
                              </w:rPr>
                              <m:t>slope flat</m:t>
                            </w:ins>
                          </m:r>
                        </m:sub>
                      </m:sSub>
                    </m:e>
                  </m:d>
                </m:e>
              </m:func>
            </m:sup>
          </m:sSup>
          <m:r>
            <w:ins w:id="791" w:author="Gonzalo Ríos" w:date="2026-05-06T11:05:00Z" w16du:dateUtc="2026-05-06T01:05:00Z">
              <w:rPr>
                <w:rFonts w:ascii="Cambria Math" w:eastAsiaTheme="minorEastAsia" w:hAnsi="Cambria Math" w:cs="Times New Roman"/>
                <w:sz w:val="24"/>
                <w:szCs w:val="24"/>
                <w:lang w:val="en-US"/>
              </w:rPr>
              <m:t xml:space="preserve">     (53)</m:t>
            </w:ins>
          </m:r>
        </m:oMath>
      </m:oMathPara>
    </w:p>
    <w:p w14:paraId="6957B889" w14:textId="52A8D600" w:rsidR="00827D49" w:rsidRDefault="00827D49">
      <w:pPr>
        <w:rPr>
          <w:ins w:id="792" w:author="Gonzalo Ríos" w:date="2026-05-06T11:07:00Z" w16du:dateUtc="2026-05-06T01:07:00Z"/>
          <w:rFonts w:ascii="Times New Roman" w:eastAsiaTheme="minorEastAsia" w:hAnsi="Times New Roman" w:cs="Times New Roman"/>
          <w:sz w:val="24"/>
          <w:szCs w:val="24"/>
          <w:lang w:val="en-US"/>
        </w:rPr>
      </w:pPr>
      <w:ins w:id="793" w:author="Gonzalo Ríos" w:date="2026-05-06T11:05:00Z" w16du:dateUtc="2026-05-06T01:05:00Z">
        <w:r>
          <w:rPr>
            <w:rFonts w:ascii="Times New Roman" w:eastAsiaTheme="minorEastAsia" w:hAnsi="Times New Roman" w:cs="Times New Roman"/>
            <w:sz w:val="24"/>
            <w:szCs w:val="24"/>
            <w:lang w:val="en-US"/>
          </w:rPr>
          <w:t>In this sense, the CMF</w:t>
        </w:r>
      </w:ins>
      <w:ins w:id="794" w:author="Gonzalo Ríos" w:date="2026-05-06T11:23:00Z" w16du:dateUtc="2026-05-06T01:23:00Z">
        <w:r w:rsidR="002B7F76">
          <w:rPr>
            <w:rFonts w:ascii="Times New Roman" w:eastAsiaTheme="minorEastAsia" w:hAnsi="Times New Roman" w:cs="Times New Roman"/>
            <w:sz w:val="24"/>
            <w:szCs w:val="24"/>
            <w:lang w:val="en-US"/>
          </w:rPr>
          <w:t>s</w:t>
        </w:r>
      </w:ins>
      <w:ins w:id="795" w:author="Gonzalo Ríos" w:date="2026-05-06T11:05:00Z" w16du:dateUtc="2026-05-06T01:05:00Z">
        <w:r>
          <w:rPr>
            <w:rFonts w:ascii="Times New Roman" w:eastAsiaTheme="minorEastAsia" w:hAnsi="Times New Roman" w:cs="Times New Roman"/>
            <w:sz w:val="24"/>
            <w:szCs w:val="24"/>
            <w:lang w:val="en-US"/>
          </w:rPr>
          <w:t xml:space="preserve"> for the baseline propensity </w:t>
        </w:r>
      </w:ins>
      <w:ins w:id="796" w:author="Gonzalo Ríos" w:date="2026-05-06T11:07:00Z" w16du:dateUtc="2026-05-06T01:07:00Z">
        <w:r w:rsidR="0009223E">
          <w:rPr>
            <w:rFonts w:ascii="Times New Roman" w:eastAsiaTheme="minorEastAsia" w:hAnsi="Times New Roman" w:cs="Times New Roman"/>
            <w:sz w:val="24"/>
            <w:szCs w:val="24"/>
            <w:lang w:val="en-US"/>
          </w:rPr>
          <w:t>are:</w:t>
        </w:r>
      </w:ins>
    </w:p>
    <w:p w14:paraId="2FCF6F59" w14:textId="1CA697C5" w:rsidR="0009223E" w:rsidRDefault="0009223E">
      <w:pPr>
        <w:pStyle w:val="Prrafodelista"/>
        <w:numPr>
          <w:ilvl w:val="0"/>
          <w:numId w:val="6"/>
        </w:numPr>
        <w:jc w:val="both"/>
        <w:rPr>
          <w:ins w:id="797" w:author="Gonzalo Ríos" w:date="2026-05-06T11:08:00Z" w16du:dateUtc="2026-05-06T01:08:00Z"/>
          <w:rFonts w:ascii="Times New Roman" w:eastAsiaTheme="minorEastAsia" w:hAnsi="Times New Roman" w:cs="Times New Roman"/>
          <w:sz w:val="24"/>
          <w:szCs w:val="24"/>
          <w:lang w:val="en-US"/>
        </w:rPr>
        <w:pPrChange w:id="798" w:author="Gonzalo Ríos" w:date="2026-05-06T11:27:00Z" w16du:dateUtc="2026-05-06T01:27:00Z">
          <w:pPr>
            <w:pStyle w:val="Prrafodelista"/>
            <w:numPr>
              <w:numId w:val="6"/>
            </w:numPr>
            <w:ind w:hanging="360"/>
          </w:pPr>
        </w:pPrChange>
      </w:pPr>
      <m:oMath>
        <m:r>
          <w:ins w:id="799" w:author="Gonzalo Ríos" w:date="2026-05-06T11:07:00Z" w16du:dateUtc="2026-05-06T01:07:00Z">
            <w:rPr>
              <w:rFonts w:ascii="Cambria Math" w:eastAsiaTheme="minorEastAsia" w:hAnsi="Cambria Math" w:cs="Times New Roman"/>
              <w:sz w:val="24"/>
              <w:szCs w:val="24"/>
              <w:lang w:val="en-US"/>
            </w:rPr>
            <m:t>CM</m:t>
          </w:ins>
        </m:r>
        <m:sSub>
          <m:sSubPr>
            <m:ctrlPr>
              <w:ins w:id="800" w:author="Gonzalo Ríos" w:date="2026-05-06T11:07:00Z" w16du:dateUtc="2026-05-06T01:07:00Z">
                <w:rPr>
                  <w:rFonts w:ascii="Cambria Math" w:eastAsiaTheme="minorEastAsia" w:hAnsi="Cambria Math" w:cs="Times New Roman"/>
                  <w:i/>
                  <w:sz w:val="24"/>
                  <w:szCs w:val="24"/>
                  <w:lang w:val="en-US"/>
                </w:rPr>
              </w:ins>
            </m:ctrlPr>
          </m:sSubPr>
          <m:e>
            <m:r>
              <w:ins w:id="801" w:author="Gonzalo Ríos" w:date="2026-05-06T11:07:00Z" w16du:dateUtc="2026-05-06T01:07:00Z">
                <w:rPr>
                  <w:rFonts w:ascii="Cambria Math" w:eastAsiaTheme="minorEastAsia" w:hAnsi="Cambria Math" w:cs="Times New Roman"/>
                  <w:sz w:val="24"/>
                  <w:szCs w:val="24"/>
                  <w:lang w:val="en-US"/>
                </w:rPr>
                <m:t>F</m:t>
              </w:ins>
            </m:r>
          </m:e>
          <m:sub>
            <m:r>
              <w:ins w:id="802" w:author="Gonzalo Ríos" w:date="2026-05-06T11:07:00Z" w16du:dateUtc="2026-05-06T01:07:00Z">
                <w:rPr>
                  <w:rFonts w:ascii="Cambria Math" w:eastAsiaTheme="minorEastAsia" w:hAnsi="Cambria Math" w:cs="Times New Roman"/>
                  <w:sz w:val="24"/>
                  <w:szCs w:val="24"/>
                  <w:lang w:val="en-US"/>
                </w:rPr>
                <m:t>width per lane</m:t>
              </w:ins>
            </m:r>
          </m:sub>
        </m:sSub>
        <m:r>
          <w:ins w:id="803" w:author="Gonzalo Ríos" w:date="2026-05-06T11:07:00Z" w16du:dateUtc="2026-05-06T01:07:00Z">
            <w:rPr>
              <w:rFonts w:ascii="Cambria Math" w:eastAsiaTheme="minorEastAsia" w:hAnsi="Cambria Math" w:cs="Times New Roman"/>
              <w:sz w:val="24"/>
              <w:szCs w:val="24"/>
              <w:lang w:val="en-US"/>
            </w:rPr>
            <m:t>=</m:t>
          </w:ins>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exp</m:t>
            </m:r>
          </m:fName>
          <m:e>
            <m:d>
              <m:dPr>
                <m:ctrlPr>
                  <w:ins w:id="804" w:author="Gonzalo Ríos" w:date="2026-05-06T11:07:00Z" w16du:dateUtc="2026-05-06T01:07:00Z">
                    <w:rPr>
                      <w:rFonts w:ascii="Cambria Math" w:eastAsiaTheme="minorEastAsia" w:hAnsi="Cambria Math" w:cs="Times New Roman"/>
                      <w:i/>
                      <w:sz w:val="24"/>
                      <w:szCs w:val="24"/>
                      <w:lang w:val="en-US"/>
                    </w:rPr>
                  </w:ins>
                </m:ctrlPr>
              </m:dPr>
              <m:e>
                <m:r>
                  <w:ins w:id="805" w:author="Gonzalo Ríos" w:date="2026-05-06T11:07:00Z" w16du:dateUtc="2026-05-06T01:07:00Z">
                    <w:rPr>
                      <w:rFonts w:ascii="Cambria Math" w:eastAsiaTheme="minorEastAsia" w:hAnsi="Cambria Math" w:cs="Times New Roman"/>
                      <w:sz w:val="24"/>
                      <w:szCs w:val="24"/>
                      <w:lang w:val="en-US"/>
                    </w:rPr>
                    <m:t>-0.0534</m:t>
                  </w:ins>
                </m:r>
              </m:e>
            </m:d>
          </m:e>
        </m:func>
        <m:r>
          <w:ins w:id="806" w:author="Gonzalo Ríos" w:date="2026-05-06T11:07:00Z" w16du:dateUtc="2026-05-06T01:07:00Z">
            <w:rPr>
              <w:rFonts w:ascii="Cambria Math" w:eastAsiaTheme="minorEastAsia" w:hAnsi="Cambria Math" w:cs="Times New Roman"/>
              <w:sz w:val="24"/>
              <w:szCs w:val="24"/>
              <w:lang w:val="en-US"/>
            </w:rPr>
            <m:t>=0.948</m:t>
          </w:ins>
        </m:r>
      </m:oMath>
      <w:ins w:id="807" w:author="Gonzalo Ríos" w:date="2026-05-06T11:07:00Z" w16du:dateUtc="2026-05-06T01:07:00Z">
        <w:r w:rsidRPr="0009223E">
          <w:rPr>
            <w:rFonts w:ascii="Times New Roman" w:eastAsiaTheme="minorEastAsia" w:hAnsi="Times New Roman" w:cs="Times New Roman"/>
            <w:sz w:val="24"/>
            <w:szCs w:val="24"/>
            <w:lang w:val="en-US"/>
          </w:rPr>
          <w:t>, de</w:t>
        </w:r>
        <w:r w:rsidRPr="0009223E">
          <w:rPr>
            <w:rFonts w:ascii="Times New Roman" w:eastAsiaTheme="minorEastAsia" w:hAnsi="Times New Roman" w:cs="Times New Roman"/>
            <w:sz w:val="24"/>
            <w:szCs w:val="24"/>
            <w:lang w:val="en-US"/>
            <w:rPrChange w:id="808" w:author="Gonzalo Ríos" w:date="2026-05-06T11:07:00Z" w16du:dateUtc="2026-05-06T01:07:00Z">
              <w:rPr>
                <w:rFonts w:ascii="Times New Roman" w:eastAsiaTheme="minorEastAsia" w:hAnsi="Times New Roman" w:cs="Times New Roman"/>
                <w:sz w:val="24"/>
                <w:szCs w:val="24"/>
              </w:rPr>
            </w:rPrChange>
          </w:rPr>
          <w:t>noti</w:t>
        </w:r>
        <w:r>
          <w:rPr>
            <w:rFonts w:ascii="Times New Roman" w:eastAsiaTheme="minorEastAsia" w:hAnsi="Times New Roman" w:cs="Times New Roman"/>
            <w:sz w:val="24"/>
            <w:szCs w:val="24"/>
            <w:lang w:val="en-US"/>
          </w:rPr>
          <w:t xml:space="preserve">ng that each unit increase (in meters) in the total width of the road segment decreases crashes by about </w:t>
        </w:r>
      </w:ins>
      <w:ins w:id="809" w:author="Gonzalo Ríos" w:date="2026-05-06T11:08:00Z" w16du:dateUtc="2026-05-06T01:08:00Z">
        <w:r>
          <w:rPr>
            <w:rFonts w:ascii="Times New Roman" w:eastAsiaTheme="minorEastAsia" w:hAnsi="Times New Roman" w:cs="Times New Roman"/>
            <w:sz w:val="24"/>
            <w:szCs w:val="24"/>
            <w:lang w:val="en-US"/>
          </w:rPr>
          <w:t>5.2%.</w:t>
        </w:r>
      </w:ins>
    </w:p>
    <w:p w14:paraId="2B21966B" w14:textId="376956E5" w:rsidR="0009223E" w:rsidRDefault="0009223E">
      <w:pPr>
        <w:pStyle w:val="Prrafodelista"/>
        <w:numPr>
          <w:ilvl w:val="0"/>
          <w:numId w:val="6"/>
        </w:numPr>
        <w:jc w:val="both"/>
        <w:rPr>
          <w:ins w:id="810" w:author="Gonzalo Ríos" w:date="2026-05-06T11:09:00Z" w16du:dateUtc="2026-05-06T01:09:00Z"/>
          <w:rFonts w:ascii="Times New Roman" w:eastAsiaTheme="minorEastAsia" w:hAnsi="Times New Roman" w:cs="Times New Roman"/>
          <w:sz w:val="24"/>
          <w:szCs w:val="24"/>
          <w:lang w:val="en-US"/>
        </w:rPr>
        <w:pPrChange w:id="811" w:author="Gonzalo Ríos" w:date="2026-05-06T11:27:00Z" w16du:dateUtc="2026-05-06T01:27:00Z">
          <w:pPr>
            <w:pStyle w:val="Prrafodelista"/>
            <w:numPr>
              <w:numId w:val="6"/>
            </w:numPr>
            <w:ind w:hanging="360"/>
          </w:pPr>
        </w:pPrChange>
      </w:pPr>
      <m:oMath>
        <m:r>
          <w:ins w:id="812" w:author="Gonzalo Ríos" w:date="2026-05-06T11:08:00Z" w16du:dateUtc="2026-05-06T01:08:00Z">
            <w:rPr>
              <w:rFonts w:ascii="Cambria Math" w:eastAsiaTheme="minorEastAsia" w:hAnsi="Cambria Math" w:cs="Times New Roman"/>
              <w:sz w:val="24"/>
              <w:szCs w:val="24"/>
              <w:lang w:val="en-US"/>
            </w:rPr>
            <m:t>CM</m:t>
          </w:ins>
        </m:r>
        <m:sSub>
          <m:sSubPr>
            <m:ctrlPr>
              <w:ins w:id="813" w:author="Gonzalo Ríos" w:date="2026-05-06T11:08:00Z" w16du:dateUtc="2026-05-06T01:08:00Z">
                <w:rPr>
                  <w:rFonts w:ascii="Cambria Math" w:eastAsiaTheme="minorEastAsia" w:hAnsi="Cambria Math" w:cs="Times New Roman"/>
                  <w:i/>
                  <w:sz w:val="24"/>
                  <w:szCs w:val="24"/>
                  <w:lang w:val="en-US"/>
                </w:rPr>
              </w:ins>
            </m:ctrlPr>
          </m:sSubPr>
          <m:e>
            <m:r>
              <w:ins w:id="814" w:author="Gonzalo Ríos" w:date="2026-05-06T11:08:00Z" w16du:dateUtc="2026-05-06T01:08:00Z">
                <w:rPr>
                  <w:rFonts w:ascii="Cambria Math" w:eastAsiaTheme="minorEastAsia" w:hAnsi="Cambria Math" w:cs="Times New Roman"/>
                  <w:sz w:val="24"/>
                  <w:szCs w:val="24"/>
                  <w:lang w:val="en-US"/>
                </w:rPr>
                <m:t>F</m:t>
              </w:ins>
            </m:r>
          </m:e>
          <m:sub>
            <m:r>
              <w:ins w:id="815" w:author="Gonzalo Ríos" w:date="2026-05-06T11:09:00Z" w16du:dateUtc="2026-05-06T01:09:00Z">
                <w:rPr>
                  <w:rFonts w:ascii="Cambria Math" w:eastAsiaTheme="minorEastAsia" w:hAnsi="Cambria Math" w:cs="Times New Roman"/>
                  <w:sz w:val="24"/>
                  <w:szCs w:val="24"/>
                  <w:lang w:val="en-US"/>
                </w:rPr>
                <m:t>curves</m:t>
              </w:ins>
            </m:r>
          </m:sub>
        </m:sSub>
        <m:r>
          <w:ins w:id="816" w:author="Gonzalo Ríos" w:date="2026-05-06T11:08:00Z" w16du:dateUtc="2026-05-06T01:08:00Z">
            <w:rPr>
              <w:rFonts w:ascii="Cambria Math" w:eastAsiaTheme="minorEastAsia" w:hAnsi="Cambria Math" w:cs="Times New Roman"/>
              <w:sz w:val="24"/>
              <w:szCs w:val="24"/>
              <w:lang w:val="en-US"/>
            </w:rPr>
            <m:t>=</m:t>
          </w:ins>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exp</m:t>
            </m:r>
          </m:fName>
          <m:e>
            <m:d>
              <m:dPr>
                <m:ctrlPr>
                  <w:ins w:id="817" w:author="Gonzalo Ríos" w:date="2026-05-06T11:08:00Z" w16du:dateUtc="2026-05-06T01:08:00Z">
                    <w:rPr>
                      <w:rFonts w:ascii="Cambria Math" w:eastAsiaTheme="minorEastAsia" w:hAnsi="Cambria Math" w:cs="Times New Roman"/>
                      <w:i/>
                      <w:sz w:val="24"/>
                      <w:szCs w:val="24"/>
                      <w:lang w:val="en-US"/>
                    </w:rPr>
                  </w:ins>
                </m:ctrlPr>
              </m:dPr>
              <m:e>
                <m:r>
                  <w:ins w:id="818" w:author="Gonzalo Ríos" w:date="2026-05-06T11:08:00Z" w16du:dateUtc="2026-05-06T01:08:00Z">
                    <w:rPr>
                      <w:rFonts w:ascii="Cambria Math" w:eastAsiaTheme="minorEastAsia" w:hAnsi="Cambria Math" w:cs="Times New Roman"/>
                      <w:sz w:val="24"/>
                      <w:szCs w:val="24"/>
                      <w:lang w:val="en-US"/>
                    </w:rPr>
                    <m:t>0.0954</m:t>
                  </w:ins>
                </m:r>
              </m:e>
            </m:d>
          </m:e>
        </m:func>
        <m:r>
          <w:ins w:id="819" w:author="Gonzalo Ríos" w:date="2026-05-06T11:08:00Z" w16du:dateUtc="2026-05-06T01:08:00Z">
            <w:rPr>
              <w:rFonts w:ascii="Cambria Math" w:eastAsiaTheme="minorEastAsia" w:hAnsi="Cambria Math" w:cs="Times New Roman"/>
              <w:sz w:val="24"/>
              <w:szCs w:val="24"/>
              <w:lang w:val="en-US"/>
            </w:rPr>
            <m:t>=1.10</m:t>
          </w:ins>
        </m:r>
      </m:oMath>
      <w:ins w:id="820" w:author="Gonzalo Ríos" w:date="2026-05-06T11:08:00Z" w16du:dateUtc="2026-05-06T01:08:00Z">
        <w:r>
          <w:rPr>
            <w:rFonts w:ascii="Times New Roman" w:eastAsiaTheme="minorEastAsia" w:hAnsi="Times New Roman" w:cs="Times New Roman"/>
            <w:sz w:val="24"/>
            <w:szCs w:val="24"/>
            <w:lang w:val="en-US"/>
          </w:rPr>
          <w:t>, showing that each additional curve in the road segment increases crashes by about 10</w:t>
        </w:r>
      </w:ins>
      <w:ins w:id="821" w:author="Gonzalo Ríos" w:date="2026-05-06T11:09:00Z" w16du:dateUtc="2026-05-06T01:09:00Z">
        <w:r>
          <w:rPr>
            <w:rFonts w:ascii="Times New Roman" w:eastAsiaTheme="minorEastAsia" w:hAnsi="Times New Roman" w:cs="Times New Roman"/>
            <w:sz w:val="24"/>
            <w:szCs w:val="24"/>
            <w:lang w:val="en-US"/>
          </w:rPr>
          <w:t>%.</w:t>
        </w:r>
      </w:ins>
    </w:p>
    <w:p w14:paraId="20E4BC02" w14:textId="23CF5B56" w:rsidR="0009223E" w:rsidRDefault="0009223E">
      <w:pPr>
        <w:pStyle w:val="Prrafodelista"/>
        <w:numPr>
          <w:ilvl w:val="0"/>
          <w:numId w:val="6"/>
        </w:numPr>
        <w:jc w:val="both"/>
        <w:rPr>
          <w:ins w:id="822" w:author="Gonzalo Ríos" w:date="2026-05-06T11:10:00Z" w16du:dateUtc="2026-05-06T01:10:00Z"/>
          <w:rFonts w:ascii="Times New Roman" w:eastAsiaTheme="minorEastAsia" w:hAnsi="Times New Roman" w:cs="Times New Roman"/>
          <w:sz w:val="24"/>
          <w:szCs w:val="24"/>
          <w:lang w:val="en-US"/>
        </w:rPr>
        <w:pPrChange w:id="823" w:author="Gonzalo Ríos" w:date="2026-05-06T11:27:00Z" w16du:dateUtc="2026-05-06T01:27:00Z">
          <w:pPr>
            <w:pStyle w:val="Prrafodelista"/>
            <w:numPr>
              <w:numId w:val="6"/>
            </w:numPr>
            <w:ind w:hanging="360"/>
          </w:pPr>
        </w:pPrChange>
      </w:pPr>
      <m:oMath>
        <m:r>
          <w:ins w:id="824" w:author="Gonzalo Ríos" w:date="2026-05-06T11:09:00Z" w16du:dateUtc="2026-05-06T01:09:00Z">
            <w:rPr>
              <w:rFonts w:ascii="Cambria Math" w:eastAsiaTheme="minorEastAsia" w:hAnsi="Cambria Math" w:cs="Times New Roman"/>
              <w:sz w:val="24"/>
              <w:szCs w:val="24"/>
              <w:lang w:val="en-US"/>
            </w:rPr>
            <m:t>CM</m:t>
          </w:ins>
        </m:r>
        <m:sSub>
          <m:sSubPr>
            <m:ctrlPr>
              <w:ins w:id="825" w:author="Gonzalo Ríos" w:date="2026-05-06T11:09:00Z" w16du:dateUtc="2026-05-06T01:09:00Z">
                <w:rPr>
                  <w:rFonts w:ascii="Cambria Math" w:eastAsiaTheme="minorEastAsia" w:hAnsi="Cambria Math" w:cs="Times New Roman"/>
                  <w:i/>
                  <w:sz w:val="24"/>
                  <w:szCs w:val="24"/>
                  <w:lang w:val="en-US"/>
                </w:rPr>
              </w:ins>
            </m:ctrlPr>
          </m:sSubPr>
          <m:e>
            <m:r>
              <w:ins w:id="826" w:author="Gonzalo Ríos" w:date="2026-05-06T11:09:00Z" w16du:dateUtc="2026-05-06T01:09:00Z">
                <w:rPr>
                  <w:rFonts w:ascii="Cambria Math" w:eastAsiaTheme="minorEastAsia" w:hAnsi="Cambria Math" w:cs="Times New Roman"/>
                  <w:sz w:val="24"/>
                  <w:szCs w:val="24"/>
                  <w:lang w:val="en-US"/>
                </w:rPr>
                <m:t>F</m:t>
              </w:ins>
            </m:r>
          </m:e>
          <m:sub>
            <m:r>
              <w:ins w:id="827" w:author="Gonzalo Ríos" w:date="2026-05-06T11:09:00Z" w16du:dateUtc="2026-05-06T01:09:00Z">
                <w:rPr>
                  <w:rFonts w:ascii="Cambria Math" w:eastAsiaTheme="minorEastAsia" w:hAnsi="Cambria Math" w:cs="Times New Roman"/>
                  <w:sz w:val="24"/>
                  <w:szCs w:val="24"/>
                  <w:lang w:val="en-US"/>
                </w:rPr>
                <m:t>tangent length</m:t>
              </w:ins>
            </m:r>
          </m:sub>
        </m:sSub>
        <m:r>
          <w:ins w:id="828" w:author="Gonzalo Ríos" w:date="2026-05-06T11:09:00Z" w16du:dateUtc="2026-05-06T01:09:00Z">
            <w:rPr>
              <w:rFonts w:ascii="Cambria Math" w:eastAsiaTheme="minorEastAsia" w:hAnsi="Cambria Math" w:cs="Times New Roman"/>
              <w:sz w:val="24"/>
              <w:szCs w:val="24"/>
              <w:lang w:val="en-US"/>
            </w:rPr>
            <m:t>=</m:t>
          </w:ins>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exp</m:t>
            </m:r>
          </m:fName>
          <m:e>
            <m:d>
              <m:dPr>
                <m:ctrlPr>
                  <w:ins w:id="829" w:author="Gonzalo Ríos" w:date="2026-05-06T11:09:00Z" w16du:dateUtc="2026-05-06T01:09:00Z">
                    <w:rPr>
                      <w:rFonts w:ascii="Cambria Math" w:eastAsiaTheme="minorEastAsia" w:hAnsi="Cambria Math" w:cs="Times New Roman"/>
                      <w:i/>
                      <w:sz w:val="24"/>
                      <w:szCs w:val="24"/>
                      <w:lang w:val="en-US"/>
                    </w:rPr>
                  </w:ins>
                </m:ctrlPr>
              </m:dPr>
              <m:e>
                <m:r>
                  <w:ins w:id="830" w:author="Gonzalo Ríos" w:date="2026-05-06T11:09:00Z" w16du:dateUtc="2026-05-06T01:09:00Z">
                    <w:rPr>
                      <w:rFonts w:ascii="Cambria Math" w:eastAsiaTheme="minorEastAsia" w:hAnsi="Cambria Math" w:cs="Times New Roman"/>
                      <w:sz w:val="24"/>
                      <w:szCs w:val="24"/>
                      <w:lang w:val="en-US"/>
                    </w:rPr>
                    <m:t>0.1014</m:t>
                  </w:ins>
                </m:r>
              </m:e>
            </m:d>
          </m:e>
        </m:func>
        <m:r>
          <w:ins w:id="831" w:author="Gonzalo Ríos" w:date="2026-05-06T11:09:00Z" w16du:dateUtc="2026-05-06T01:09:00Z">
            <w:rPr>
              <w:rFonts w:ascii="Cambria Math" w:eastAsiaTheme="minorEastAsia" w:hAnsi="Cambria Math" w:cs="Times New Roman"/>
              <w:sz w:val="24"/>
              <w:szCs w:val="24"/>
              <w:lang w:val="en-US"/>
            </w:rPr>
            <m:t>=1.106</m:t>
          </w:ins>
        </m:r>
      </m:oMath>
      <w:ins w:id="832" w:author="Gonzalo Ríos" w:date="2026-05-06T11:09:00Z" w16du:dateUtc="2026-05-06T01:09:00Z">
        <w:r w:rsidRPr="0009223E">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which shows that increasing the tangent length (in miles) in one-unit increases crashes by about 10.6</w:t>
        </w:r>
      </w:ins>
      <w:ins w:id="833" w:author="Gonzalo Ríos" w:date="2026-05-06T11:10:00Z" w16du:dateUtc="2026-05-06T01:10:00Z">
        <w:r>
          <w:rPr>
            <w:rFonts w:ascii="Times New Roman" w:eastAsiaTheme="minorEastAsia" w:hAnsi="Times New Roman" w:cs="Times New Roman"/>
            <w:sz w:val="24"/>
            <w:szCs w:val="24"/>
            <w:lang w:val="en-US"/>
          </w:rPr>
          <w:t>%.</w:t>
        </w:r>
      </w:ins>
    </w:p>
    <w:p w14:paraId="64145761" w14:textId="6F2A2F99" w:rsidR="0009223E" w:rsidRDefault="0009223E">
      <w:pPr>
        <w:pStyle w:val="Prrafodelista"/>
        <w:numPr>
          <w:ilvl w:val="0"/>
          <w:numId w:val="6"/>
        </w:numPr>
        <w:jc w:val="both"/>
        <w:rPr>
          <w:ins w:id="834" w:author="Gonzalo Ríos" w:date="2026-05-06T11:12:00Z" w16du:dateUtc="2026-05-06T01:12:00Z"/>
          <w:rFonts w:ascii="Times New Roman" w:eastAsiaTheme="minorEastAsia" w:hAnsi="Times New Roman" w:cs="Times New Roman"/>
          <w:sz w:val="24"/>
          <w:szCs w:val="24"/>
          <w:lang w:val="en-US"/>
        </w:rPr>
        <w:pPrChange w:id="835" w:author="Gonzalo Ríos" w:date="2026-05-06T11:27:00Z" w16du:dateUtc="2026-05-06T01:27:00Z">
          <w:pPr>
            <w:pStyle w:val="Prrafodelista"/>
            <w:numPr>
              <w:numId w:val="6"/>
            </w:numPr>
            <w:ind w:hanging="360"/>
          </w:pPr>
        </w:pPrChange>
      </w:pPr>
      <m:oMath>
        <m:r>
          <w:ins w:id="836" w:author="Gonzalo Ríos" w:date="2026-05-06T11:11:00Z" w16du:dateUtc="2026-05-06T01:11:00Z">
            <w:rPr>
              <w:rFonts w:ascii="Cambria Math" w:eastAsiaTheme="minorEastAsia" w:hAnsi="Cambria Math" w:cs="Times New Roman"/>
              <w:sz w:val="24"/>
              <w:szCs w:val="24"/>
              <w:lang w:val="en-US"/>
            </w:rPr>
            <m:t>CM</m:t>
          </w:ins>
        </m:r>
        <m:sSub>
          <m:sSubPr>
            <m:ctrlPr>
              <w:ins w:id="837" w:author="Gonzalo Ríos" w:date="2026-05-06T11:11:00Z" w16du:dateUtc="2026-05-06T01:11:00Z">
                <w:rPr>
                  <w:rFonts w:ascii="Cambria Math" w:eastAsiaTheme="minorEastAsia" w:hAnsi="Cambria Math" w:cs="Times New Roman"/>
                  <w:i/>
                  <w:sz w:val="24"/>
                  <w:szCs w:val="24"/>
                  <w:lang w:val="en-US"/>
                </w:rPr>
              </w:ins>
            </m:ctrlPr>
          </m:sSubPr>
          <m:e>
            <m:r>
              <w:ins w:id="838" w:author="Gonzalo Ríos" w:date="2026-05-06T11:11:00Z" w16du:dateUtc="2026-05-06T01:11:00Z">
                <w:rPr>
                  <w:rFonts w:ascii="Cambria Math" w:eastAsiaTheme="minorEastAsia" w:hAnsi="Cambria Math" w:cs="Times New Roman"/>
                  <w:sz w:val="24"/>
                  <w:szCs w:val="24"/>
                  <w:lang w:val="en-US"/>
                </w:rPr>
                <m:t>F</m:t>
              </w:ins>
            </m:r>
          </m:e>
          <m:sub>
            <m:r>
              <w:ins w:id="839" w:author="Gonzalo Ríos" w:date="2026-05-06T11:12:00Z" w16du:dateUtc="2026-05-06T01:12:00Z">
                <w:rPr>
                  <w:rFonts w:ascii="Cambria Math" w:eastAsiaTheme="minorEastAsia" w:hAnsi="Cambria Math" w:cs="Times New Roman"/>
                  <w:sz w:val="24"/>
                  <w:szCs w:val="24"/>
                  <w:lang w:val="en-US"/>
                </w:rPr>
                <m:t>grade difference</m:t>
              </w:ins>
            </m:r>
          </m:sub>
        </m:sSub>
        <m:r>
          <w:ins w:id="840" w:author="Gonzalo Ríos" w:date="2026-05-06T11:11:00Z" w16du:dateUtc="2026-05-06T01:11:00Z">
            <w:rPr>
              <w:rFonts w:ascii="Cambria Math" w:eastAsiaTheme="minorEastAsia" w:hAnsi="Cambria Math" w:cs="Times New Roman"/>
              <w:sz w:val="24"/>
              <w:szCs w:val="24"/>
              <w:lang w:val="en-US"/>
            </w:rPr>
            <m:t>=</m:t>
          </w:ins>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exp</m:t>
            </m:r>
          </m:fName>
          <m:e>
            <m:d>
              <m:dPr>
                <m:ctrlPr>
                  <w:ins w:id="841" w:author="Gonzalo Ríos" w:date="2026-05-06T11:12:00Z" w16du:dateUtc="2026-05-06T01:12:00Z">
                    <w:rPr>
                      <w:rFonts w:ascii="Cambria Math" w:eastAsiaTheme="minorEastAsia" w:hAnsi="Cambria Math" w:cs="Times New Roman"/>
                      <w:i/>
                      <w:sz w:val="24"/>
                      <w:szCs w:val="24"/>
                      <w:lang w:val="en-US"/>
                    </w:rPr>
                  </w:ins>
                </m:ctrlPr>
              </m:dPr>
              <m:e>
                <m:r>
                  <w:ins w:id="842" w:author="Gonzalo Ríos" w:date="2026-05-06T11:12:00Z" w16du:dateUtc="2026-05-06T01:12:00Z">
                    <w:rPr>
                      <w:rFonts w:ascii="Cambria Math" w:eastAsiaTheme="minorEastAsia" w:hAnsi="Cambria Math" w:cs="Times New Roman"/>
                      <w:sz w:val="24"/>
                      <w:szCs w:val="24"/>
                      <w:lang w:val="en-US"/>
                    </w:rPr>
                    <m:t>0.0769</m:t>
                  </w:ins>
                </m:r>
              </m:e>
            </m:d>
          </m:e>
        </m:func>
        <m:r>
          <w:ins w:id="843" w:author="Gonzalo Ríos" w:date="2026-05-06T11:12:00Z" w16du:dateUtc="2026-05-06T01:12:00Z">
            <w:rPr>
              <w:rFonts w:ascii="Cambria Math" w:eastAsiaTheme="minorEastAsia" w:hAnsi="Cambria Math" w:cs="Times New Roman"/>
              <w:sz w:val="24"/>
              <w:szCs w:val="24"/>
              <w:lang w:val="en-US"/>
            </w:rPr>
            <m:t>=1.079</m:t>
          </w:ins>
        </m:r>
      </m:oMath>
      <w:ins w:id="844" w:author="Gonzalo Ríos" w:date="2026-05-06T11:12:00Z" w16du:dateUtc="2026-05-06T01:12:00Z">
        <w:r>
          <w:rPr>
            <w:rFonts w:ascii="Times New Roman" w:eastAsiaTheme="minorEastAsia" w:hAnsi="Times New Roman" w:cs="Times New Roman"/>
            <w:sz w:val="24"/>
            <w:szCs w:val="24"/>
            <w:lang w:val="en-US"/>
          </w:rPr>
          <w:t>, showing that increasing the grade difference in the segments by one-unit (in %) increases crashes by about 7.9%.</w:t>
        </w:r>
      </w:ins>
    </w:p>
    <w:p w14:paraId="05A2285F" w14:textId="51980C21" w:rsidR="0009223E" w:rsidRDefault="0009223E">
      <w:pPr>
        <w:pStyle w:val="Prrafodelista"/>
        <w:numPr>
          <w:ilvl w:val="0"/>
          <w:numId w:val="6"/>
        </w:numPr>
        <w:jc w:val="both"/>
        <w:rPr>
          <w:ins w:id="845" w:author="Gonzalo Ríos" w:date="2026-05-06T11:13:00Z" w16du:dateUtc="2026-05-06T01:13:00Z"/>
          <w:rFonts w:ascii="Times New Roman" w:eastAsiaTheme="minorEastAsia" w:hAnsi="Times New Roman" w:cs="Times New Roman"/>
          <w:sz w:val="24"/>
          <w:szCs w:val="24"/>
          <w:lang w:val="en-US"/>
        </w:rPr>
        <w:pPrChange w:id="846" w:author="Gonzalo Ríos" w:date="2026-05-06T11:27:00Z" w16du:dateUtc="2026-05-06T01:27:00Z">
          <w:pPr>
            <w:pStyle w:val="Prrafodelista"/>
            <w:numPr>
              <w:numId w:val="6"/>
            </w:numPr>
            <w:ind w:hanging="360"/>
          </w:pPr>
        </w:pPrChange>
      </w:pPr>
      <m:oMath>
        <m:r>
          <w:ins w:id="847" w:author="Gonzalo Ríos" w:date="2026-05-06T11:12:00Z" w16du:dateUtc="2026-05-06T01:12:00Z">
            <w:rPr>
              <w:rFonts w:ascii="Cambria Math" w:eastAsiaTheme="minorEastAsia" w:hAnsi="Cambria Math" w:cs="Times New Roman"/>
              <w:sz w:val="24"/>
              <w:szCs w:val="24"/>
              <w:lang w:val="en-US"/>
            </w:rPr>
            <m:t>CM</m:t>
          </w:ins>
        </m:r>
        <m:sSub>
          <m:sSubPr>
            <m:ctrlPr>
              <w:ins w:id="848" w:author="Gonzalo Ríos" w:date="2026-05-06T11:12:00Z" w16du:dateUtc="2026-05-06T01:12:00Z">
                <w:rPr>
                  <w:rFonts w:ascii="Cambria Math" w:eastAsiaTheme="minorEastAsia" w:hAnsi="Cambria Math" w:cs="Times New Roman"/>
                  <w:i/>
                  <w:sz w:val="24"/>
                  <w:szCs w:val="24"/>
                  <w:lang w:val="en-US"/>
                </w:rPr>
              </w:ins>
            </m:ctrlPr>
          </m:sSubPr>
          <m:e>
            <m:r>
              <w:ins w:id="849" w:author="Gonzalo Ríos" w:date="2026-05-06T11:12:00Z" w16du:dateUtc="2026-05-06T01:12:00Z">
                <w:rPr>
                  <w:rFonts w:ascii="Cambria Math" w:eastAsiaTheme="minorEastAsia" w:hAnsi="Cambria Math" w:cs="Times New Roman"/>
                  <w:sz w:val="24"/>
                  <w:szCs w:val="24"/>
                  <w:lang w:val="en-US"/>
                </w:rPr>
                <m:t>F</m:t>
              </w:ins>
            </m:r>
          </m:e>
          <m:sub>
            <m:r>
              <w:ins w:id="850" w:author="Gonzalo Ríos" w:date="2026-05-06T11:12:00Z" w16du:dateUtc="2026-05-06T01:12:00Z">
                <w:rPr>
                  <w:rFonts w:ascii="Cambria Math" w:eastAsiaTheme="minorEastAsia" w:hAnsi="Cambria Math" w:cs="Times New Roman"/>
                  <w:sz w:val="24"/>
                  <w:szCs w:val="24"/>
                  <w:lang w:val="en-US"/>
                </w:rPr>
                <m:t>shoulder width</m:t>
              </w:ins>
            </m:r>
          </m:sub>
        </m:sSub>
        <m:r>
          <w:ins w:id="851" w:author="Gonzalo Ríos" w:date="2026-05-06T11:12:00Z" w16du:dateUtc="2026-05-06T01:12:00Z">
            <w:rPr>
              <w:rFonts w:ascii="Cambria Math" w:eastAsiaTheme="minorEastAsia" w:hAnsi="Cambria Math" w:cs="Times New Roman"/>
              <w:sz w:val="24"/>
              <w:szCs w:val="24"/>
              <w:lang w:val="en-US"/>
            </w:rPr>
            <m:t>=</m:t>
          </w:ins>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exp</m:t>
            </m:r>
          </m:fName>
          <m:e>
            <m:d>
              <m:dPr>
                <m:ctrlPr>
                  <w:ins w:id="852" w:author="Gonzalo Ríos" w:date="2026-05-06T11:12:00Z" w16du:dateUtc="2026-05-06T01:12:00Z">
                    <w:rPr>
                      <w:rFonts w:ascii="Cambria Math" w:eastAsiaTheme="minorEastAsia" w:hAnsi="Cambria Math" w:cs="Times New Roman"/>
                      <w:i/>
                      <w:sz w:val="24"/>
                      <w:szCs w:val="24"/>
                      <w:lang w:val="en-US"/>
                    </w:rPr>
                  </w:ins>
                </m:ctrlPr>
              </m:dPr>
              <m:e>
                <m:r>
                  <w:ins w:id="853" w:author="Gonzalo Ríos" w:date="2026-05-06T11:13:00Z" w16du:dateUtc="2026-05-06T01:13:00Z">
                    <w:rPr>
                      <w:rFonts w:ascii="Cambria Math" w:eastAsiaTheme="minorEastAsia" w:hAnsi="Cambria Math" w:cs="Times New Roman"/>
                      <w:sz w:val="24"/>
                      <w:szCs w:val="24"/>
                      <w:lang w:val="en-US"/>
                    </w:rPr>
                    <m:t>-0.4338</m:t>
                  </w:ins>
                </m:r>
              </m:e>
            </m:d>
          </m:e>
        </m:func>
        <m:r>
          <w:ins w:id="854" w:author="Gonzalo Ríos" w:date="2026-05-06T11:13:00Z" w16du:dateUtc="2026-05-06T01:13:00Z">
            <w:rPr>
              <w:rFonts w:ascii="Cambria Math" w:eastAsiaTheme="minorEastAsia" w:hAnsi="Cambria Math" w:cs="Times New Roman"/>
              <w:sz w:val="24"/>
              <w:szCs w:val="24"/>
              <w:lang w:val="en-US"/>
            </w:rPr>
            <m:t>=0.648</m:t>
          </w:ins>
        </m:r>
      </m:oMath>
      <w:ins w:id="855" w:author="Gonzalo Ríos" w:date="2026-05-06T11:13:00Z" w16du:dateUtc="2026-05-06T01:13:00Z">
        <w:r w:rsidRPr="0009223E">
          <w:rPr>
            <w:rFonts w:ascii="Times New Roman" w:eastAsiaTheme="minorEastAsia" w:hAnsi="Times New Roman" w:cs="Times New Roman"/>
            <w:sz w:val="24"/>
            <w:szCs w:val="24"/>
            <w:lang w:val="en-US"/>
          </w:rPr>
          <w:t>, y</w:t>
        </w:r>
        <w:r w:rsidRPr="0009223E">
          <w:rPr>
            <w:rFonts w:ascii="Times New Roman" w:eastAsiaTheme="minorEastAsia" w:hAnsi="Times New Roman" w:cs="Times New Roman"/>
            <w:sz w:val="24"/>
            <w:szCs w:val="24"/>
            <w:lang w:val="en-US"/>
            <w:rPrChange w:id="856" w:author="Gonzalo Ríos" w:date="2026-05-06T11:13:00Z" w16du:dateUtc="2026-05-06T01:13:00Z">
              <w:rPr>
                <w:rFonts w:ascii="Times New Roman" w:eastAsiaTheme="minorEastAsia" w:hAnsi="Times New Roman" w:cs="Times New Roman"/>
                <w:sz w:val="24"/>
                <w:szCs w:val="24"/>
              </w:rPr>
            </w:rPrChange>
          </w:rPr>
          <w:t>ield</w:t>
        </w:r>
        <w:r>
          <w:rPr>
            <w:rFonts w:ascii="Times New Roman" w:eastAsiaTheme="minorEastAsia" w:hAnsi="Times New Roman" w:cs="Times New Roman"/>
            <w:sz w:val="24"/>
            <w:szCs w:val="24"/>
            <w:lang w:val="en-US"/>
          </w:rPr>
          <w:t>ing a decrease of about 33.2% per one-unit increase (in meters) on the shoulder width in the road segments.</w:t>
        </w:r>
      </w:ins>
    </w:p>
    <w:p w14:paraId="4B9BAEDE" w14:textId="16363C6C" w:rsidR="0009223E" w:rsidRDefault="00AA459B" w:rsidP="0009223E">
      <w:pPr>
        <w:jc w:val="both"/>
        <w:rPr>
          <w:ins w:id="857" w:author="Gonzalo Ríos" w:date="2026-05-07T12:31:00Z" w16du:dateUtc="2026-05-07T02:31:00Z"/>
          <w:rFonts w:ascii="Times New Roman" w:eastAsiaTheme="minorEastAsia" w:hAnsi="Times New Roman" w:cs="Times New Roman"/>
          <w:sz w:val="24"/>
          <w:szCs w:val="24"/>
          <w:lang w:val="en-US"/>
        </w:rPr>
      </w:pPr>
      <w:ins w:id="858" w:author="Gonzalo Ríos" w:date="2026-05-06T11:28:00Z" w16du:dateUtc="2026-05-06T01:28:00Z">
        <w:r>
          <w:rPr>
            <w:rFonts w:ascii="Times New Roman" w:eastAsiaTheme="minorEastAsia" w:hAnsi="Times New Roman" w:cs="Times New Roman"/>
            <w:sz w:val="24"/>
            <w:szCs w:val="24"/>
            <w:lang w:val="en-US"/>
          </w:rPr>
          <w:t>N</w:t>
        </w:r>
      </w:ins>
      <w:ins w:id="859" w:author="Gonzalo Ríos" w:date="2026-05-06T11:13:00Z" w16du:dateUtc="2026-05-06T01:13:00Z">
        <w:r w:rsidR="0009223E">
          <w:rPr>
            <w:rFonts w:ascii="Times New Roman" w:eastAsiaTheme="minorEastAsia" w:hAnsi="Times New Roman" w:cs="Times New Roman"/>
            <w:sz w:val="24"/>
            <w:szCs w:val="24"/>
            <w:lang w:val="en-US"/>
          </w:rPr>
          <w:t xml:space="preserve">ote that the </w:t>
        </w:r>
      </w:ins>
      <w:ins w:id="860" w:author="Gonzalo Ríos" w:date="2026-05-06T11:16:00Z" w16du:dateUtc="2026-05-06T01:16:00Z">
        <w:r w:rsidR="0009223E">
          <w:rPr>
            <w:rFonts w:ascii="Times New Roman" w:eastAsiaTheme="minorEastAsia" w:hAnsi="Times New Roman" w:cs="Times New Roman"/>
            <w:sz w:val="24"/>
            <w:szCs w:val="24"/>
            <w:lang w:val="en-US"/>
          </w:rPr>
          <w:t>AADT does not have unit-elasticity like traditional models</w:t>
        </w:r>
      </w:ins>
      <w:ins w:id="861" w:author="Gonzalo Ríos" w:date="2026-05-06T11:17:00Z" w16du:dateUtc="2026-05-06T01:17:00Z">
        <w:r w:rsidR="002B7F76">
          <w:rPr>
            <w:rFonts w:ascii="Times New Roman" w:eastAsiaTheme="minorEastAsia" w:hAnsi="Times New Roman" w:cs="Times New Roman"/>
            <w:sz w:val="24"/>
            <w:szCs w:val="24"/>
            <w:lang w:val="en-US"/>
          </w:rPr>
          <w:t>. Instead, it enters the model with as a function with its own parameter and the effect of the variable for flat</w:t>
        </w:r>
      </w:ins>
      <w:ins w:id="862" w:author="Gonzalo Ríos" w:date="2026-05-06T11:18:00Z" w16du:dateUtc="2026-05-06T01:18:00Z">
        <w:r w:rsidR="002B7F76">
          <w:rPr>
            <w:rFonts w:ascii="Times New Roman" w:eastAsiaTheme="minorEastAsia" w:hAnsi="Times New Roman" w:cs="Times New Roman"/>
            <w:sz w:val="24"/>
            <w:szCs w:val="24"/>
            <w:lang w:val="en-US"/>
          </w:rPr>
          <w:t xml:space="preserve"> slope segments.</w:t>
        </w:r>
      </w:ins>
      <w:ins w:id="863" w:author="Gonzalo Ríos" w:date="2026-05-06T11:28:00Z" w16du:dateUtc="2026-05-06T01:28:00Z">
        <w:r>
          <w:rPr>
            <w:rFonts w:ascii="Times New Roman" w:eastAsiaTheme="minorEastAsia" w:hAnsi="Times New Roman" w:cs="Times New Roman"/>
            <w:sz w:val="24"/>
            <w:szCs w:val="24"/>
            <w:lang w:val="en-US"/>
          </w:rPr>
          <w:t xml:space="preserve"> Furthermore, note that the effect of flat slope segments on crashes is not </w:t>
        </w:r>
        <w:r>
          <w:rPr>
            <w:rFonts w:ascii="Times New Roman" w:eastAsiaTheme="minorEastAsia" w:hAnsi="Times New Roman" w:cs="Times New Roman"/>
            <w:sz w:val="24"/>
            <w:szCs w:val="24"/>
            <w:lang w:val="en-US"/>
          </w:rPr>
          <w:lastRenderedPageBreak/>
          <w:t>constant, instead it depends on the exposure</w:t>
        </w:r>
      </w:ins>
      <w:ins w:id="864" w:author="Gonzalo Ríos" w:date="2026-05-07T12:28:00Z" w16du:dateUtc="2026-05-07T02:28:00Z">
        <w:r w:rsidR="00774934">
          <w:rPr>
            <w:rFonts w:ascii="Times New Roman" w:eastAsiaTheme="minorEastAsia" w:hAnsi="Times New Roman" w:cs="Times New Roman"/>
            <w:sz w:val="24"/>
            <w:szCs w:val="24"/>
            <w:lang w:val="en-US"/>
          </w:rPr>
          <w:t xml:space="preserve"> term as it enters in the hierarchical structure of the model</w:t>
        </w:r>
      </w:ins>
      <w:ins w:id="865" w:author="Gonzalo Ríos" w:date="2026-05-06T11:28:00Z" w16du:dateUtc="2026-05-06T01:28:00Z">
        <w:r>
          <w:rPr>
            <w:rFonts w:ascii="Times New Roman" w:eastAsiaTheme="minorEastAsia" w:hAnsi="Times New Roman" w:cs="Times New Roman"/>
            <w:sz w:val="24"/>
            <w:szCs w:val="24"/>
            <w:lang w:val="en-US"/>
          </w:rPr>
          <w:t>.</w:t>
        </w:r>
      </w:ins>
      <w:ins w:id="866" w:author="Gonzalo Ríos" w:date="2026-05-07T12:31:00Z" w16du:dateUtc="2026-05-07T02:31:00Z">
        <w:r w:rsidR="00774934">
          <w:rPr>
            <w:rFonts w:ascii="Times New Roman" w:eastAsiaTheme="minorEastAsia" w:hAnsi="Times New Roman" w:cs="Times New Roman"/>
            <w:sz w:val="24"/>
            <w:szCs w:val="24"/>
            <w:lang w:val="en-US"/>
          </w:rPr>
          <w:t xml:space="preserve"> In this sense, </w:t>
        </w:r>
      </w:ins>
      <w:ins w:id="867" w:author="Gonzalo Ríos" w:date="2026-05-07T12:32:00Z" w16du:dateUtc="2026-05-07T02:32:00Z">
        <w:r w:rsidR="00774934">
          <w:rPr>
            <w:rFonts w:ascii="Times New Roman" w:eastAsiaTheme="minorEastAsia" w:hAnsi="Times New Roman" w:cs="Times New Roman"/>
            <w:sz w:val="24"/>
            <w:szCs w:val="24"/>
            <w:lang w:val="en-US"/>
          </w:rPr>
          <w:t xml:space="preserve">let’s consider </w:t>
        </w:r>
      </w:ins>
      <m:oMath>
        <m:sSub>
          <m:sSubPr>
            <m:ctrlPr>
              <w:ins w:id="868" w:author="Gonzalo Ríos" w:date="2026-05-07T12:32:00Z" w16du:dateUtc="2026-05-07T02:32:00Z">
                <w:rPr>
                  <w:rFonts w:ascii="Cambria Math" w:eastAsiaTheme="minorEastAsia" w:hAnsi="Cambria Math" w:cs="Times New Roman"/>
                  <w:i/>
                  <w:sz w:val="24"/>
                  <w:szCs w:val="24"/>
                  <w:lang w:val="en-US"/>
                </w:rPr>
              </w:ins>
            </m:ctrlPr>
          </m:sSubPr>
          <m:e>
            <m:r>
              <w:ins w:id="869" w:author="Gonzalo Ríos" w:date="2026-05-07T12:32:00Z" w16du:dateUtc="2026-05-07T02:32:00Z">
                <w:rPr>
                  <w:rFonts w:ascii="Cambria Math" w:eastAsiaTheme="minorEastAsia" w:hAnsi="Cambria Math" w:cs="Times New Roman"/>
                  <w:sz w:val="24"/>
                  <w:szCs w:val="24"/>
                  <w:lang w:val="en-US"/>
                </w:rPr>
                <m:t>N</m:t>
              </w:ins>
            </m:r>
          </m:e>
          <m:sub>
            <m:r>
              <w:ins w:id="870" w:author="Gonzalo Ríos" w:date="2026-05-07T12:32:00Z" w16du:dateUtc="2026-05-07T02:32:00Z">
                <w:rPr>
                  <w:rFonts w:ascii="Cambria Math" w:eastAsiaTheme="minorEastAsia" w:hAnsi="Cambria Math" w:cs="Times New Roman"/>
                  <w:sz w:val="24"/>
                  <w:szCs w:val="24"/>
                  <w:lang w:val="en-US"/>
                </w:rPr>
                <m:t>1</m:t>
              </w:ins>
            </m:r>
          </m:sub>
        </m:sSub>
      </m:oMath>
      <w:ins w:id="871" w:author="Gonzalo Ríos" w:date="2026-05-07T12:32:00Z" w16du:dateUtc="2026-05-07T02:32:00Z">
        <w:r w:rsidR="00774934">
          <w:rPr>
            <w:rFonts w:ascii="Times New Roman" w:eastAsiaTheme="minorEastAsia" w:hAnsi="Times New Roman" w:cs="Times New Roman"/>
            <w:sz w:val="24"/>
            <w:szCs w:val="24"/>
            <w:lang w:val="en-US"/>
          </w:rPr>
          <w:t xml:space="preserve"> if </w:t>
        </w:r>
      </w:ins>
      <m:oMath>
        <m:sSub>
          <m:sSubPr>
            <m:ctrlPr>
              <w:ins w:id="872" w:author="Gonzalo Ríos" w:date="2026-05-07T12:32:00Z" w16du:dateUtc="2026-05-07T02:32:00Z">
                <w:rPr>
                  <w:rFonts w:ascii="Cambria Math" w:eastAsiaTheme="minorEastAsia" w:hAnsi="Cambria Math" w:cs="Times New Roman"/>
                  <w:i/>
                  <w:sz w:val="24"/>
                  <w:szCs w:val="24"/>
                  <w:lang w:val="en-US"/>
                </w:rPr>
              </w:ins>
            </m:ctrlPr>
          </m:sSubPr>
          <m:e>
            <m:r>
              <w:ins w:id="873" w:author="Gonzalo Ríos" w:date="2026-05-07T12:32:00Z" w16du:dateUtc="2026-05-07T02:32:00Z">
                <w:rPr>
                  <w:rFonts w:ascii="Cambria Math" w:eastAsiaTheme="minorEastAsia" w:hAnsi="Cambria Math" w:cs="Times New Roman"/>
                  <w:sz w:val="24"/>
                  <w:szCs w:val="24"/>
                  <w:lang w:val="en-US"/>
                </w:rPr>
                <m:t>X</m:t>
              </w:ins>
            </m:r>
          </m:e>
          <m:sub>
            <m:r>
              <w:ins w:id="874" w:author="Gonzalo Ríos" w:date="2026-05-07T12:32:00Z" w16du:dateUtc="2026-05-07T02:32:00Z">
                <w:rPr>
                  <w:rFonts w:ascii="Cambria Math" w:eastAsiaTheme="minorEastAsia" w:hAnsi="Cambria Math" w:cs="Times New Roman"/>
                  <w:sz w:val="24"/>
                  <w:szCs w:val="24"/>
                  <w:lang w:val="en-US"/>
                </w:rPr>
                <m:t>slope flat</m:t>
              </w:ins>
            </m:r>
          </m:sub>
        </m:sSub>
        <m:r>
          <w:ins w:id="875" w:author="Gonzalo Ríos" w:date="2026-05-07T12:32:00Z" w16du:dateUtc="2026-05-07T02:32:00Z">
            <w:rPr>
              <w:rFonts w:ascii="Cambria Math" w:eastAsiaTheme="minorEastAsia" w:hAnsi="Cambria Math" w:cs="Times New Roman"/>
              <w:sz w:val="24"/>
              <w:szCs w:val="24"/>
              <w:lang w:val="en-US"/>
            </w:rPr>
            <m:t>=1</m:t>
          </w:ins>
        </m:r>
      </m:oMath>
      <w:ins w:id="876" w:author="Gonzalo Ríos" w:date="2026-05-07T12:33:00Z" w16du:dateUtc="2026-05-07T02:33:00Z">
        <w:r w:rsidR="00774934">
          <w:rPr>
            <w:rFonts w:ascii="Times New Roman" w:eastAsiaTheme="minorEastAsia" w:hAnsi="Times New Roman" w:cs="Times New Roman"/>
            <w:sz w:val="24"/>
            <w:szCs w:val="24"/>
            <w:lang w:val="en-US"/>
          </w:rPr>
          <w:t xml:space="preserve"> and </w:t>
        </w:r>
      </w:ins>
      <m:oMath>
        <m:sSub>
          <m:sSubPr>
            <m:ctrlPr>
              <w:ins w:id="877" w:author="Gonzalo Ríos" w:date="2026-05-07T12:33:00Z" w16du:dateUtc="2026-05-07T02:33:00Z">
                <w:rPr>
                  <w:rFonts w:ascii="Cambria Math" w:eastAsiaTheme="minorEastAsia" w:hAnsi="Cambria Math" w:cs="Times New Roman"/>
                  <w:i/>
                  <w:sz w:val="24"/>
                  <w:szCs w:val="24"/>
                  <w:lang w:val="en-US"/>
                </w:rPr>
              </w:ins>
            </m:ctrlPr>
          </m:sSubPr>
          <m:e>
            <m:r>
              <w:ins w:id="878" w:author="Gonzalo Ríos" w:date="2026-05-07T12:33:00Z" w16du:dateUtc="2026-05-07T02:33:00Z">
                <w:rPr>
                  <w:rFonts w:ascii="Cambria Math" w:eastAsiaTheme="minorEastAsia" w:hAnsi="Cambria Math" w:cs="Times New Roman"/>
                  <w:sz w:val="24"/>
                  <w:szCs w:val="24"/>
                  <w:lang w:val="en-US"/>
                </w:rPr>
                <m:t>N</m:t>
              </w:ins>
            </m:r>
          </m:e>
          <m:sub>
            <m:r>
              <w:ins w:id="879" w:author="Gonzalo Ríos" w:date="2026-05-07T12:33:00Z" w16du:dateUtc="2026-05-07T02:33:00Z">
                <w:rPr>
                  <w:rFonts w:ascii="Cambria Math" w:eastAsiaTheme="minorEastAsia" w:hAnsi="Cambria Math" w:cs="Times New Roman"/>
                  <w:sz w:val="24"/>
                  <w:szCs w:val="24"/>
                  <w:lang w:val="en-US"/>
                </w:rPr>
                <m:t>0</m:t>
              </w:ins>
            </m:r>
          </m:sub>
        </m:sSub>
      </m:oMath>
      <w:ins w:id="880" w:author="Gonzalo Ríos" w:date="2026-05-07T12:33:00Z" w16du:dateUtc="2026-05-07T02:33:00Z">
        <w:r w:rsidR="00774934">
          <w:rPr>
            <w:rFonts w:ascii="Times New Roman" w:eastAsiaTheme="minorEastAsia" w:hAnsi="Times New Roman" w:cs="Times New Roman"/>
            <w:sz w:val="24"/>
            <w:szCs w:val="24"/>
            <w:lang w:val="en-US"/>
          </w:rPr>
          <w:t xml:space="preserve"> if </w:t>
        </w:r>
      </w:ins>
      <m:oMath>
        <m:sSub>
          <m:sSubPr>
            <m:ctrlPr>
              <w:ins w:id="881" w:author="Gonzalo Ríos" w:date="2026-05-07T12:33:00Z" w16du:dateUtc="2026-05-07T02:33:00Z">
                <w:rPr>
                  <w:rFonts w:ascii="Cambria Math" w:eastAsiaTheme="minorEastAsia" w:hAnsi="Cambria Math" w:cs="Times New Roman"/>
                  <w:i/>
                  <w:sz w:val="24"/>
                  <w:szCs w:val="24"/>
                  <w:lang w:val="en-US"/>
                </w:rPr>
              </w:ins>
            </m:ctrlPr>
          </m:sSubPr>
          <m:e>
            <m:r>
              <w:ins w:id="882" w:author="Gonzalo Ríos" w:date="2026-05-07T12:33:00Z" w16du:dateUtc="2026-05-07T02:33:00Z">
                <w:rPr>
                  <w:rFonts w:ascii="Cambria Math" w:eastAsiaTheme="minorEastAsia" w:hAnsi="Cambria Math" w:cs="Times New Roman"/>
                  <w:sz w:val="24"/>
                  <w:szCs w:val="24"/>
                  <w:lang w:val="en-US"/>
                </w:rPr>
                <m:t>X</m:t>
              </w:ins>
            </m:r>
          </m:e>
          <m:sub>
            <m:r>
              <w:ins w:id="883" w:author="Gonzalo Ríos" w:date="2026-05-07T12:33:00Z" w16du:dateUtc="2026-05-07T02:33:00Z">
                <w:rPr>
                  <w:rFonts w:ascii="Cambria Math" w:eastAsiaTheme="minorEastAsia" w:hAnsi="Cambria Math" w:cs="Times New Roman"/>
                  <w:sz w:val="24"/>
                  <w:szCs w:val="24"/>
                  <w:lang w:val="en-US"/>
                </w:rPr>
                <m:t>slope flat</m:t>
              </w:ins>
            </m:r>
          </m:sub>
        </m:sSub>
        <m:r>
          <w:ins w:id="884" w:author="Gonzalo Ríos" w:date="2026-05-07T12:33:00Z" w16du:dateUtc="2026-05-07T02:33:00Z">
            <w:rPr>
              <w:rFonts w:ascii="Cambria Math" w:eastAsiaTheme="minorEastAsia" w:hAnsi="Cambria Math" w:cs="Times New Roman"/>
              <w:sz w:val="24"/>
              <w:szCs w:val="24"/>
              <w:lang w:val="en-US"/>
            </w:rPr>
            <m:t>=0</m:t>
          </w:ins>
        </m:r>
      </m:oMath>
      <w:ins w:id="885" w:author="Gonzalo Ríos" w:date="2026-05-07T12:32:00Z" w16du:dateUtc="2026-05-07T02:32:00Z">
        <w:r w:rsidR="00774934">
          <w:rPr>
            <w:rFonts w:ascii="Times New Roman" w:eastAsiaTheme="minorEastAsia" w:hAnsi="Times New Roman" w:cs="Times New Roman"/>
            <w:sz w:val="24"/>
            <w:szCs w:val="24"/>
            <w:lang w:val="en-US"/>
          </w:rPr>
          <w:t xml:space="preserve">, </w:t>
        </w:r>
      </w:ins>
      <w:ins w:id="886" w:author="Gonzalo Ríos" w:date="2026-05-07T12:31:00Z" w16du:dateUtc="2026-05-07T02:31:00Z">
        <w:r w:rsidR="00774934">
          <w:rPr>
            <w:rFonts w:ascii="Times New Roman" w:eastAsiaTheme="minorEastAsia" w:hAnsi="Times New Roman" w:cs="Times New Roman"/>
            <w:sz w:val="24"/>
            <w:szCs w:val="24"/>
            <w:lang w:val="en-US"/>
          </w:rPr>
          <w:t>we can write the following for the slope:</w:t>
        </w:r>
      </w:ins>
    </w:p>
    <w:p w14:paraId="603C0419" w14:textId="3023CBA0" w:rsidR="00774934" w:rsidRPr="00774934" w:rsidRDefault="00000000" w:rsidP="0009223E">
      <w:pPr>
        <w:jc w:val="both"/>
        <w:rPr>
          <w:ins w:id="887" w:author="Gonzalo Ríos" w:date="2026-05-07T12:33:00Z" w16du:dateUtc="2026-05-07T02:33:00Z"/>
          <w:rFonts w:ascii="Times New Roman" w:eastAsiaTheme="minorEastAsia" w:hAnsi="Times New Roman" w:cs="Times New Roman"/>
          <w:sz w:val="24"/>
          <w:szCs w:val="24"/>
          <w:lang w:val="en-US"/>
        </w:rPr>
      </w:pPr>
      <m:oMathPara>
        <m:oMath>
          <m:sSub>
            <m:sSubPr>
              <m:ctrlPr>
                <w:ins w:id="888" w:author="Gonzalo Ríos" w:date="2026-05-07T12:32:00Z" w16du:dateUtc="2026-05-07T02:32:00Z">
                  <w:rPr>
                    <w:rFonts w:ascii="Cambria Math" w:eastAsiaTheme="minorEastAsia" w:hAnsi="Cambria Math" w:cs="Times New Roman"/>
                    <w:i/>
                    <w:sz w:val="24"/>
                    <w:szCs w:val="24"/>
                    <w:lang w:val="en-US"/>
                  </w:rPr>
                </w:ins>
              </m:ctrlPr>
            </m:sSubPr>
            <m:e>
              <m:r>
                <w:ins w:id="889" w:author="Gonzalo Ríos" w:date="2026-05-07T12:32:00Z" w16du:dateUtc="2026-05-07T02:32:00Z">
                  <w:rPr>
                    <w:rFonts w:ascii="Cambria Math" w:eastAsiaTheme="minorEastAsia" w:hAnsi="Cambria Math" w:cs="Times New Roman"/>
                    <w:sz w:val="24"/>
                    <w:szCs w:val="24"/>
                    <w:lang w:val="en-US"/>
                  </w:rPr>
                  <m:t>N</m:t>
                </w:ins>
              </m:r>
            </m:e>
            <m:sub>
              <m:r>
                <w:ins w:id="890" w:author="Gonzalo Ríos" w:date="2026-05-07T12:32:00Z" w16du:dateUtc="2026-05-07T02:32:00Z">
                  <w:rPr>
                    <w:rFonts w:ascii="Cambria Math" w:eastAsiaTheme="minorEastAsia" w:hAnsi="Cambria Math" w:cs="Times New Roman"/>
                    <w:sz w:val="24"/>
                    <w:szCs w:val="24"/>
                    <w:lang w:val="en-US"/>
                  </w:rPr>
                  <m:t>1</m:t>
                </w:ins>
              </m:r>
            </m:sub>
          </m:sSub>
          <m:r>
            <w:ins w:id="891" w:author="Gonzalo Ríos" w:date="2026-05-07T12:32:00Z" w16du:dateUtc="2026-05-07T02:32:00Z">
              <w:rPr>
                <w:rFonts w:ascii="Cambria Math" w:eastAsiaTheme="minorEastAsia" w:hAnsi="Cambria Math" w:cs="Times New Roman"/>
                <w:sz w:val="24"/>
                <w:szCs w:val="24"/>
                <w:lang w:val="en-US"/>
              </w:rPr>
              <m:t>∝</m:t>
            </w:ins>
          </m:r>
          <m:sSup>
            <m:sSupPr>
              <m:ctrlPr>
                <w:ins w:id="892" w:author="Gonzalo Ríos" w:date="2026-05-07T12:33:00Z" w16du:dateUtc="2026-05-07T02:33:00Z">
                  <w:rPr>
                    <w:rFonts w:ascii="Cambria Math" w:eastAsiaTheme="minorEastAsia" w:hAnsi="Cambria Math" w:cs="Times New Roman"/>
                    <w:i/>
                    <w:sz w:val="24"/>
                    <w:szCs w:val="24"/>
                    <w:lang w:val="en-US"/>
                  </w:rPr>
                </w:ins>
              </m:ctrlPr>
            </m:sSupPr>
            <m:e>
              <m:r>
                <w:ins w:id="893" w:author="Gonzalo Ríos" w:date="2026-05-07T12:33:00Z" w16du:dateUtc="2026-05-07T02:33:00Z">
                  <w:rPr>
                    <w:rFonts w:ascii="Cambria Math" w:eastAsiaTheme="minorEastAsia" w:hAnsi="Cambria Math" w:cs="Times New Roman"/>
                    <w:sz w:val="24"/>
                    <w:szCs w:val="24"/>
                    <w:lang w:val="en-US"/>
                  </w:rPr>
                  <m:t>(AADT)</m:t>
                </w:ins>
              </m:r>
            </m:e>
            <m:sup>
              <m:r>
                <m:rPr>
                  <m:sty m:val="p"/>
                </m:rPr>
                <w:rPr>
                  <w:rFonts w:ascii="Cambria Math" w:eastAsiaTheme="minorEastAsia" w:hAnsi="Cambria Math" w:cs="Times New Roman"/>
                  <w:sz w:val="24"/>
                  <w:szCs w:val="24"/>
                  <w:lang w:val="en-US"/>
                </w:rPr>
                <m:t>exp⁡</m:t>
              </m:r>
              <m:r>
                <w:ins w:id="894" w:author="Gonzalo Ríos" w:date="2026-05-07T12:33:00Z" w16du:dateUtc="2026-05-07T02:33:00Z">
                  <w:rPr>
                    <w:rFonts w:ascii="Cambria Math" w:eastAsiaTheme="minorEastAsia" w:hAnsi="Cambria Math" w:cs="Times New Roman"/>
                    <w:sz w:val="24"/>
                    <w:szCs w:val="24"/>
                    <w:lang w:val="en-US"/>
                  </w:rPr>
                  <m:t>(5.3944-0.0769)</m:t>
                </w:ins>
              </m:r>
            </m:sup>
          </m:sSup>
        </m:oMath>
      </m:oMathPara>
    </w:p>
    <w:p w14:paraId="476EC544" w14:textId="19FDF408" w:rsidR="00774934" w:rsidRDefault="00774934" w:rsidP="0009223E">
      <w:pPr>
        <w:jc w:val="both"/>
        <w:rPr>
          <w:ins w:id="895" w:author="Gonzalo Ríos" w:date="2026-05-07T12:33:00Z" w16du:dateUtc="2026-05-07T02:33:00Z"/>
          <w:rFonts w:ascii="Times New Roman" w:eastAsiaTheme="minorEastAsia" w:hAnsi="Times New Roman" w:cs="Times New Roman"/>
          <w:sz w:val="24"/>
          <w:szCs w:val="24"/>
          <w:lang w:val="en-US"/>
        </w:rPr>
      </w:pPr>
      <w:ins w:id="896" w:author="Gonzalo Ríos" w:date="2026-05-07T12:33:00Z" w16du:dateUtc="2026-05-07T02:33:00Z">
        <w:r>
          <w:rPr>
            <w:rFonts w:ascii="Times New Roman" w:eastAsiaTheme="minorEastAsia" w:hAnsi="Times New Roman" w:cs="Times New Roman"/>
            <w:sz w:val="24"/>
            <w:szCs w:val="24"/>
            <w:lang w:val="en-US"/>
          </w:rPr>
          <w:t>And:</w:t>
        </w:r>
      </w:ins>
    </w:p>
    <w:p w14:paraId="2840A0AF" w14:textId="65FFEE97" w:rsidR="00EA38FF" w:rsidRPr="00EA38FF" w:rsidRDefault="00000000" w:rsidP="0009223E">
      <w:pPr>
        <w:jc w:val="both"/>
        <w:rPr>
          <w:ins w:id="897" w:author="Gonzalo Ríos" w:date="2026-05-08T10:09:00Z" w16du:dateUtc="2026-05-08T00:09:00Z"/>
          <w:rFonts w:ascii="Times New Roman" w:eastAsiaTheme="minorEastAsia" w:hAnsi="Times New Roman" w:cs="Times New Roman"/>
          <w:sz w:val="24"/>
          <w:szCs w:val="24"/>
          <w:lang w:val="en-US"/>
        </w:rPr>
      </w:pPr>
      <m:oMathPara>
        <m:oMath>
          <m:sSub>
            <m:sSubPr>
              <m:ctrlPr>
                <w:ins w:id="898" w:author="Gonzalo Ríos" w:date="2026-05-07T12:33:00Z" w16du:dateUtc="2026-05-07T02:33:00Z">
                  <w:rPr>
                    <w:rFonts w:ascii="Cambria Math" w:eastAsiaTheme="minorEastAsia" w:hAnsi="Cambria Math" w:cs="Times New Roman"/>
                    <w:i/>
                    <w:sz w:val="24"/>
                    <w:szCs w:val="24"/>
                    <w:lang w:val="en-US"/>
                  </w:rPr>
                </w:ins>
              </m:ctrlPr>
            </m:sSubPr>
            <m:e>
              <m:r>
                <w:ins w:id="899" w:author="Gonzalo Ríos" w:date="2026-05-07T12:33:00Z" w16du:dateUtc="2026-05-07T02:33:00Z">
                  <w:rPr>
                    <w:rFonts w:ascii="Cambria Math" w:eastAsiaTheme="minorEastAsia" w:hAnsi="Cambria Math" w:cs="Times New Roman"/>
                    <w:sz w:val="24"/>
                    <w:szCs w:val="24"/>
                    <w:lang w:val="en-US"/>
                  </w:rPr>
                  <m:t>N</m:t>
                </w:ins>
              </m:r>
            </m:e>
            <m:sub>
              <m:r>
                <w:ins w:id="900" w:author="Gonzalo Ríos" w:date="2026-05-07T12:33:00Z" w16du:dateUtc="2026-05-07T02:33:00Z">
                  <w:rPr>
                    <w:rFonts w:ascii="Cambria Math" w:eastAsiaTheme="minorEastAsia" w:hAnsi="Cambria Math" w:cs="Times New Roman"/>
                    <w:sz w:val="24"/>
                    <w:szCs w:val="24"/>
                    <w:lang w:val="en-US"/>
                  </w:rPr>
                  <m:t>0</m:t>
                </w:ins>
              </m:r>
            </m:sub>
          </m:sSub>
          <m:r>
            <w:ins w:id="901" w:author="Gonzalo Ríos" w:date="2026-05-07T12:33:00Z" w16du:dateUtc="2026-05-07T02:33:00Z">
              <w:rPr>
                <w:rFonts w:ascii="Cambria Math" w:eastAsiaTheme="minorEastAsia" w:hAnsi="Cambria Math" w:cs="Times New Roman"/>
                <w:sz w:val="24"/>
                <w:szCs w:val="24"/>
                <w:lang w:val="en-US"/>
              </w:rPr>
              <m:t>∝</m:t>
            </w:ins>
          </m:r>
          <m:sSup>
            <m:sSupPr>
              <m:ctrlPr>
                <w:ins w:id="902" w:author="Gonzalo Ríos" w:date="2026-05-07T12:33:00Z" w16du:dateUtc="2026-05-07T02:33:00Z">
                  <w:rPr>
                    <w:rFonts w:ascii="Cambria Math" w:eastAsiaTheme="minorEastAsia" w:hAnsi="Cambria Math" w:cs="Times New Roman"/>
                    <w:i/>
                    <w:sz w:val="24"/>
                    <w:szCs w:val="24"/>
                    <w:lang w:val="en-US"/>
                  </w:rPr>
                </w:ins>
              </m:ctrlPr>
            </m:sSupPr>
            <m:e>
              <m:r>
                <w:ins w:id="903" w:author="Gonzalo Ríos" w:date="2026-05-07T12:33:00Z" w16du:dateUtc="2026-05-07T02:33:00Z">
                  <w:rPr>
                    <w:rFonts w:ascii="Cambria Math" w:eastAsiaTheme="minorEastAsia" w:hAnsi="Cambria Math" w:cs="Times New Roman"/>
                    <w:sz w:val="24"/>
                    <w:szCs w:val="24"/>
                    <w:lang w:val="en-US"/>
                  </w:rPr>
                  <m:t>(AADT)</m:t>
                </w:ins>
              </m:r>
            </m:e>
            <m:sup>
              <m:r>
                <m:rPr>
                  <m:sty m:val="p"/>
                </m:rPr>
                <w:rPr>
                  <w:rFonts w:ascii="Cambria Math" w:eastAsiaTheme="minorEastAsia" w:hAnsi="Cambria Math" w:cs="Times New Roman"/>
                  <w:sz w:val="24"/>
                  <w:szCs w:val="24"/>
                  <w:lang w:val="en-US"/>
                </w:rPr>
                <m:t>exp⁡</m:t>
              </m:r>
              <m:r>
                <w:ins w:id="904" w:author="Gonzalo Ríos" w:date="2026-05-07T12:33:00Z" w16du:dateUtc="2026-05-07T02:33:00Z">
                  <w:rPr>
                    <w:rFonts w:ascii="Cambria Math" w:eastAsiaTheme="minorEastAsia" w:hAnsi="Cambria Math" w:cs="Times New Roman"/>
                    <w:sz w:val="24"/>
                    <w:szCs w:val="24"/>
                    <w:lang w:val="en-US"/>
                  </w:rPr>
                  <m:t>(5.3944)</m:t>
                </w:ins>
              </m:r>
            </m:sup>
          </m:sSup>
        </m:oMath>
      </m:oMathPara>
    </w:p>
    <w:p w14:paraId="3385414D" w14:textId="0EF12870" w:rsidR="00774934" w:rsidRDefault="00EA38FF" w:rsidP="0009223E">
      <w:pPr>
        <w:jc w:val="both"/>
        <w:rPr>
          <w:ins w:id="905" w:author="Gonzalo Ríos" w:date="2026-05-07T12:34:00Z" w16du:dateUtc="2026-05-07T02:34:00Z"/>
          <w:rFonts w:ascii="Times New Roman" w:eastAsiaTheme="minorEastAsia" w:hAnsi="Times New Roman" w:cs="Times New Roman"/>
          <w:sz w:val="24"/>
          <w:szCs w:val="24"/>
          <w:lang w:val="en-US"/>
        </w:rPr>
      </w:pPr>
      <w:ins w:id="906" w:author="Gonzalo Ríos" w:date="2026-05-08T10:09:00Z" w16du:dateUtc="2026-05-08T00:09:00Z">
        <w:r>
          <w:rPr>
            <w:rFonts w:ascii="Times New Roman" w:eastAsiaTheme="minorEastAsia" w:hAnsi="Times New Roman" w:cs="Times New Roman"/>
            <w:sz w:val="24"/>
            <w:szCs w:val="24"/>
            <w:lang w:val="en-US"/>
          </w:rPr>
          <w:t xml:space="preserve">Note that the </w:t>
        </w:r>
      </w:ins>
      <m:oMath>
        <m:r>
          <w:ins w:id="907" w:author="Gonzalo Ríos" w:date="2026-05-08T10:10:00Z" w16du:dateUtc="2026-05-08T00:10:00Z">
            <w:rPr>
              <w:rFonts w:ascii="Cambria Math" w:eastAsiaTheme="minorEastAsia" w:hAnsi="Cambria Math" w:cs="Times New Roman"/>
              <w:sz w:val="24"/>
              <w:szCs w:val="24"/>
              <w:lang w:val="en-US"/>
            </w:rPr>
            <m:t>∝</m:t>
          </w:ins>
        </m:r>
      </m:oMath>
      <w:ins w:id="908" w:author="Gonzalo Ríos" w:date="2026-05-08T10:10:00Z" w16du:dateUtc="2026-05-08T00:10:00Z">
        <w:r>
          <w:rPr>
            <w:rFonts w:ascii="Times New Roman" w:eastAsiaTheme="minorEastAsia" w:hAnsi="Times New Roman" w:cs="Times New Roman"/>
            <w:sz w:val="24"/>
            <w:szCs w:val="24"/>
            <w:lang w:val="en-US"/>
          </w:rPr>
          <w:t xml:space="preserve"> mark denotes the proportional effect of the expected crashes considering the exposure levels, along with a constant </w:t>
        </w:r>
      </w:ins>
      <m:oMath>
        <m:r>
          <w:ins w:id="909" w:author="Gonzalo Ríos" w:date="2026-05-08T10:10:00Z" w16du:dateUtc="2026-05-08T00:10:00Z">
            <w:rPr>
              <w:rFonts w:ascii="Cambria Math" w:eastAsiaTheme="minorEastAsia" w:hAnsi="Cambria Math" w:cs="Times New Roman"/>
              <w:sz w:val="24"/>
              <w:szCs w:val="24"/>
              <w:lang w:val="en-US"/>
            </w:rPr>
            <m:t>k</m:t>
          </w:ins>
        </m:r>
      </m:oMath>
      <w:ins w:id="910" w:author="Gonzalo Ríos" w:date="2026-05-08T10:10:00Z" w16du:dateUtc="2026-05-08T00:10:00Z">
        <w:r>
          <w:rPr>
            <w:rFonts w:ascii="Times New Roman" w:eastAsiaTheme="minorEastAsia" w:hAnsi="Times New Roman" w:cs="Times New Roman"/>
            <w:sz w:val="24"/>
            <w:szCs w:val="24"/>
            <w:lang w:val="en-US"/>
          </w:rPr>
          <w:t xml:space="preserve"> that is implicitly expressed in both expressions. This constant repr</w:t>
        </w:r>
      </w:ins>
      <w:ins w:id="911" w:author="Gonzalo Ríos" w:date="2026-05-08T10:11:00Z" w16du:dateUtc="2026-05-08T00:11:00Z">
        <w:r>
          <w:rPr>
            <w:rFonts w:ascii="Times New Roman" w:eastAsiaTheme="minorEastAsia" w:hAnsi="Times New Roman" w:cs="Times New Roman"/>
            <w:sz w:val="24"/>
            <w:szCs w:val="24"/>
            <w:lang w:val="en-US"/>
          </w:rPr>
          <w:t>esents the effect of other features, specifically the baseline effects in the analysis. Later, t</w:t>
        </w:r>
      </w:ins>
      <w:ins w:id="912" w:author="Gonzalo Ríos" w:date="2026-05-07T12:34:00Z" w16du:dateUtc="2026-05-07T02:34:00Z">
        <w:r w:rsidR="00774934">
          <w:rPr>
            <w:rFonts w:ascii="Times New Roman" w:eastAsiaTheme="minorEastAsia" w:hAnsi="Times New Roman" w:cs="Times New Roman"/>
            <w:sz w:val="24"/>
            <w:szCs w:val="24"/>
            <w:lang w:val="en-US"/>
          </w:rPr>
          <w:t>aking the ratio of both expressions, it yields the following:</w:t>
        </w:r>
      </w:ins>
    </w:p>
    <w:p w14:paraId="749FF1C5" w14:textId="6C7A4FF9" w:rsidR="00774934" w:rsidRPr="00774934" w:rsidRDefault="00774934" w:rsidP="0009223E">
      <w:pPr>
        <w:jc w:val="both"/>
        <w:rPr>
          <w:ins w:id="913" w:author="Gonzalo Ríos" w:date="2026-05-07T12:35:00Z" w16du:dateUtc="2026-05-07T02:35:00Z"/>
          <w:rFonts w:ascii="Times New Roman" w:eastAsiaTheme="minorEastAsia" w:hAnsi="Times New Roman" w:cs="Times New Roman"/>
          <w:sz w:val="24"/>
          <w:szCs w:val="24"/>
          <w:lang w:val="en-US"/>
        </w:rPr>
      </w:pPr>
      <m:oMathPara>
        <m:oMath>
          <m:r>
            <w:ins w:id="914" w:author="Gonzalo Ríos" w:date="2026-05-07T12:34:00Z" w16du:dateUtc="2026-05-07T02:34:00Z">
              <w:rPr>
                <w:rFonts w:ascii="Cambria Math" w:eastAsiaTheme="minorEastAsia" w:hAnsi="Cambria Math" w:cs="Times New Roman"/>
                <w:sz w:val="24"/>
                <w:szCs w:val="24"/>
                <w:lang w:val="en-US"/>
              </w:rPr>
              <m:t>CMF</m:t>
            </w:ins>
          </m:r>
          <m:d>
            <m:dPr>
              <m:ctrlPr>
                <w:ins w:id="915" w:author="Gonzalo Ríos" w:date="2026-05-07T12:34:00Z" w16du:dateUtc="2026-05-07T02:34:00Z">
                  <w:rPr>
                    <w:rFonts w:ascii="Cambria Math" w:eastAsiaTheme="minorEastAsia" w:hAnsi="Cambria Math" w:cs="Times New Roman"/>
                    <w:i/>
                    <w:sz w:val="24"/>
                    <w:szCs w:val="24"/>
                    <w:lang w:val="en-US"/>
                  </w:rPr>
                </w:ins>
              </m:ctrlPr>
            </m:dPr>
            <m:e>
              <m:r>
                <w:ins w:id="916" w:author="Gonzalo Ríos" w:date="2026-05-07T12:34:00Z" w16du:dateUtc="2026-05-07T02:34:00Z">
                  <w:rPr>
                    <w:rFonts w:ascii="Cambria Math" w:eastAsiaTheme="minorEastAsia" w:hAnsi="Cambria Math" w:cs="Times New Roman"/>
                    <w:sz w:val="24"/>
                    <w:szCs w:val="24"/>
                    <w:lang w:val="en-US"/>
                  </w:rPr>
                  <m:t>AADT</m:t>
                </w:ins>
              </m:r>
            </m:e>
          </m:d>
          <m:r>
            <w:ins w:id="917" w:author="Gonzalo Ríos" w:date="2026-05-07T12:34:00Z" w16du:dateUtc="2026-05-07T02:34:00Z">
              <w:rPr>
                <w:rFonts w:ascii="Cambria Math" w:eastAsiaTheme="minorEastAsia" w:hAnsi="Cambria Math" w:cs="Times New Roman"/>
                <w:sz w:val="24"/>
                <w:szCs w:val="24"/>
                <w:lang w:val="en-US"/>
              </w:rPr>
              <m:t>=</m:t>
            </w:ins>
          </m:r>
          <m:f>
            <m:fPr>
              <m:ctrlPr>
                <w:ins w:id="918" w:author="Gonzalo Ríos" w:date="2026-05-07T12:34:00Z" w16du:dateUtc="2026-05-07T02:34:00Z">
                  <w:rPr>
                    <w:rFonts w:ascii="Cambria Math" w:eastAsiaTheme="minorEastAsia" w:hAnsi="Cambria Math" w:cs="Times New Roman"/>
                    <w:i/>
                    <w:sz w:val="24"/>
                    <w:szCs w:val="24"/>
                    <w:lang w:val="en-US"/>
                  </w:rPr>
                </w:ins>
              </m:ctrlPr>
            </m:fPr>
            <m:num>
              <m:sSub>
                <m:sSubPr>
                  <m:ctrlPr>
                    <w:ins w:id="919" w:author="Gonzalo Ríos" w:date="2026-05-07T12:34:00Z" w16du:dateUtc="2026-05-07T02:34:00Z">
                      <w:rPr>
                        <w:rFonts w:ascii="Cambria Math" w:eastAsiaTheme="minorEastAsia" w:hAnsi="Cambria Math" w:cs="Times New Roman"/>
                        <w:i/>
                        <w:sz w:val="24"/>
                        <w:szCs w:val="24"/>
                        <w:lang w:val="en-US"/>
                      </w:rPr>
                    </w:ins>
                  </m:ctrlPr>
                </m:sSubPr>
                <m:e>
                  <m:r>
                    <w:ins w:id="920" w:author="Gonzalo Ríos" w:date="2026-05-07T12:34:00Z" w16du:dateUtc="2026-05-07T02:34:00Z">
                      <w:rPr>
                        <w:rFonts w:ascii="Cambria Math" w:eastAsiaTheme="minorEastAsia" w:hAnsi="Cambria Math" w:cs="Times New Roman"/>
                        <w:sz w:val="24"/>
                        <w:szCs w:val="24"/>
                        <w:lang w:val="en-US"/>
                      </w:rPr>
                      <m:t>N</m:t>
                    </w:ins>
                  </m:r>
                </m:e>
                <m:sub>
                  <m:r>
                    <w:ins w:id="921" w:author="Gonzalo Ríos" w:date="2026-05-07T12:34:00Z" w16du:dateUtc="2026-05-07T02:34:00Z">
                      <w:rPr>
                        <w:rFonts w:ascii="Cambria Math" w:eastAsiaTheme="minorEastAsia" w:hAnsi="Cambria Math" w:cs="Times New Roman"/>
                        <w:sz w:val="24"/>
                        <w:szCs w:val="24"/>
                        <w:lang w:val="en-US"/>
                      </w:rPr>
                      <m:t>1</m:t>
                    </w:ins>
                  </m:r>
                </m:sub>
              </m:sSub>
            </m:num>
            <m:den>
              <m:sSub>
                <m:sSubPr>
                  <m:ctrlPr>
                    <w:ins w:id="922" w:author="Gonzalo Ríos" w:date="2026-05-07T12:34:00Z" w16du:dateUtc="2026-05-07T02:34:00Z">
                      <w:rPr>
                        <w:rFonts w:ascii="Cambria Math" w:eastAsiaTheme="minorEastAsia" w:hAnsi="Cambria Math" w:cs="Times New Roman"/>
                        <w:i/>
                        <w:sz w:val="24"/>
                        <w:szCs w:val="24"/>
                        <w:lang w:val="en-US"/>
                      </w:rPr>
                    </w:ins>
                  </m:ctrlPr>
                </m:sSubPr>
                <m:e>
                  <m:r>
                    <w:ins w:id="923" w:author="Gonzalo Ríos" w:date="2026-05-07T12:34:00Z" w16du:dateUtc="2026-05-07T02:34:00Z">
                      <w:rPr>
                        <w:rFonts w:ascii="Cambria Math" w:eastAsiaTheme="minorEastAsia" w:hAnsi="Cambria Math" w:cs="Times New Roman"/>
                        <w:sz w:val="24"/>
                        <w:szCs w:val="24"/>
                        <w:lang w:val="en-US"/>
                      </w:rPr>
                      <m:t>N</m:t>
                    </w:ins>
                  </m:r>
                </m:e>
                <m:sub>
                  <m:r>
                    <w:ins w:id="924" w:author="Gonzalo Ríos" w:date="2026-05-07T12:34:00Z" w16du:dateUtc="2026-05-07T02:34:00Z">
                      <w:rPr>
                        <w:rFonts w:ascii="Cambria Math" w:eastAsiaTheme="minorEastAsia" w:hAnsi="Cambria Math" w:cs="Times New Roman"/>
                        <w:sz w:val="24"/>
                        <w:szCs w:val="24"/>
                        <w:lang w:val="en-US"/>
                      </w:rPr>
                      <m:t>0</m:t>
                    </w:ins>
                  </m:r>
                </m:sub>
              </m:sSub>
            </m:den>
          </m:f>
          <m:r>
            <w:ins w:id="925" w:author="Gonzalo Ríos" w:date="2026-05-07T12:34:00Z" w16du:dateUtc="2026-05-07T02:34:00Z">
              <w:rPr>
                <w:rFonts w:ascii="Cambria Math" w:eastAsiaTheme="minorEastAsia" w:hAnsi="Cambria Math" w:cs="Times New Roman"/>
                <w:sz w:val="24"/>
                <w:szCs w:val="24"/>
                <w:lang w:val="en-US"/>
              </w:rPr>
              <m:t>=</m:t>
            </w:ins>
          </m:r>
          <m:sSup>
            <m:sSupPr>
              <m:ctrlPr>
                <w:ins w:id="926" w:author="Gonzalo Ríos" w:date="2026-05-07T12:34:00Z" w16du:dateUtc="2026-05-07T02:34:00Z">
                  <w:rPr>
                    <w:rFonts w:ascii="Cambria Math" w:eastAsiaTheme="minorEastAsia" w:hAnsi="Cambria Math" w:cs="Times New Roman"/>
                    <w:i/>
                    <w:sz w:val="24"/>
                    <w:szCs w:val="24"/>
                    <w:lang w:val="en-US"/>
                  </w:rPr>
                </w:ins>
              </m:ctrlPr>
            </m:sSupPr>
            <m:e>
              <m:r>
                <w:ins w:id="927" w:author="Gonzalo Ríos" w:date="2026-05-07T12:34:00Z" w16du:dateUtc="2026-05-07T02:34:00Z">
                  <w:rPr>
                    <w:rFonts w:ascii="Cambria Math" w:eastAsiaTheme="minorEastAsia" w:hAnsi="Cambria Math" w:cs="Times New Roman"/>
                    <w:sz w:val="24"/>
                    <w:szCs w:val="24"/>
                    <w:lang w:val="en-US"/>
                  </w:rPr>
                  <m:t>(AADT)</m:t>
                </w:ins>
              </m:r>
            </m:e>
            <m:sup>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exp</m:t>
                  </m:r>
                </m:fName>
                <m:e>
                  <m:d>
                    <m:dPr>
                      <m:ctrlPr>
                        <w:ins w:id="928" w:author="Gonzalo Ríos" w:date="2026-05-07T12:34:00Z" w16du:dateUtc="2026-05-07T02:34:00Z">
                          <w:rPr>
                            <w:rFonts w:ascii="Cambria Math" w:eastAsiaTheme="minorEastAsia" w:hAnsi="Cambria Math" w:cs="Times New Roman"/>
                            <w:i/>
                            <w:sz w:val="24"/>
                            <w:szCs w:val="24"/>
                            <w:lang w:val="en-US"/>
                          </w:rPr>
                        </w:ins>
                      </m:ctrlPr>
                    </m:dPr>
                    <m:e>
                      <m:r>
                        <w:ins w:id="929" w:author="Gonzalo Ríos" w:date="2026-05-07T12:34:00Z" w16du:dateUtc="2026-05-07T02:34:00Z">
                          <w:rPr>
                            <w:rFonts w:ascii="Cambria Math" w:eastAsiaTheme="minorEastAsia" w:hAnsi="Cambria Math" w:cs="Times New Roman"/>
                            <w:sz w:val="24"/>
                            <w:szCs w:val="24"/>
                            <w:lang w:val="en-US"/>
                          </w:rPr>
                          <m:t>5.3944-0.0794</m:t>
                        </w:ins>
                      </m:r>
                    </m:e>
                  </m:d>
                </m:e>
              </m:func>
              <m:r>
                <w:ins w:id="930" w:author="Gonzalo Ríos" w:date="2026-05-07T12:34:00Z" w16du:dateUtc="2026-05-07T02:34:00Z">
                  <w:rPr>
                    <w:rFonts w:ascii="Cambria Math" w:eastAsiaTheme="minorEastAsia" w:hAnsi="Cambria Math" w:cs="Times New Roman"/>
                    <w:sz w:val="24"/>
                    <w:szCs w:val="24"/>
                    <w:lang w:val="en-US"/>
                  </w:rPr>
                  <m:t>-</m:t>
                </w:ins>
              </m:r>
              <m:r>
                <m:rPr>
                  <m:sty m:val="p"/>
                </m:rPr>
                <w:rPr>
                  <w:rFonts w:ascii="Cambria Math" w:eastAsiaTheme="minorEastAsia" w:hAnsi="Cambria Math" w:cs="Times New Roman"/>
                  <w:sz w:val="24"/>
                  <w:szCs w:val="24"/>
                  <w:lang w:val="en-US"/>
                </w:rPr>
                <m:t>exp⁡</m:t>
              </m:r>
              <m:r>
                <w:ins w:id="931" w:author="Gonzalo Ríos" w:date="2026-05-07T12:35:00Z" w16du:dateUtc="2026-05-07T02:35:00Z">
                  <w:rPr>
                    <w:rFonts w:ascii="Cambria Math" w:eastAsiaTheme="minorEastAsia" w:hAnsi="Cambria Math" w:cs="Times New Roman"/>
                    <w:sz w:val="24"/>
                    <w:szCs w:val="24"/>
                    <w:lang w:val="en-US"/>
                  </w:rPr>
                  <m:t>(5.3944)</m:t>
                </w:ins>
              </m:r>
            </m:sup>
          </m:sSup>
        </m:oMath>
      </m:oMathPara>
    </w:p>
    <w:p w14:paraId="2392F641" w14:textId="51788C3D" w:rsidR="00774934" w:rsidRDefault="00774934" w:rsidP="0009223E">
      <w:pPr>
        <w:jc w:val="both"/>
        <w:rPr>
          <w:ins w:id="932" w:author="Gonzalo Ríos" w:date="2026-05-06T11:18:00Z" w16du:dateUtc="2026-05-06T01:18:00Z"/>
          <w:rFonts w:ascii="Times New Roman" w:eastAsiaTheme="minorEastAsia" w:hAnsi="Times New Roman" w:cs="Times New Roman"/>
          <w:sz w:val="24"/>
          <w:szCs w:val="24"/>
          <w:lang w:val="en-US"/>
        </w:rPr>
      </w:pPr>
      <w:ins w:id="933" w:author="Gonzalo Ríos" w:date="2026-05-07T12:35:00Z" w16du:dateUtc="2026-05-07T02:35:00Z">
        <w:r>
          <w:rPr>
            <w:rFonts w:ascii="Times New Roman" w:eastAsiaTheme="minorEastAsia" w:hAnsi="Times New Roman" w:cs="Times New Roman"/>
            <w:sz w:val="24"/>
            <w:szCs w:val="24"/>
            <w:lang w:val="en-US"/>
          </w:rPr>
          <w:t xml:space="preserve">Being an expression dependent on the exposure term. Furthermore, </w:t>
        </w:r>
      </w:ins>
      <w:ins w:id="934" w:author="Gonzalo Ríos" w:date="2026-05-07T12:36:00Z" w16du:dateUtc="2026-05-07T02:36:00Z">
        <w:r>
          <w:rPr>
            <w:rFonts w:ascii="Times New Roman" w:eastAsiaTheme="minorEastAsia" w:hAnsi="Times New Roman" w:cs="Times New Roman"/>
            <w:sz w:val="24"/>
            <w:szCs w:val="24"/>
            <w:lang w:val="en-US"/>
          </w:rPr>
          <w:t>at</w:t>
        </w:r>
      </w:ins>
      <w:ins w:id="935" w:author="Gonzalo Ríos" w:date="2026-05-07T12:35:00Z" w16du:dateUtc="2026-05-07T02:35:00Z">
        <w:r>
          <w:rPr>
            <w:rFonts w:ascii="Times New Roman" w:eastAsiaTheme="minorEastAsia" w:hAnsi="Times New Roman" w:cs="Times New Roman"/>
            <w:sz w:val="24"/>
            <w:szCs w:val="24"/>
            <w:lang w:val="en-US"/>
          </w:rPr>
          <w:t xml:space="preserve"> low traffic</w:t>
        </w:r>
      </w:ins>
      <w:ins w:id="936" w:author="Gonzalo Ríos" w:date="2026-05-08T10:06:00Z" w16du:dateUtc="2026-05-08T00:06:00Z">
        <w:r w:rsidR="00EA38FF">
          <w:rPr>
            <w:rFonts w:ascii="Times New Roman" w:eastAsiaTheme="minorEastAsia" w:hAnsi="Times New Roman" w:cs="Times New Roman"/>
            <w:sz w:val="24"/>
            <w:szCs w:val="24"/>
            <w:lang w:val="en-US"/>
          </w:rPr>
          <w:t xml:space="preserve"> levels</w:t>
        </w:r>
      </w:ins>
      <w:ins w:id="937" w:author="Gonzalo Ríos" w:date="2026-05-07T12:35:00Z" w16du:dateUtc="2026-05-07T02:35:00Z">
        <w:r>
          <w:rPr>
            <w:rFonts w:ascii="Times New Roman" w:eastAsiaTheme="minorEastAsia" w:hAnsi="Times New Roman" w:cs="Times New Roman"/>
            <w:sz w:val="24"/>
            <w:szCs w:val="24"/>
            <w:lang w:val="en-US"/>
          </w:rPr>
          <w:t xml:space="preserve"> there is a small effect </w:t>
        </w:r>
      </w:ins>
      <w:ins w:id="938" w:author="Gonzalo Ríos" w:date="2026-05-08T10:06:00Z" w16du:dateUtc="2026-05-08T00:06:00Z">
        <w:r w:rsidR="00EA38FF">
          <w:rPr>
            <w:rFonts w:ascii="Times New Roman" w:eastAsiaTheme="minorEastAsia" w:hAnsi="Times New Roman" w:cs="Times New Roman"/>
            <w:sz w:val="24"/>
            <w:szCs w:val="24"/>
            <w:lang w:val="en-US"/>
          </w:rPr>
          <w:t>on</w:t>
        </w:r>
      </w:ins>
      <w:ins w:id="939" w:author="Gonzalo Ríos" w:date="2026-05-07T12:35:00Z" w16du:dateUtc="2026-05-07T02:35:00Z">
        <w:r>
          <w:rPr>
            <w:rFonts w:ascii="Times New Roman" w:eastAsiaTheme="minorEastAsia" w:hAnsi="Times New Roman" w:cs="Times New Roman"/>
            <w:sz w:val="24"/>
            <w:szCs w:val="24"/>
            <w:lang w:val="en-US"/>
          </w:rPr>
          <w:t xml:space="preserve"> the slope, while for high exposure there is a larger effect</w:t>
        </w:r>
      </w:ins>
      <w:ins w:id="940" w:author="Gonzalo Ríos" w:date="2026-05-07T12:36:00Z" w16du:dateUtc="2026-05-07T02:36:00Z">
        <w:r>
          <w:rPr>
            <w:rFonts w:ascii="Times New Roman" w:eastAsiaTheme="minorEastAsia" w:hAnsi="Times New Roman" w:cs="Times New Roman"/>
            <w:sz w:val="24"/>
            <w:szCs w:val="24"/>
            <w:lang w:val="en-US"/>
          </w:rPr>
          <w:t xml:space="preserve">, whose </w:t>
        </w:r>
      </w:ins>
      <w:ins w:id="941" w:author="Gonzalo Ríos" w:date="2026-05-07T12:37:00Z" w16du:dateUtc="2026-05-07T02:37:00Z">
        <w:r>
          <w:rPr>
            <w:rFonts w:ascii="Times New Roman" w:eastAsiaTheme="minorEastAsia" w:hAnsi="Times New Roman" w:cs="Times New Roman"/>
            <w:sz w:val="24"/>
            <w:szCs w:val="24"/>
            <w:lang w:val="en-US"/>
          </w:rPr>
          <w:t>behavior</w:t>
        </w:r>
      </w:ins>
      <w:ins w:id="942" w:author="Gonzalo Ríos" w:date="2026-05-07T12:36:00Z" w16du:dateUtc="2026-05-07T02:36:00Z">
        <w:r>
          <w:rPr>
            <w:rFonts w:ascii="Times New Roman" w:eastAsiaTheme="minorEastAsia" w:hAnsi="Times New Roman" w:cs="Times New Roman"/>
            <w:sz w:val="24"/>
            <w:szCs w:val="24"/>
            <w:lang w:val="en-US"/>
          </w:rPr>
          <w:t xml:space="preserve"> depends on the level of </w:t>
        </w:r>
      </w:ins>
      <w:ins w:id="943" w:author="Gonzalo Ríos" w:date="2026-05-08T10:07:00Z" w16du:dateUtc="2026-05-08T00:07:00Z">
        <w:r w:rsidR="00EA38FF">
          <w:rPr>
            <w:rFonts w:ascii="Times New Roman" w:eastAsiaTheme="minorEastAsia" w:hAnsi="Times New Roman" w:cs="Times New Roman"/>
            <w:sz w:val="24"/>
            <w:szCs w:val="24"/>
            <w:lang w:val="en-US"/>
          </w:rPr>
          <w:t>traffic</w:t>
        </w:r>
      </w:ins>
      <w:ins w:id="944" w:author="Gonzalo Ríos" w:date="2026-05-07T12:36:00Z" w16du:dateUtc="2026-05-07T02:36:00Z">
        <w:r>
          <w:rPr>
            <w:rFonts w:ascii="Times New Roman" w:eastAsiaTheme="minorEastAsia" w:hAnsi="Times New Roman" w:cs="Times New Roman"/>
            <w:sz w:val="24"/>
            <w:szCs w:val="24"/>
            <w:lang w:val="en-US"/>
          </w:rPr>
          <w:t xml:space="preserve"> for the road segment to analyze. </w:t>
        </w:r>
      </w:ins>
      <w:ins w:id="945" w:author="Gonzalo Ríos" w:date="2026-05-07T12:37:00Z">
        <w:r w:rsidRPr="00774934">
          <w:rPr>
            <w:rFonts w:ascii="Times New Roman" w:eastAsiaTheme="minorEastAsia" w:hAnsi="Times New Roman" w:cs="Times New Roman"/>
            <w:sz w:val="24"/>
            <w:szCs w:val="24"/>
            <w:lang w:val="en-US"/>
            <w:rPrChange w:id="946" w:author="Gonzalo Ríos" w:date="2026-05-07T12:37:00Z" w16du:dateUtc="2026-05-07T02:37:00Z">
              <w:rPr>
                <w:rFonts w:ascii="Times New Roman" w:eastAsiaTheme="minorEastAsia" w:hAnsi="Times New Roman" w:cs="Times New Roman"/>
                <w:sz w:val="24"/>
                <w:szCs w:val="24"/>
              </w:rPr>
            </w:rPrChange>
          </w:rPr>
          <w:t>This implies that the safety effect of flat slope varies across traffic conditions, reducing the sensitivity of crash frequency to increases in exposure</w:t>
        </w:r>
      </w:ins>
      <w:ins w:id="947" w:author="Gonzalo Ríos" w:date="2026-05-08T10:07:00Z" w16du:dateUtc="2026-05-08T00:07:00Z">
        <w:r w:rsidR="00EA38FF">
          <w:rPr>
            <w:rFonts w:ascii="Times New Roman" w:eastAsiaTheme="minorEastAsia" w:hAnsi="Times New Roman" w:cs="Times New Roman"/>
            <w:sz w:val="24"/>
            <w:szCs w:val="24"/>
            <w:lang w:val="en-US"/>
          </w:rPr>
          <w:t xml:space="preserve"> in models with fixed elasticities</w:t>
        </w:r>
      </w:ins>
      <w:ins w:id="948" w:author="Gonzalo Ríos" w:date="2026-05-07T12:37:00Z">
        <w:r w:rsidRPr="00774934">
          <w:rPr>
            <w:rFonts w:ascii="Times New Roman" w:eastAsiaTheme="minorEastAsia" w:hAnsi="Times New Roman" w:cs="Times New Roman"/>
            <w:sz w:val="24"/>
            <w:szCs w:val="24"/>
            <w:lang w:val="en-US"/>
            <w:rPrChange w:id="949" w:author="Gonzalo Ríos" w:date="2026-05-07T12:37:00Z" w16du:dateUtc="2026-05-07T02:37:00Z">
              <w:rPr>
                <w:rFonts w:ascii="Times New Roman" w:eastAsiaTheme="minorEastAsia" w:hAnsi="Times New Roman" w:cs="Times New Roman"/>
                <w:sz w:val="24"/>
                <w:szCs w:val="24"/>
              </w:rPr>
            </w:rPrChange>
          </w:rPr>
          <w:t>.</w:t>
        </w:r>
      </w:ins>
    </w:p>
    <w:p w14:paraId="0A54DF53" w14:textId="51A67C49" w:rsidR="002B7F76" w:rsidRDefault="002B7F76" w:rsidP="0009223E">
      <w:pPr>
        <w:jc w:val="both"/>
        <w:rPr>
          <w:ins w:id="950" w:author="Gonzalo Ríos" w:date="2026-05-06T11:20:00Z" w16du:dateUtc="2026-05-06T01:20:00Z"/>
          <w:rFonts w:ascii="Times New Roman" w:eastAsiaTheme="minorEastAsia" w:hAnsi="Times New Roman" w:cs="Times New Roman"/>
          <w:sz w:val="24"/>
          <w:szCs w:val="24"/>
          <w:lang w:val="en-US"/>
        </w:rPr>
      </w:pPr>
      <w:ins w:id="951" w:author="Gonzalo Ríos" w:date="2026-05-06T11:18:00Z" w16du:dateUtc="2026-05-06T01:18:00Z">
        <w:r>
          <w:rPr>
            <w:rFonts w:ascii="Times New Roman" w:eastAsiaTheme="minorEastAsia" w:hAnsi="Times New Roman" w:cs="Times New Roman"/>
            <w:sz w:val="24"/>
            <w:szCs w:val="24"/>
            <w:lang w:val="en-US"/>
          </w:rPr>
          <w:t xml:space="preserve">In the </w:t>
        </w:r>
      </w:ins>
      <w:ins w:id="952" w:author="Gonzalo Ríos" w:date="2026-05-06T11:19:00Z" w16du:dateUtc="2026-05-06T01:19:00Z">
        <w:r>
          <w:rPr>
            <w:rFonts w:ascii="Times New Roman" w:eastAsiaTheme="minorEastAsia" w:hAnsi="Times New Roman" w:cs="Times New Roman"/>
            <w:sz w:val="24"/>
            <w:szCs w:val="24"/>
            <w:lang w:val="en-US"/>
          </w:rPr>
          <w:t>QLD Heavy Veh</w:t>
        </w:r>
      </w:ins>
      <w:ins w:id="953" w:author="Gonzalo Ríos" w:date="2026-05-06T11:20:00Z" w16du:dateUtc="2026-05-06T01:20:00Z">
        <w:r>
          <w:rPr>
            <w:rFonts w:ascii="Times New Roman" w:eastAsiaTheme="minorEastAsia" w:hAnsi="Times New Roman" w:cs="Times New Roman"/>
            <w:sz w:val="24"/>
            <w:szCs w:val="24"/>
            <w:lang w:val="en-US"/>
          </w:rPr>
          <w:t>icles dataset, the specification is shown in Equation (54) taking the estimates from Table 2.</w:t>
        </w:r>
      </w:ins>
    </w:p>
    <w:p w14:paraId="02A66981" w14:textId="53114E36" w:rsidR="002B7F76" w:rsidRPr="002B7F76" w:rsidRDefault="00000000" w:rsidP="0009223E">
      <w:pPr>
        <w:jc w:val="both"/>
        <w:rPr>
          <w:ins w:id="954" w:author="Gonzalo Ríos" w:date="2026-05-06T11:22:00Z" w16du:dateUtc="2026-05-06T01:22:00Z"/>
          <w:rFonts w:ascii="Times New Roman" w:eastAsiaTheme="minorEastAsia" w:hAnsi="Times New Roman" w:cs="Times New Roman"/>
          <w:sz w:val="20"/>
          <w:szCs w:val="20"/>
          <w:lang w:val="en-US"/>
        </w:rPr>
      </w:pPr>
      <m:oMathPara>
        <m:oMath>
          <m:sSub>
            <m:sSubPr>
              <m:ctrlPr>
                <w:ins w:id="955" w:author="Gonzalo Ríos" w:date="2026-05-06T11:20:00Z" w16du:dateUtc="2026-05-06T01:20:00Z">
                  <w:rPr>
                    <w:rFonts w:ascii="Cambria Math" w:eastAsiaTheme="minorEastAsia" w:hAnsi="Cambria Math" w:cs="Times New Roman"/>
                    <w:i/>
                    <w:sz w:val="20"/>
                    <w:szCs w:val="20"/>
                    <w:lang w:val="en-US"/>
                  </w:rPr>
                </w:ins>
              </m:ctrlPr>
            </m:sSubPr>
            <m:e>
              <m:r>
                <w:ins w:id="956" w:author="Gonzalo Ríos" w:date="2026-05-06T11:20:00Z" w16du:dateUtc="2026-05-06T01:20:00Z">
                  <w:rPr>
                    <w:rFonts w:ascii="Cambria Math" w:eastAsiaTheme="minorEastAsia" w:hAnsi="Cambria Math" w:cs="Times New Roman"/>
                    <w:sz w:val="20"/>
                    <w:szCs w:val="20"/>
                    <w:lang w:val="en-US"/>
                    <w:rPrChange w:id="957" w:author="Gonzalo Ríos" w:date="2026-05-06T11:22:00Z" w16du:dateUtc="2026-05-06T01:22:00Z">
                      <w:rPr>
                        <w:rFonts w:ascii="Cambria Math" w:eastAsiaTheme="minorEastAsia" w:hAnsi="Cambria Math" w:cs="Times New Roman"/>
                        <w:sz w:val="24"/>
                        <w:szCs w:val="24"/>
                        <w:lang w:val="en-US"/>
                      </w:rPr>
                    </w:rPrChange>
                  </w:rPr>
                  <m:t>N</m:t>
                </w:ins>
              </m:r>
            </m:e>
            <m:sub>
              <m:r>
                <w:ins w:id="958" w:author="Gonzalo Ríos" w:date="2026-05-06T11:20:00Z" w16du:dateUtc="2026-05-06T01:20:00Z">
                  <w:rPr>
                    <w:rFonts w:ascii="Cambria Math" w:eastAsiaTheme="minorEastAsia" w:hAnsi="Cambria Math" w:cs="Times New Roman"/>
                    <w:sz w:val="20"/>
                    <w:szCs w:val="20"/>
                    <w:lang w:val="en-US"/>
                    <w:rPrChange w:id="959" w:author="Gonzalo Ríos" w:date="2026-05-06T11:22:00Z" w16du:dateUtc="2026-05-06T01:22:00Z">
                      <w:rPr>
                        <w:rFonts w:ascii="Cambria Math" w:eastAsiaTheme="minorEastAsia" w:hAnsi="Cambria Math" w:cs="Times New Roman"/>
                        <w:sz w:val="24"/>
                        <w:szCs w:val="24"/>
                        <w:lang w:val="en-US"/>
                      </w:rPr>
                    </w:rPrChange>
                  </w:rPr>
                  <m:t>p</m:t>
                </w:ins>
              </m:r>
            </m:sub>
          </m:sSub>
          <m:r>
            <w:ins w:id="960" w:author="Gonzalo Ríos" w:date="2026-05-06T11:20:00Z" w16du:dateUtc="2026-05-06T01:20:00Z">
              <w:rPr>
                <w:rFonts w:ascii="Cambria Math" w:eastAsiaTheme="minorEastAsia" w:hAnsi="Cambria Math" w:cs="Times New Roman"/>
                <w:sz w:val="20"/>
                <w:szCs w:val="20"/>
                <w:lang w:val="en-US"/>
                <w:rPrChange w:id="961" w:author="Gonzalo Ríos" w:date="2026-05-06T11:22:00Z" w16du:dateUtc="2026-05-06T01:22:00Z">
                  <w:rPr>
                    <w:rFonts w:ascii="Cambria Math" w:eastAsiaTheme="minorEastAsia" w:hAnsi="Cambria Math" w:cs="Times New Roman"/>
                    <w:sz w:val="24"/>
                    <w:szCs w:val="24"/>
                    <w:lang w:val="en-US"/>
                  </w:rPr>
                </w:rPrChange>
              </w:rPr>
              <m:t>=</m:t>
            </w:ins>
          </m:r>
          <m:func>
            <m:funcPr>
              <m:ctrlPr>
                <w:rPr>
                  <w:rFonts w:ascii="Cambria Math" w:eastAsiaTheme="minorEastAsia" w:hAnsi="Cambria Math" w:cs="Times New Roman"/>
                  <w:sz w:val="20"/>
                  <w:szCs w:val="20"/>
                  <w:lang w:val="en-US"/>
                </w:rPr>
              </m:ctrlPr>
            </m:funcPr>
            <m:fName>
              <m:r>
                <m:rPr>
                  <m:sty m:val="p"/>
                </m:rPr>
                <w:rPr>
                  <w:rFonts w:ascii="Cambria Math" w:eastAsiaTheme="minorEastAsia" w:hAnsi="Cambria Math" w:cs="Times New Roman"/>
                  <w:sz w:val="20"/>
                  <w:szCs w:val="20"/>
                  <w:lang w:val="en-US"/>
                  <w:rPrChange w:id="962" w:author="Gonzalo Ríos" w:date="2026-05-06T11:22:00Z" w16du:dateUtc="2026-05-06T01:22:00Z">
                    <w:rPr>
                      <w:rFonts w:ascii="Cambria Math" w:eastAsiaTheme="minorEastAsia" w:hAnsi="Cambria Math" w:cs="Times New Roman"/>
                      <w:sz w:val="24"/>
                      <w:szCs w:val="24"/>
                      <w:lang w:val="en-US"/>
                    </w:rPr>
                  </w:rPrChange>
                </w:rPr>
                <m:t>exp</m:t>
              </m:r>
            </m:fName>
            <m:e>
              <m:d>
                <m:dPr>
                  <m:ctrlPr>
                    <w:ins w:id="963" w:author="Gonzalo Ríos" w:date="2026-05-06T11:20:00Z" w16du:dateUtc="2026-05-06T01:20:00Z">
                      <w:rPr>
                        <w:rFonts w:ascii="Cambria Math" w:eastAsiaTheme="minorEastAsia" w:hAnsi="Cambria Math" w:cs="Times New Roman"/>
                        <w:i/>
                        <w:sz w:val="20"/>
                        <w:szCs w:val="20"/>
                        <w:lang w:val="en-US"/>
                      </w:rPr>
                    </w:ins>
                  </m:ctrlPr>
                </m:dPr>
                <m:e>
                  <m:r>
                    <w:ins w:id="964" w:author="Gonzalo Ríos" w:date="2026-05-06T11:20:00Z" w16du:dateUtc="2026-05-06T01:20:00Z">
                      <w:rPr>
                        <w:rFonts w:ascii="Cambria Math" w:eastAsiaTheme="minorEastAsia" w:hAnsi="Cambria Math" w:cs="Times New Roman"/>
                        <w:sz w:val="20"/>
                        <w:szCs w:val="20"/>
                        <w:lang w:val="en-US"/>
                        <w:rPrChange w:id="965" w:author="Gonzalo Ríos" w:date="2026-05-06T11:22:00Z" w16du:dateUtc="2026-05-06T01:22:00Z">
                          <w:rPr>
                            <w:rFonts w:ascii="Cambria Math" w:eastAsiaTheme="minorEastAsia" w:hAnsi="Cambria Math" w:cs="Times New Roman"/>
                            <w:sz w:val="24"/>
                            <w:szCs w:val="24"/>
                            <w:lang w:val="en-US"/>
                          </w:rPr>
                        </w:rPrChange>
                      </w:rPr>
                      <m:t>-10.859-0.2758</m:t>
                    </w:ins>
                  </m:r>
                  <m:sSub>
                    <m:sSubPr>
                      <m:ctrlPr>
                        <w:ins w:id="966" w:author="Gonzalo Ríos" w:date="2026-05-06T11:20:00Z" w16du:dateUtc="2026-05-06T01:20:00Z">
                          <w:rPr>
                            <w:rFonts w:ascii="Cambria Math" w:eastAsiaTheme="minorEastAsia" w:hAnsi="Cambria Math" w:cs="Times New Roman"/>
                            <w:i/>
                            <w:sz w:val="20"/>
                            <w:szCs w:val="20"/>
                            <w:lang w:val="en-US"/>
                          </w:rPr>
                        </w:ins>
                      </m:ctrlPr>
                    </m:sSubPr>
                    <m:e>
                      <m:r>
                        <w:ins w:id="967" w:author="Gonzalo Ríos" w:date="2026-05-06T11:20:00Z" w16du:dateUtc="2026-05-06T01:20:00Z">
                          <w:rPr>
                            <w:rFonts w:ascii="Cambria Math" w:eastAsiaTheme="minorEastAsia" w:hAnsi="Cambria Math" w:cs="Times New Roman"/>
                            <w:sz w:val="20"/>
                            <w:szCs w:val="20"/>
                            <w:lang w:val="en-US"/>
                            <w:rPrChange w:id="968" w:author="Gonzalo Ríos" w:date="2026-05-06T11:22:00Z" w16du:dateUtc="2026-05-06T01:22:00Z">
                              <w:rPr>
                                <w:rFonts w:ascii="Cambria Math" w:eastAsiaTheme="minorEastAsia" w:hAnsi="Cambria Math" w:cs="Times New Roman"/>
                                <w:sz w:val="24"/>
                                <w:szCs w:val="24"/>
                                <w:lang w:val="en-US"/>
                              </w:rPr>
                            </w:rPrChange>
                          </w:rPr>
                          <m:t>X</m:t>
                        </w:ins>
                      </m:r>
                    </m:e>
                    <m:sub>
                      <m:r>
                        <w:ins w:id="969" w:author="Gonzalo Ríos" w:date="2026-05-06T11:20:00Z" w16du:dateUtc="2026-05-06T01:20:00Z">
                          <w:rPr>
                            <w:rFonts w:ascii="Cambria Math" w:eastAsiaTheme="minorEastAsia" w:hAnsi="Cambria Math" w:cs="Times New Roman"/>
                            <w:sz w:val="20"/>
                            <w:szCs w:val="20"/>
                            <w:lang w:val="en-US"/>
                            <w:rPrChange w:id="970" w:author="Gonzalo Ríos" w:date="2026-05-06T11:22:00Z" w16du:dateUtc="2026-05-06T01:22:00Z">
                              <w:rPr>
                                <w:rFonts w:ascii="Cambria Math" w:eastAsiaTheme="minorEastAsia" w:hAnsi="Cambria Math" w:cs="Times New Roman"/>
                                <w:sz w:val="24"/>
                                <w:szCs w:val="24"/>
                                <w:lang w:val="en-US"/>
                              </w:rPr>
                            </w:rPrChange>
                          </w:rPr>
                          <m:t>total width</m:t>
                        </w:ins>
                      </m:r>
                    </m:sub>
                  </m:sSub>
                  <m:r>
                    <w:ins w:id="971" w:author="Gonzalo Ríos" w:date="2026-05-06T11:20:00Z" w16du:dateUtc="2026-05-06T01:20:00Z">
                      <w:rPr>
                        <w:rFonts w:ascii="Cambria Math" w:eastAsiaTheme="minorEastAsia" w:hAnsi="Cambria Math" w:cs="Times New Roman"/>
                        <w:sz w:val="20"/>
                        <w:szCs w:val="20"/>
                        <w:lang w:val="en-US"/>
                        <w:rPrChange w:id="972" w:author="Gonzalo Ríos" w:date="2026-05-06T11:22:00Z" w16du:dateUtc="2026-05-06T01:22:00Z">
                          <w:rPr>
                            <w:rFonts w:ascii="Cambria Math" w:eastAsiaTheme="minorEastAsia" w:hAnsi="Cambria Math" w:cs="Times New Roman"/>
                            <w:sz w:val="24"/>
                            <w:szCs w:val="24"/>
                            <w:lang w:val="en-US"/>
                          </w:rPr>
                        </w:rPrChange>
                      </w:rPr>
                      <m:t>+1.378</m:t>
                    </w:ins>
                  </m:r>
                  <m:sSub>
                    <m:sSubPr>
                      <m:ctrlPr>
                        <w:ins w:id="973" w:author="Gonzalo Ríos" w:date="2026-05-06T11:20:00Z" w16du:dateUtc="2026-05-06T01:20:00Z">
                          <w:rPr>
                            <w:rFonts w:ascii="Cambria Math" w:eastAsiaTheme="minorEastAsia" w:hAnsi="Cambria Math" w:cs="Times New Roman"/>
                            <w:i/>
                            <w:sz w:val="20"/>
                            <w:szCs w:val="20"/>
                            <w:lang w:val="en-US"/>
                          </w:rPr>
                        </w:ins>
                      </m:ctrlPr>
                    </m:sSubPr>
                    <m:e>
                      <m:r>
                        <w:ins w:id="974" w:author="Gonzalo Ríos" w:date="2026-05-06T11:20:00Z" w16du:dateUtc="2026-05-06T01:20:00Z">
                          <w:rPr>
                            <w:rFonts w:ascii="Cambria Math" w:eastAsiaTheme="minorEastAsia" w:hAnsi="Cambria Math" w:cs="Times New Roman"/>
                            <w:sz w:val="20"/>
                            <w:szCs w:val="20"/>
                            <w:lang w:val="en-US"/>
                            <w:rPrChange w:id="975" w:author="Gonzalo Ríos" w:date="2026-05-06T11:22:00Z" w16du:dateUtc="2026-05-06T01:22:00Z">
                              <w:rPr>
                                <w:rFonts w:ascii="Cambria Math" w:eastAsiaTheme="minorEastAsia" w:hAnsi="Cambria Math" w:cs="Times New Roman"/>
                                <w:sz w:val="24"/>
                                <w:szCs w:val="24"/>
                                <w:lang w:val="en-US"/>
                              </w:rPr>
                            </w:rPrChange>
                          </w:rPr>
                          <m:t>X</m:t>
                        </w:ins>
                      </m:r>
                    </m:e>
                    <m:sub>
                      <m:r>
                        <w:ins w:id="976" w:author="Gonzalo Ríos" w:date="2026-05-06T11:21:00Z" w16du:dateUtc="2026-05-06T01:21:00Z">
                          <w:rPr>
                            <w:rFonts w:ascii="Cambria Math" w:eastAsiaTheme="minorEastAsia" w:hAnsi="Cambria Math" w:cs="Times New Roman"/>
                            <w:sz w:val="20"/>
                            <w:szCs w:val="20"/>
                            <w:lang w:val="en-US"/>
                            <w:rPrChange w:id="977" w:author="Gonzalo Ríos" w:date="2026-05-06T11:22:00Z" w16du:dateUtc="2026-05-06T01:22:00Z">
                              <w:rPr>
                                <w:rFonts w:ascii="Cambria Math" w:eastAsiaTheme="minorEastAsia" w:hAnsi="Cambria Math" w:cs="Times New Roman"/>
                                <w:sz w:val="24"/>
                                <w:szCs w:val="24"/>
                                <w:lang w:val="en-US"/>
                              </w:rPr>
                            </w:rPrChange>
                          </w:rPr>
                          <m:t>rural single high speed</m:t>
                        </w:ins>
                      </m:r>
                    </m:sub>
                  </m:sSub>
                  <m:r>
                    <w:ins w:id="978" w:author="Gonzalo Ríos" w:date="2026-05-06T11:43:00Z" w16du:dateUtc="2026-05-06T01:43:00Z">
                      <w:rPr>
                        <w:rFonts w:ascii="Cambria Math" w:eastAsiaTheme="minorEastAsia" w:hAnsi="Cambria Math" w:cs="Times New Roman"/>
                        <w:sz w:val="20"/>
                        <w:szCs w:val="20"/>
                        <w:lang w:val="en-US"/>
                      </w:rPr>
                      <m:t>+0.9219</m:t>
                    </w:ins>
                  </m:r>
                  <m:sSub>
                    <m:sSubPr>
                      <m:ctrlPr>
                        <w:ins w:id="979" w:author="Gonzalo Ríos" w:date="2026-05-06T11:44:00Z" w16du:dateUtc="2026-05-06T01:44:00Z">
                          <w:rPr>
                            <w:rFonts w:ascii="Cambria Math" w:eastAsiaTheme="minorEastAsia" w:hAnsi="Cambria Math" w:cs="Times New Roman"/>
                            <w:i/>
                            <w:sz w:val="20"/>
                            <w:szCs w:val="20"/>
                            <w:lang w:val="en-US"/>
                          </w:rPr>
                        </w:ins>
                      </m:ctrlPr>
                    </m:sSubPr>
                    <m:e>
                      <m:r>
                        <w:ins w:id="980" w:author="Gonzalo Ríos" w:date="2026-05-06T11:44:00Z" w16du:dateUtc="2026-05-06T01:44:00Z">
                          <w:rPr>
                            <w:rFonts w:ascii="Cambria Math" w:eastAsiaTheme="minorEastAsia" w:hAnsi="Cambria Math" w:cs="Times New Roman"/>
                            <w:sz w:val="20"/>
                            <w:szCs w:val="20"/>
                            <w:lang w:val="en-US"/>
                          </w:rPr>
                          <m:t>X</m:t>
                        </w:ins>
                      </m:r>
                    </m:e>
                    <m:sub>
                      <m:r>
                        <w:ins w:id="981" w:author="Gonzalo Ríos" w:date="2026-05-06T11:44:00Z" w16du:dateUtc="2026-05-06T01:44:00Z">
                          <w:rPr>
                            <w:rFonts w:ascii="Cambria Math" w:eastAsiaTheme="minorEastAsia" w:hAnsi="Cambria Math" w:cs="Times New Roman"/>
                            <w:sz w:val="20"/>
                            <w:szCs w:val="20"/>
                            <w:lang w:val="en-US"/>
                          </w:rPr>
                          <m:t xml:space="preserve">multi-combination vehicular traffic </m:t>
                        </w:ins>
                      </m:r>
                    </m:sub>
                  </m:sSub>
                </m:e>
              </m:d>
            </m:e>
          </m:func>
          <m:sSup>
            <m:sSupPr>
              <m:ctrlPr>
                <w:ins w:id="982" w:author="Gonzalo Ríos" w:date="2026-05-06T11:21:00Z" w16du:dateUtc="2026-05-06T01:21:00Z">
                  <w:rPr>
                    <w:rFonts w:ascii="Cambria Math" w:eastAsiaTheme="minorEastAsia" w:hAnsi="Cambria Math" w:cs="Times New Roman"/>
                    <w:i/>
                    <w:sz w:val="20"/>
                    <w:szCs w:val="20"/>
                    <w:lang w:val="en-US"/>
                  </w:rPr>
                </w:ins>
              </m:ctrlPr>
            </m:sSupPr>
            <m:e>
              <m:d>
                <m:dPr>
                  <m:ctrlPr>
                    <w:ins w:id="983" w:author="Gonzalo Ríos" w:date="2026-05-06T11:21:00Z" w16du:dateUtc="2026-05-06T01:21:00Z">
                      <w:rPr>
                        <w:rFonts w:ascii="Cambria Math" w:eastAsiaTheme="minorEastAsia" w:hAnsi="Cambria Math" w:cs="Times New Roman"/>
                        <w:i/>
                        <w:sz w:val="20"/>
                        <w:szCs w:val="20"/>
                        <w:lang w:val="en-US"/>
                      </w:rPr>
                    </w:ins>
                  </m:ctrlPr>
                </m:dPr>
                <m:e>
                  <m:r>
                    <w:ins w:id="984" w:author="Gonzalo Ríos" w:date="2026-05-06T11:21:00Z" w16du:dateUtc="2026-05-06T01:21:00Z">
                      <w:rPr>
                        <w:rFonts w:ascii="Cambria Math" w:eastAsiaTheme="minorEastAsia" w:hAnsi="Cambria Math" w:cs="Times New Roman"/>
                        <w:sz w:val="20"/>
                        <w:szCs w:val="20"/>
                        <w:lang w:val="en-US"/>
                        <w:rPrChange w:id="985" w:author="Gonzalo Ríos" w:date="2026-05-06T11:22:00Z" w16du:dateUtc="2026-05-06T01:22:00Z">
                          <w:rPr>
                            <w:rFonts w:ascii="Cambria Math" w:eastAsiaTheme="minorEastAsia" w:hAnsi="Cambria Math" w:cs="Times New Roman"/>
                            <w:sz w:val="24"/>
                            <w:szCs w:val="24"/>
                            <w:lang w:val="en-US"/>
                          </w:rPr>
                        </w:rPrChange>
                      </w:rPr>
                      <m:t>AADT</m:t>
                    </w:ins>
                  </m:r>
                </m:e>
              </m:d>
            </m:e>
            <m:sup>
              <m:r>
                <m:rPr>
                  <m:sty m:val="p"/>
                </m:rPr>
                <w:rPr>
                  <w:rFonts w:ascii="Cambria Math" w:eastAsiaTheme="minorEastAsia" w:hAnsi="Cambria Math" w:cs="Times New Roman"/>
                  <w:sz w:val="20"/>
                  <w:szCs w:val="20"/>
                  <w:lang w:val="en-US"/>
                  <w:rPrChange w:id="986" w:author="Gonzalo Ríos" w:date="2026-05-06T11:22:00Z" w16du:dateUtc="2026-05-06T01:22:00Z">
                    <w:rPr>
                      <w:rFonts w:ascii="Cambria Math" w:eastAsiaTheme="minorEastAsia" w:hAnsi="Cambria Math" w:cs="Times New Roman"/>
                      <w:sz w:val="24"/>
                      <w:szCs w:val="24"/>
                      <w:lang w:val="en-US"/>
                    </w:rPr>
                  </w:rPrChange>
                </w:rPr>
                <m:t>exp⁡</m:t>
              </m:r>
              <m:r>
                <w:ins w:id="987" w:author="Gonzalo Ríos" w:date="2026-05-06T11:21:00Z" w16du:dateUtc="2026-05-06T01:21:00Z">
                  <w:rPr>
                    <w:rFonts w:ascii="Cambria Math" w:eastAsiaTheme="minorEastAsia" w:hAnsi="Cambria Math" w:cs="Times New Roman"/>
                    <w:sz w:val="20"/>
                    <w:szCs w:val="20"/>
                    <w:lang w:val="en-US"/>
                    <w:rPrChange w:id="988" w:author="Gonzalo Ríos" w:date="2026-05-06T11:22:00Z" w16du:dateUtc="2026-05-06T01:22:00Z">
                      <w:rPr>
                        <w:rFonts w:ascii="Cambria Math" w:eastAsiaTheme="minorEastAsia" w:hAnsi="Cambria Math" w:cs="Times New Roman"/>
                        <w:sz w:val="24"/>
                        <w:szCs w:val="24"/>
                        <w:lang w:val="en-US"/>
                      </w:rPr>
                    </w:rPrChange>
                  </w:rPr>
                  <m:t>(2.1655+0.1179</m:t>
                </w:ins>
              </m:r>
              <m:sSub>
                <m:sSubPr>
                  <m:ctrlPr>
                    <w:ins w:id="989" w:author="Gonzalo Ríos" w:date="2026-05-06T11:21:00Z" w16du:dateUtc="2026-05-06T01:21:00Z">
                      <w:rPr>
                        <w:rFonts w:ascii="Cambria Math" w:eastAsiaTheme="minorEastAsia" w:hAnsi="Cambria Math" w:cs="Times New Roman"/>
                        <w:i/>
                        <w:sz w:val="20"/>
                        <w:szCs w:val="20"/>
                        <w:lang w:val="en-US"/>
                      </w:rPr>
                    </w:ins>
                  </m:ctrlPr>
                </m:sSubPr>
                <m:e>
                  <m:r>
                    <w:ins w:id="990" w:author="Gonzalo Ríos" w:date="2026-05-06T11:21:00Z" w16du:dateUtc="2026-05-06T01:21:00Z">
                      <w:rPr>
                        <w:rFonts w:ascii="Cambria Math" w:eastAsiaTheme="minorEastAsia" w:hAnsi="Cambria Math" w:cs="Times New Roman"/>
                        <w:sz w:val="20"/>
                        <w:szCs w:val="20"/>
                        <w:lang w:val="en-US"/>
                        <w:rPrChange w:id="991" w:author="Gonzalo Ríos" w:date="2026-05-06T11:22:00Z" w16du:dateUtc="2026-05-06T01:22:00Z">
                          <w:rPr>
                            <w:rFonts w:ascii="Cambria Math" w:eastAsiaTheme="minorEastAsia" w:hAnsi="Cambria Math" w:cs="Times New Roman"/>
                            <w:sz w:val="24"/>
                            <w:szCs w:val="24"/>
                            <w:lang w:val="en-US"/>
                          </w:rPr>
                        </w:rPrChange>
                      </w:rPr>
                      <m:t>X</m:t>
                    </w:ins>
                  </m:r>
                </m:e>
                <m:sub>
                  <m:r>
                    <w:ins w:id="992" w:author="Gonzalo Ríos" w:date="2026-05-06T11:22:00Z" w16du:dateUtc="2026-05-06T01:22:00Z">
                      <w:rPr>
                        <w:rFonts w:ascii="Cambria Math" w:eastAsiaTheme="minorEastAsia" w:hAnsi="Cambria Math" w:cs="Times New Roman"/>
                        <w:sz w:val="20"/>
                        <w:szCs w:val="20"/>
                        <w:lang w:val="en-US"/>
                        <w:rPrChange w:id="993" w:author="Gonzalo Ríos" w:date="2026-05-06T11:22:00Z" w16du:dateUtc="2026-05-06T01:22:00Z">
                          <w:rPr>
                            <w:rFonts w:ascii="Cambria Math" w:eastAsiaTheme="minorEastAsia" w:hAnsi="Cambria Math" w:cs="Times New Roman"/>
                            <w:sz w:val="24"/>
                            <w:szCs w:val="24"/>
                            <w:lang w:val="en-US"/>
                          </w:rPr>
                        </w:rPrChange>
                      </w:rPr>
                      <m:t>rural single carriageway</m:t>
                    </w:ins>
                  </m:r>
                </m:sub>
              </m:sSub>
              <m:r>
                <w:ins w:id="994" w:author="Gonzalo Ríos" w:date="2026-05-07T12:37:00Z" w16du:dateUtc="2026-05-07T02:37:00Z">
                  <w:rPr>
                    <w:rFonts w:ascii="Cambria Math" w:eastAsiaTheme="minorEastAsia" w:hAnsi="Cambria Math" w:cs="Times New Roman"/>
                    <w:sz w:val="20"/>
                    <w:szCs w:val="20"/>
                    <w:lang w:val="en-US"/>
                  </w:rPr>
                  <m:t>)</m:t>
                </w:ins>
              </m:r>
            </m:sup>
          </m:sSup>
          <m:r>
            <w:ins w:id="995" w:author="Gonzalo Ríos" w:date="2026-05-06T11:22:00Z" w16du:dateUtc="2026-05-06T01:22:00Z">
              <w:rPr>
                <w:rFonts w:ascii="Cambria Math" w:eastAsiaTheme="minorEastAsia" w:hAnsi="Cambria Math" w:cs="Times New Roman"/>
                <w:sz w:val="20"/>
                <w:szCs w:val="20"/>
                <w:lang w:val="en-US"/>
                <w:rPrChange w:id="996" w:author="Gonzalo Ríos" w:date="2026-05-06T11:22:00Z" w16du:dateUtc="2026-05-06T01:22:00Z">
                  <w:rPr>
                    <w:rFonts w:ascii="Cambria Math" w:eastAsiaTheme="minorEastAsia" w:hAnsi="Cambria Math" w:cs="Times New Roman"/>
                    <w:lang w:val="en-US"/>
                  </w:rPr>
                </w:rPrChange>
              </w:rPr>
              <m:t xml:space="preserve">  (54)</m:t>
            </w:ins>
          </m:r>
        </m:oMath>
      </m:oMathPara>
    </w:p>
    <w:p w14:paraId="3CB8BA34" w14:textId="47561A93" w:rsidR="002B7F76" w:rsidRDefault="002B7F76">
      <w:pPr>
        <w:rPr>
          <w:ins w:id="997" w:author="Gonzalo Ríos" w:date="2026-05-06T11:23:00Z" w16du:dateUtc="2026-05-06T01:23:00Z"/>
          <w:rFonts w:ascii="Times New Roman" w:eastAsiaTheme="minorEastAsia" w:hAnsi="Times New Roman" w:cs="Times New Roman"/>
          <w:sz w:val="24"/>
          <w:szCs w:val="24"/>
          <w:lang w:val="en-US"/>
        </w:rPr>
      </w:pPr>
      <w:ins w:id="998" w:author="Gonzalo Ríos" w:date="2026-05-06T11:22:00Z" w16du:dateUtc="2026-05-06T01:22:00Z">
        <w:r>
          <w:rPr>
            <w:rFonts w:ascii="Times New Roman" w:eastAsiaTheme="minorEastAsia" w:hAnsi="Times New Roman" w:cs="Times New Roman"/>
            <w:sz w:val="24"/>
            <w:szCs w:val="24"/>
            <w:lang w:val="en-US"/>
          </w:rPr>
          <w:t xml:space="preserve">Similarly, the CMFs </w:t>
        </w:r>
      </w:ins>
      <w:ins w:id="999" w:author="Gonzalo Ríos" w:date="2026-05-06T11:23:00Z" w16du:dateUtc="2026-05-06T01:23:00Z">
        <w:r>
          <w:rPr>
            <w:rFonts w:ascii="Times New Roman" w:eastAsiaTheme="minorEastAsia" w:hAnsi="Times New Roman" w:cs="Times New Roman"/>
            <w:sz w:val="24"/>
            <w:szCs w:val="24"/>
            <w:lang w:val="en-US"/>
          </w:rPr>
          <w:t>derived from the specification in Eq. (54) are the following:</w:t>
        </w:r>
      </w:ins>
    </w:p>
    <w:p w14:paraId="1DFAAC0B" w14:textId="64016453" w:rsidR="002B7F76" w:rsidRDefault="002B7F76">
      <w:pPr>
        <w:pStyle w:val="Prrafodelista"/>
        <w:numPr>
          <w:ilvl w:val="0"/>
          <w:numId w:val="6"/>
        </w:numPr>
        <w:jc w:val="both"/>
        <w:rPr>
          <w:ins w:id="1000" w:author="Gonzalo Ríos" w:date="2026-05-06T11:26:00Z" w16du:dateUtc="2026-05-06T01:26:00Z"/>
          <w:rFonts w:ascii="Times New Roman" w:eastAsiaTheme="minorEastAsia" w:hAnsi="Times New Roman" w:cs="Times New Roman"/>
          <w:sz w:val="24"/>
          <w:szCs w:val="24"/>
          <w:lang w:val="en-US"/>
        </w:rPr>
        <w:pPrChange w:id="1001" w:author="Gonzalo Ríos" w:date="2026-05-06T11:27:00Z" w16du:dateUtc="2026-05-06T01:27:00Z">
          <w:pPr>
            <w:pStyle w:val="Prrafodelista"/>
            <w:numPr>
              <w:numId w:val="6"/>
            </w:numPr>
            <w:ind w:hanging="360"/>
          </w:pPr>
        </w:pPrChange>
      </w:pPr>
      <m:oMath>
        <m:r>
          <w:ins w:id="1002" w:author="Gonzalo Ríos" w:date="2026-05-06T11:23:00Z" w16du:dateUtc="2026-05-06T01:23:00Z">
            <w:rPr>
              <w:rFonts w:ascii="Cambria Math" w:eastAsiaTheme="minorEastAsia" w:hAnsi="Cambria Math" w:cs="Times New Roman"/>
              <w:sz w:val="24"/>
              <w:szCs w:val="24"/>
              <w:lang w:val="en-US"/>
            </w:rPr>
            <m:t>CM</m:t>
          </w:ins>
        </m:r>
        <m:sSub>
          <m:sSubPr>
            <m:ctrlPr>
              <w:ins w:id="1003" w:author="Gonzalo Ríos" w:date="2026-05-06T11:23:00Z" w16du:dateUtc="2026-05-06T01:23:00Z">
                <w:rPr>
                  <w:rFonts w:ascii="Cambria Math" w:eastAsiaTheme="minorEastAsia" w:hAnsi="Cambria Math" w:cs="Times New Roman"/>
                  <w:i/>
                  <w:sz w:val="24"/>
                  <w:szCs w:val="24"/>
                  <w:lang w:val="en-US"/>
                </w:rPr>
              </w:ins>
            </m:ctrlPr>
          </m:sSubPr>
          <m:e>
            <m:r>
              <w:ins w:id="1004" w:author="Gonzalo Ríos" w:date="2026-05-06T11:23:00Z" w16du:dateUtc="2026-05-06T01:23:00Z">
                <w:rPr>
                  <w:rFonts w:ascii="Cambria Math" w:eastAsiaTheme="minorEastAsia" w:hAnsi="Cambria Math" w:cs="Times New Roman"/>
                  <w:sz w:val="24"/>
                  <w:szCs w:val="24"/>
                  <w:lang w:val="en-US"/>
                </w:rPr>
                <m:t>F</m:t>
              </w:ins>
            </m:r>
          </m:e>
          <m:sub>
            <m:r>
              <w:ins w:id="1005" w:author="Gonzalo Ríos" w:date="2026-05-06T11:25:00Z" w16du:dateUtc="2026-05-06T01:25:00Z">
                <w:rPr>
                  <w:rFonts w:ascii="Cambria Math" w:eastAsiaTheme="minorEastAsia" w:hAnsi="Cambria Math" w:cs="Times New Roman"/>
                  <w:sz w:val="24"/>
                  <w:szCs w:val="24"/>
                  <w:lang w:val="en-US"/>
                </w:rPr>
                <m:t>total width</m:t>
              </w:ins>
            </m:r>
          </m:sub>
        </m:sSub>
        <m:r>
          <w:ins w:id="1006" w:author="Gonzalo Ríos" w:date="2026-05-06T11:23:00Z" w16du:dateUtc="2026-05-06T01:23:00Z">
            <w:rPr>
              <w:rFonts w:ascii="Cambria Math" w:eastAsiaTheme="minorEastAsia" w:hAnsi="Cambria Math" w:cs="Times New Roman"/>
              <w:sz w:val="24"/>
              <w:szCs w:val="24"/>
              <w:lang w:val="en-US"/>
            </w:rPr>
            <m:t>=</m:t>
          </w:ins>
        </m:r>
        <m:func>
          <m:funcPr>
            <m:ctrlPr>
              <w:ins w:id="1007" w:author="Gonzalo Ríos" w:date="2026-05-06T11:23:00Z" w16du:dateUtc="2026-05-06T01:23:00Z">
                <w:rPr>
                  <w:rFonts w:ascii="Cambria Math" w:eastAsiaTheme="minorEastAsia" w:hAnsi="Cambria Math" w:cs="Times New Roman"/>
                  <w:sz w:val="24"/>
                  <w:szCs w:val="24"/>
                  <w:lang w:val="en-US"/>
                </w:rPr>
              </w:ins>
            </m:ctrlPr>
          </m:funcPr>
          <m:fName>
            <m:r>
              <w:ins w:id="1008" w:author="Gonzalo Ríos" w:date="2026-05-06T11:23:00Z" w16du:dateUtc="2026-05-06T01:23:00Z">
                <m:rPr>
                  <m:sty m:val="p"/>
                </m:rPr>
                <w:rPr>
                  <w:rFonts w:ascii="Cambria Math" w:eastAsiaTheme="minorEastAsia" w:hAnsi="Cambria Math" w:cs="Times New Roman"/>
                  <w:sz w:val="24"/>
                  <w:szCs w:val="24"/>
                  <w:lang w:val="en-US"/>
                </w:rPr>
                <m:t>exp</m:t>
              </w:ins>
            </m:r>
          </m:fName>
          <m:e>
            <m:d>
              <m:dPr>
                <m:ctrlPr>
                  <w:ins w:id="1009" w:author="Gonzalo Ríos" w:date="2026-05-06T11:23:00Z" w16du:dateUtc="2026-05-06T01:23:00Z">
                    <w:rPr>
                      <w:rFonts w:ascii="Cambria Math" w:eastAsiaTheme="minorEastAsia" w:hAnsi="Cambria Math" w:cs="Times New Roman"/>
                      <w:i/>
                      <w:sz w:val="24"/>
                      <w:szCs w:val="24"/>
                      <w:lang w:val="en-US"/>
                    </w:rPr>
                  </w:ins>
                </m:ctrlPr>
              </m:dPr>
              <m:e>
                <m:r>
                  <w:ins w:id="1010" w:author="Gonzalo Ríos" w:date="2026-05-06T11:25:00Z" w16du:dateUtc="2026-05-06T01:25:00Z">
                    <w:rPr>
                      <w:rFonts w:ascii="Cambria Math" w:eastAsiaTheme="minorEastAsia" w:hAnsi="Cambria Math" w:cs="Times New Roman"/>
                      <w:sz w:val="24"/>
                      <w:szCs w:val="24"/>
                      <w:lang w:val="en-US"/>
                    </w:rPr>
                    <m:t>-0.2758</m:t>
                  </w:ins>
                </m:r>
              </m:e>
            </m:d>
            <m:r>
              <w:ins w:id="1011" w:author="Gonzalo Ríos" w:date="2026-05-06T11:25:00Z" w16du:dateUtc="2026-05-06T01:25:00Z">
                <w:rPr>
                  <w:rFonts w:ascii="Cambria Math" w:eastAsiaTheme="minorEastAsia" w:hAnsi="Cambria Math" w:cs="Times New Roman"/>
                  <w:sz w:val="24"/>
                  <w:szCs w:val="24"/>
                  <w:lang w:val="en-US"/>
                </w:rPr>
                <m:t>=0.758</m:t>
              </w:ins>
            </m:r>
          </m:e>
        </m:func>
      </m:oMath>
      <w:ins w:id="1012" w:author="Gonzalo Ríos" w:date="2026-05-06T11:25:00Z" w16du:dateUtc="2026-05-06T01:25:00Z">
        <w:r>
          <w:rPr>
            <w:rFonts w:ascii="Times New Roman" w:eastAsiaTheme="minorEastAsia" w:hAnsi="Times New Roman" w:cs="Times New Roman"/>
            <w:sz w:val="24"/>
            <w:szCs w:val="24"/>
            <w:lang w:val="en-US"/>
          </w:rPr>
          <w:t>, denoting that increasing the t</w:t>
        </w:r>
      </w:ins>
      <w:ins w:id="1013" w:author="Gonzalo Ríos" w:date="2026-05-06T11:26:00Z" w16du:dateUtc="2026-05-06T01:26:00Z">
        <w:r>
          <w:rPr>
            <w:rFonts w:ascii="Times New Roman" w:eastAsiaTheme="minorEastAsia" w:hAnsi="Times New Roman" w:cs="Times New Roman"/>
            <w:sz w:val="24"/>
            <w:szCs w:val="24"/>
            <w:lang w:val="en-US"/>
          </w:rPr>
          <w:t>otal width of the road segment in one-unit (in meters) decreases crashes by about 24.2%.</w:t>
        </w:r>
      </w:ins>
    </w:p>
    <w:p w14:paraId="210B83D8" w14:textId="371CDB57" w:rsidR="002B7F76" w:rsidRDefault="002B7F76" w:rsidP="00AA459B">
      <w:pPr>
        <w:pStyle w:val="Prrafodelista"/>
        <w:numPr>
          <w:ilvl w:val="0"/>
          <w:numId w:val="6"/>
        </w:numPr>
        <w:jc w:val="both"/>
        <w:rPr>
          <w:ins w:id="1014" w:author="Gonzalo Ríos" w:date="2026-05-06T11:28:00Z" w16du:dateUtc="2026-05-06T01:28:00Z"/>
          <w:rFonts w:ascii="Times New Roman" w:eastAsiaTheme="minorEastAsia" w:hAnsi="Times New Roman" w:cs="Times New Roman"/>
          <w:sz w:val="24"/>
          <w:szCs w:val="24"/>
          <w:lang w:val="en-US"/>
        </w:rPr>
      </w:pPr>
      <m:oMath>
        <m:r>
          <w:ins w:id="1015" w:author="Gonzalo Ríos" w:date="2026-05-06T11:26:00Z" w16du:dateUtc="2026-05-06T01:26:00Z">
            <w:rPr>
              <w:rFonts w:ascii="Cambria Math" w:eastAsiaTheme="minorEastAsia" w:hAnsi="Cambria Math" w:cs="Times New Roman"/>
              <w:sz w:val="24"/>
              <w:szCs w:val="24"/>
              <w:lang w:val="en-US"/>
            </w:rPr>
            <m:t>CM</m:t>
          </w:ins>
        </m:r>
        <m:sSub>
          <m:sSubPr>
            <m:ctrlPr>
              <w:ins w:id="1016" w:author="Gonzalo Ríos" w:date="2026-05-06T11:26:00Z" w16du:dateUtc="2026-05-06T01:26:00Z">
                <w:rPr>
                  <w:rFonts w:ascii="Cambria Math" w:eastAsiaTheme="minorEastAsia" w:hAnsi="Cambria Math" w:cs="Times New Roman"/>
                  <w:i/>
                  <w:sz w:val="24"/>
                  <w:szCs w:val="24"/>
                  <w:lang w:val="en-US"/>
                </w:rPr>
              </w:ins>
            </m:ctrlPr>
          </m:sSubPr>
          <m:e>
            <m:r>
              <w:ins w:id="1017" w:author="Gonzalo Ríos" w:date="2026-05-06T11:26:00Z" w16du:dateUtc="2026-05-06T01:26:00Z">
                <w:rPr>
                  <w:rFonts w:ascii="Cambria Math" w:eastAsiaTheme="minorEastAsia" w:hAnsi="Cambria Math" w:cs="Times New Roman"/>
                  <w:sz w:val="24"/>
                  <w:szCs w:val="24"/>
                  <w:lang w:val="en-US"/>
                </w:rPr>
                <m:t>F</m:t>
              </w:ins>
            </m:r>
          </m:e>
          <m:sub>
            <m:r>
              <w:ins w:id="1018" w:author="Gonzalo Ríos" w:date="2026-05-06T11:26:00Z" w16du:dateUtc="2026-05-06T01:26:00Z">
                <w:rPr>
                  <w:rFonts w:ascii="Cambria Math" w:eastAsiaTheme="minorEastAsia" w:hAnsi="Cambria Math" w:cs="Times New Roman"/>
                  <w:sz w:val="24"/>
                  <w:szCs w:val="24"/>
                  <w:lang w:val="en-US"/>
                </w:rPr>
                <m:t>rural single high speed</m:t>
              </w:ins>
            </m:r>
          </m:sub>
        </m:sSub>
        <m:r>
          <w:ins w:id="1019" w:author="Gonzalo Ríos" w:date="2026-05-06T11:26:00Z" w16du:dateUtc="2026-05-06T01:26:00Z">
            <w:rPr>
              <w:rFonts w:ascii="Cambria Math" w:eastAsiaTheme="minorEastAsia" w:hAnsi="Cambria Math" w:cs="Times New Roman"/>
              <w:sz w:val="24"/>
              <w:szCs w:val="24"/>
              <w:lang w:val="en-US"/>
            </w:rPr>
            <m:t>=</m:t>
          </w:ins>
        </m:r>
        <m:func>
          <m:funcPr>
            <m:ctrlPr>
              <w:ins w:id="1020" w:author="Gonzalo Ríos" w:date="2026-05-06T11:26:00Z" w16du:dateUtc="2026-05-06T01:26:00Z">
                <w:rPr>
                  <w:rFonts w:ascii="Cambria Math" w:eastAsiaTheme="minorEastAsia" w:hAnsi="Cambria Math" w:cs="Times New Roman"/>
                  <w:sz w:val="24"/>
                  <w:szCs w:val="24"/>
                  <w:lang w:val="en-US"/>
                </w:rPr>
              </w:ins>
            </m:ctrlPr>
          </m:funcPr>
          <m:fName>
            <m:r>
              <w:ins w:id="1021" w:author="Gonzalo Ríos" w:date="2026-05-06T11:26:00Z" w16du:dateUtc="2026-05-06T01:26:00Z">
                <m:rPr>
                  <m:sty m:val="p"/>
                </m:rPr>
                <w:rPr>
                  <w:rFonts w:ascii="Cambria Math" w:eastAsiaTheme="minorEastAsia" w:hAnsi="Cambria Math" w:cs="Times New Roman"/>
                  <w:sz w:val="24"/>
                  <w:szCs w:val="24"/>
                  <w:lang w:val="en-US"/>
                </w:rPr>
                <m:t>exp</m:t>
              </w:ins>
            </m:r>
          </m:fName>
          <m:e>
            <m:d>
              <m:dPr>
                <m:ctrlPr>
                  <w:ins w:id="1022" w:author="Gonzalo Ríos" w:date="2026-05-06T11:26:00Z" w16du:dateUtc="2026-05-06T01:26:00Z">
                    <w:rPr>
                      <w:rFonts w:ascii="Cambria Math" w:eastAsiaTheme="minorEastAsia" w:hAnsi="Cambria Math" w:cs="Times New Roman"/>
                      <w:i/>
                      <w:sz w:val="24"/>
                      <w:szCs w:val="24"/>
                      <w:lang w:val="en-US"/>
                    </w:rPr>
                  </w:ins>
                </m:ctrlPr>
              </m:dPr>
              <m:e>
                <m:r>
                  <w:ins w:id="1023" w:author="Gonzalo Ríos" w:date="2026-05-06T11:26:00Z" w16du:dateUtc="2026-05-06T01:26:00Z">
                    <w:rPr>
                      <w:rFonts w:ascii="Cambria Math" w:eastAsiaTheme="minorEastAsia" w:hAnsi="Cambria Math" w:cs="Times New Roman"/>
                      <w:sz w:val="24"/>
                      <w:szCs w:val="24"/>
                      <w:lang w:val="en-US"/>
                    </w:rPr>
                    <m:t>1.3780</m:t>
                  </w:ins>
                </m:r>
              </m:e>
            </m:d>
            <m:r>
              <w:ins w:id="1024" w:author="Gonzalo Ríos" w:date="2026-05-06T11:26:00Z" w16du:dateUtc="2026-05-06T01:26:00Z">
                <w:rPr>
                  <w:rFonts w:ascii="Cambria Math" w:eastAsiaTheme="minorEastAsia" w:hAnsi="Cambria Math" w:cs="Times New Roman"/>
                  <w:sz w:val="24"/>
                  <w:szCs w:val="24"/>
                  <w:lang w:val="en-US"/>
                </w:rPr>
                <m:t>=3.966</m:t>
              </w:ins>
            </m:r>
          </m:e>
        </m:func>
        <m:r>
          <w:ins w:id="1025" w:author="Gonzalo Ríos" w:date="2026-05-06T11:27:00Z" w16du:dateUtc="2026-05-06T01:27:00Z">
            <w:rPr>
              <w:rFonts w:ascii="Cambria Math" w:eastAsiaTheme="minorEastAsia" w:hAnsi="Cambria Math" w:cs="Times New Roman"/>
              <w:sz w:val="24"/>
              <w:szCs w:val="24"/>
              <w:lang w:val="en-US"/>
            </w:rPr>
            <m:t>,</m:t>
          </w:ins>
        </m:r>
      </m:oMath>
      <w:ins w:id="1026" w:author="Gonzalo Ríos" w:date="2026-05-06T11:27:00Z" w16du:dateUtc="2026-05-06T01:27:00Z">
        <w:r>
          <w:rPr>
            <w:rFonts w:ascii="Times New Roman" w:eastAsiaTheme="minorEastAsia" w:hAnsi="Times New Roman" w:cs="Times New Roman"/>
            <w:sz w:val="24"/>
            <w:szCs w:val="24"/>
            <w:lang w:val="en-US"/>
          </w:rPr>
          <w:t xml:space="preserve"> showing that rural road segments with high-speed limit </w:t>
        </w:r>
        <w:r w:rsidR="00AA459B">
          <w:rPr>
            <w:rFonts w:ascii="Times New Roman" w:eastAsiaTheme="minorEastAsia" w:hAnsi="Times New Roman" w:cs="Times New Roman"/>
            <w:sz w:val="24"/>
            <w:szCs w:val="24"/>
            <w:lang w:val="en-US"/>
          </w:rPr>
          <w:t>have about four times crashes compared to the baseline.</w:t>
        </w:r>
      </w:ins>
    </w:p>
    <w:p w14:paraId="161B92F1" w14:textId="016B6E67" w:rsidR="00AA459B" w:rsidRDefault="00AA459B" w:rsidP="00AA459B">
      <w:pPr>
        <w:jc w:val="both"/>
        <w:rPr>
          <w:ins w:id="1027" w:author="Gonzalo Ríos" w:date="2026-05-07T12:37:00Z" w16du:dateUtc="2026-05-07T02:37:00Z"/>
          <w:rFonts w:ascii="Times New Roman" w:eastAsiaTheme="minorEastAsia" w:hAnsi="Times New Roman" w:cs="Times New Roman"/>
          <w:sz w:val="24"/>
          <w:szCs w:val="24"/>
          <w:lang w:val="en-US"/>
        </w:rPr>
      </w:pPr>
      <w:ins w:id="1028" w:author="Gonzalo Ríos" w:date="2026-05-06T11:30:00Z" w16du:dateUtc="2026-05-06T01:30:00Z">
        <w:r>
          <w:rPr>
            <w:rFonts w:ascii="Times New Roman" w:eastAsiaTheme="minorEastAsia" w:hAnsi="Times New Roman" w:cs="Times New Roman"/>
            <w:sz w:val="24"/>
            <w:szCs w:val="24"/>
            <w:lang w:val="en-US"/>
          </w:rPr>
          <w:t xml:space="preserve">In this specification the AADT has </w:t>
        </w:r>
      </w:ins>
      <w:ins w:id="1029" w:author="Gonzalo Ríos" w:date="2026-05-06T11:31:00Z" w16du:dateUtc="2026-05-06T01:31:00Z">
        <w:r>
          <w:rPr>
            <w:rFonts w:ascii="Times New Roman" w:eastAsiaTheme="minorEastAsia" w:hAnsi="Times New Roman" w:cs="Times New Roman"/>
            <w:sz w:val="24"/>
            <w:szCs w:val="24"/>
            <w:lang w:val="en-US"/>
          </w:rPr>
          <w:t xml:space="preserve">a variable effect on crashes. Similarly, rural road segments with single </w:t>
        </w:r>
      </w:ins>
      <w:ins w:id="1030" w:author="Gonzalo Ríos" w:date="2026-05-06T11:32:00Z" w16du:dateUtc="2026-05-06T01:32:00Z">
        <w:r>
          <w:rPr>
            <w:rFonts w:ascii="Times New Roman" w:eastAsiaTheme="minorEastAsia" w:hAnsi="Times New Roman" w:cs="Times New Roman"/>
            <w:sz w:val="24"/>
            <w:szCs w:val="24"/>
            <w:lang w:val="en-US"/>
          </w:rPr>
          <w:t>carriageways</w:t>
        </w:r>
      </w:ins>
      <w:ins w:id="1031" w:author="Gonzalo Ríos" w:date="2026-05-06T11:31:00Z" w16du:dateUtc="2026-05-06T01:31:00Z">
        <w:r>
          <w:rPr>
            <w:rFonts w:ascii="Times New Roman" w:eastAsiaTheme="minorEastAsia" w:hAnsi="Times New Roman" w:cs="Times New Roman"/>
            <w:sz w:val="24"/>
            <w:szCs w:val="24"/>
            <w:lang w:val="en-US"/>
          </w:rPr>
          <w:t xml:space="preserve"> </w:t>
        </w:r>
      </w:ins>
      <w:ins w:id="1032" w:author="Gonzalo Ríos" w:date="2026-05-06T11:32:00Z" w16du:dateUtc="2026-05-06T01:32:00Z">
        <w:r>
          <w:rPr>
            <w:rFonts w:ascii="Times New Roman" w:eastAsiaTheme="minorEastAsia" w:hAnsi="Times New Roman" w:cs="Times New Roman"/>
            <w:sz w:val="24"/>
            <w:szCs w:val="24"/>
            <w:lang w:val="en-US"/>
          </w:rPr>
          <w:t>have</w:t>
        </w:r>
      </w:ins>
      <w:ins w:id="1033" w:author="Gonzalo Ríos" w:date="2026-05-06T11:31:00Z" w16du:dateUtc="2026-05-06T01:31:00Z">
        <w:r>
          <w:rPr>
            <w:rFonts w:ascii="Times New Roman" w:eastAsiaTheme="minorEastAsia" w:hAnsi="Times New Roman" w:cs="Times New Roman"/>
            <w:sz w:val="24"/>
            <w:szCs w:val="24"/>
            <w:lang w:val="en-US"/>
          </w:rPr>
          <w:t xml:space="preserve"> a dynamic effect on crashes as it depends on the exposure </w:t>
        </w:r>
      </w:ins>
      <w:ins w:id="1034" w:author="Gonzalo Ríos" w:date="2026-05-06T11:32:00Z" w16du:dateUtc="2026-05-06T01:32:00Z">
        <w:r>
          <w:rPr>
            <w:rFonts w:ascii="Times New Roman" w:eastAsiaTheme="minorEastAsia" w:hAnsi="Times New Roman" w:cs="Times New Roman"/>
            <w:sz w:val="24"/>
            <w:szCs w:val="24"/>
            <w:lang w:val="en-US"/>
          </w:rPr>
          <w:t>term.</w:t>
        </w:r>
      </w:ins>
      <w:ins w:id="1035" w:author="Gonzalo Ríos" w:date="2026-05-06T11:41:00Z" w16du:dateUtc="2026-05-06T01:41:00Z">
        <w:r w:rsidR="00AE29EF">
          <w:rPr>
            <w:rFonts w:ascii="Times New Roman" w:eastAsiaTheme="minorEastAsia" w:hAnsi="Times New Roman" w:cs="Times New Roman"/>
            <w:sz w:val="24"/>
            <w:szCs w:val="24"/>
            <w:lang w:val="en-US"/>
          </w:rPr>
          <w:t xml:space="preserve"> Importantly, </w:t>
        </w:r>
      </w:ins>
      <w:ins w:id="1036" w:author="Gonzalo Ríos" w:date="2026-05-06T11:42:00Z" w16du:dateUtc="2026-05-06T01:42:00Z">
        <w:r w:rsidR="00AE29EF">
          <w:rPr>
            <w:rFonts w:ascii="Times New Roman" w:eastAsiaTheme="minorEastAsia" w:hAnsi="Times New Roman" w:cs="Times New Roman"/>
            <w:sz w:val="24"/>
            <w:szCs w:val="24"/>
            <w:lang w:val="en-US"/>
          </w:rPr>
          <w:t xml:space="preserve">not all estimates should be interpreted as CMFs in the baseline </w:t>
        </w:r>
      </w:ins>
      <w:ins w:id="1037" w:author="Gonzalo Ríos" w:date="2026-05-06T11:43:00Z" w16du:dateUtc="2026-05-06T01:43:00Z">
        <w:r w:rsidR="00AE29EF">
          <w:rPr>
            <w:rFonts w:ascii="Times New Roman" w:eastAsiaTheme="minorEastAsia" w:hAnsi="Times New Roman" w:cs="Times New Roman"/>
            <w:sz w:val="24"/>
            <w:szCs w:val="24"/>
            <w:lang w:val="en-US"/>
          </w:rPr>
          <w:t xml:space="preserve">structure. In this sense, the </w:t>
        </w:r>
      </w:ins>
      <w:ins w:id="1038" w:author="Gonzalo Ríos" w:date="2026-05-06T11:44:00Z" w16du:dateUtc="2026-05-06T01:44:00Z">
        <w:r w:rsidR="00AE29EF">
          <w:rPr>
            <w:rFonts w:ascii="Times New Roman" w:eastAsiaTheme="minorEastAsia" w:hAnsi="Times New Roman" w:cs="Times New Roman"/>
            <w:sz w:val="24"/>
            <w:szCs w:val="24"/>
            <w:lang w:val="en-US"/>
          </w:rPr>
          <w:t xml:space="preserve">multi-combination vehicular traffic is a contextual </w:t>
        </w:r>
      </w:ins>
      <w:ins w:id="1039" w:author="Gonzalo Ríos" w:date="2026-05-06T11:45:00Z" w16du:dateUtc="2026-05-06T01:45:00Z">
        <w:r w:rsidR="00AE29EF">
          <w:rPr>
            <w:rFonts w:ascii="Times New Roman" w:eastAsiaTheme="minorEastAsia" w:hAnsi="Times New Roman" w:cs="Times New Roman"/>
            <w:sz w:val="24"/>
            <w:szCs w:val="24"/>
            <w:lang w:val="en-US"/>
          </w:rPr>
          <w:t xml:space="preserve">factor, not treatment, so </w:t>
        </w:r>
      </w:ins>
      <w:ins w:id="1040" w:author="Gonzalo Ríos" w:date="2026-05-06T11:46:00Z" w16du:dateUtc="2026-05-06T01:46:00Z">
        <w:r w:rsidR="00AE29EF">
          <w:rPr>
            <w:rFonts w:ascii="Times New Roman" w:eastAsiaTheme="minorEastAsia" w:hAnsi="Times New Roman" w:cs="Times New Roman"/>
            <w:sz w:val="24"/>
            <w:szCs w:val="24"/>
            <w:lang w:val="en-US"/>
          </w:rPr>
          <w:t>it is better interpreted as risk modifier and not a deployable CMF.</w:t>
        </w:r>
      </w:ins>
    </w:p>
    <w:p w14:paraId="56BF9919" w14:textId="4405099D" w:rsidR="00774934" w:rsidRDefault="00772479" w:rsidP="00AA459B">
      <w:pPr>
        <w:jc w:val="both"/>
        <w:rPr>
          <w:ins w:id="1041" w:author="Gonzalo Ríos" w:date="2026-05-07T12:40:00Z" w16du:dateUtc="2026-05-07T02:40:00Z"/>
          <w:rFonts w:ascii="Times New Roman" w:eastAsiaTheme="minorEastAsia" w:hAnsi="Times New Roman" w:cs="Times New Roman"/>
          <w:sz w:val="24"/>
          <w:szCs w:val="24"/>
          <w:lang w:val="en-US"/>
        </w:rPr>
      </w:pPr>
      <w:ins w:id="1042" w:author="Gonzalo Ríos" w:date="2026-05-07T12:39:00Z" w16du:dateUtc="2026-05-07T02:39:00Z">
        <w:r>
          <w:rPr>
            <w:rFonts w:ascii="Times New Roman" w:eastAsiaTheme="minorEastAsia" w:hAnsi="Times New Roman" w:cs="Times New Roman"/>
            <w:sz w:val="24"/>
            <w:szCs w:val="24"/>
            <w:lang w:val="en-US"/>
          </w:rPr>
          <w:t xml:space="preserve">Similar to the previous example, let’s consider </w:t>
        </w:r>
      </w:ins>
      <m:oMath>
        <m:sSub>
          <m:sSubPr>
            <m:ctrlPr>
              <w:ins w:id="1043" w:author="Gonzalo Ríos" w:date="2026-05-07T12:39:00Z" w16du:dateUtc="2026-05-07T02:39:00Z">
                <w:rPr>
                  <w:rFonts w:ascii="Cambria Math" w:eastAsiaTheme="minorEastAsia" w:hAnsi="Cambria Math" w:cs="Times New Roman"/>
                  <w:i/>
                  <w:sz w:val="24"/>
                  <w:szCs w:val="24"/>
                  <w:lang w:val="en-US"/>
                </w:rPr>
              </w:ins>
            </m:ctrlPr>
          </m:sSubPr>
          <m:e>
            <m:r>
              <w:ins w:id="1044" w:author="Gonzalo Ríos" w:date="2026-05-07T12:39:00Z" w16du:dateUtc="2026-05-07T02:39:00Z">
                <w:rPr>
                  <w:rFonts w:ascii="Cambria Math" w:eastAsiaTheme="minorEastAsia" w:hAnsi="Cambria Math" w:cs="Times New Roman"/>
                  <w:sz w:val="24"/>
                  <w:szCs w:val="24"/>
                  <w:lang w:val="en-US"/>
                </w:rPr>
                <m:t>N</m:t>
              </w:ins>
            </m:r>
          </m:e>
          <m:sub>
            <m:r>
              <w:ins w:id="1045" w:author="Gonzalo Ríos" w:date="2026-05-07T12:39:00Z" w16du:dateUtc="2026-05-07T02:39:00Z">
                <w:rPr>
                  <w:rFonts w:ascii="Cambria Math" w:eastAsiaTheme="minorEastAsia" w:hAnsi="Cambria Math" w:cs="Times New Roman"/>
                  <w:sz w:val="24"/>
                  <w:szCs w:val="24"/>
                  <w:lang w:val="en-US"/>
                </w:rPr>
                <m:t>1</m:t>
              </w:ins>
            </m:r>
          </m:sub>
        </m:sSub>
        <m:r>
          <w:ins w:id="1046" w:author="Gonzalo Ríos" w:date="2026-05-07T12:39:00Z" w16du:dateUtc="2026-05-07T02:39:00Z">
            <w:rPr>
              <w:rFonts w:ascii="Cambria Math" w:eastAsiaTheme="minorEastAsia" w:hAnsi="Cambria Math" w:cs="Times New Roman"/>
              <w:sz w:val="24"/>
              <w:szCs w:val="24"/>
              <w:lang w:val="en-US"/>
            </w:rPr>
            <m:t>=1</m:t>
          </w:ins>
        </m:r>
      </m:oMath>
      <w:ins w:id="1047" w:author="Gonzalo Ríos" w:date="2026-05-07T12:39:00Z" w16du:dateUtc="2026-05-07T02:39:00Z">
        <w:r>
          <w:rPr>
            <w:rFonts w:ascii="Times New Roman" w:eastAsiaTheme="minorEastAsia" w:hAnsi="Times New Roman" w:cs="Times New Roman"/>
            <w:sz w:val="24"/>
            <w:szCs w:val="24"/>
            <w:lang w:val="en-US"/>
          </w:rPr>
          <w:t xml:space="preserve"> if </w:t>
        </w:r>
      </w:ins>
      <m:oMath>
        <m:sSub>
          <m:sSubPr>
            <m:ctrlPr>
              <w:ins w:id="1048" w:author="Gonzalo Ríos" w:date="2026-05-07T12:39:00Z" w16du:dateUtc="2026-05-07T02:39:00Z">
                <w:rPr>
                  <w:rFonts w:ascii="Cambria Math" w:eastAsiaTheme="minorEastAsia" w:hAnsi="Cambria Math" w:cs="Times New Roman"/>
                  <w:i/>
                  <w:sz w:val="24"/>
                  <w:szCs w:val="24"/>
                  <w:lang w:val="en-US"/>
                </w:rPr>
              </w:ins>
            </m:ctrlPr>
          </m:sSubPr>
          <m:e>
            <m:r>
              <w:ins w:id="1049" w:author="Gonzalo Ríos" w:date="2026-05-07T12:39:00Z" w16du:dateUtc="2026-05-07T02:39:00Z">
                <w:rPr>
                  <w:rFonts w:ascii="Cambria Math" w:eastAsiaTheme="minorEastAsia" w:hAnsi="Cambria Math" w:cs="Times New Roman"/>
                  <w:sz w:val="24"/>
                  <w:szCs w:val="24"/>
                  <w:lang w:val="en-US"/>
                </w:rPr>
                <m:t>X</m:t>
              </w:ins>
            </m:r>
          </m:e>
          <m:sub>
            <m:r>
              <w:ins w:id="1050" w:author="Gonzalo Ríos" w:date="2026-05-07T12:39:00Z" w16du:dateUtc="2026-05-07T02:39:00Z">
                <w:rPr>
                  <w:rFonts w:ascii="Cambria Math" w:eastAsiaTheme="minorEastAsia" w:hAnsi="Cambria Math" w:cs="Times New Roman"/>
                  <w:sz w:val="24"/>
                  <w:szCs w:val="24"/>
                  <w:lang w:val="en-US"/>
                </w:rPr>
                <m:t>rural single carriageway</m:t>
              </w:ins>
            </m:r>
          </m:sub>
        </m:sSub>
        <m:r>
          <w:ins w:id="1051" w:author="Gonzalo Ríos" w:date="2026-05-07T12:39:00Z" w16du:dateUtc="2026-05-07T02:39:00Z">
            <w:rPr>
              <w:rFonts w:ascii="Cambria Math" w:eastAsiaTheme="minorEastAsia" w:hAnsi="Cambria Math" w:cs="Times New Roman"/>
              <w:sz w:val="24"/>
              <w:szCs w:val="24"/>
              <w:lang w:val="en-US"/>
            </w:rPr>
            <m:t>=1</m:t>
          </w:ins>
        </m:r>
      </m:oMath>
      <w:ins w:id="1052" w:author="Gonzalo Ríos" w:date="2026-05-07T12:39:00Z" w16du:dateUtc="2026-05-07T02:39:00Z">
        <w:r>
          <w:rPr>
            <w:rFonts w:ascii="Times New Roman" w:eastAsiaTheme="minorEastAsia" w:hAnsi="Times New Roman" w:cs="Times New Roman"/>
            <w:sz w:val="24"/>
            <w:szCs w:val="24"/>
            <w:lang w:val="en-US"/>
          </w:rPr>
          <w:t xml:space="preserve"> and </w:t>
        </w:r>
      </w:ins>
      <m:oMath>
        <m:sSub>
          <m:sSubPr>
            <m:ctrlPr>
              <w:ins w:id="1053" w:author="Gonzalo Ríos" w:date="2026-05-07T12:39:00Z" w16du:dateUtc="2026-05-07T02:39:00Z">
                <w:rPr>
                  <w:rFonts w:ascii="Cambria Math" w:eastAsiaTheme="minorEastAsia" w:hAnsi="Cambria Math" w:cs="Times New Roman"/>
                  <w:i/>
                  <w:sz w:val="24"/>
                  <w:szCs w:val="24"/>
                  <w:lang w:val="en-US"/>
                </w:rPr>
              </w:ins>
            </m:ctrlPr>
          </m:sSubPr>
          <m:e>
            <m:r>
              <w:ins w:id="1054" w:author="Gonzalo Ríos" w:date="2026-05-07T12:39:00Z" w16du:dateUtc="2026-05-07T02:39:00Z">
                <w:rPr>
                  <w:rFonts w:ascii="Cambria Math" w:eastAsiaTheme="minorEastAsia" w:hAnsi="Cambria Math" w:cs="Times New Roman"/>
                  <w:sz w:val="24"/>
                  <w:szCs w:val="24"/>
                  <w:lang w:val="en-US"/>
                </w:rPr>
                <m:t>N</m:t>
              </w:ins>
            </m:r>
          </m:e>
          <m:sub>
            <m:r>
              <w:ins w:id="1055" w:author="Gonzalo Ríos" w:date="2026-05-07T12:39:00Z" w16du:dateUtc="2026-05-07T02:39:00Z">
                <w:rPr>
                  <w:rFonts w:ascii="Cambria Math" w:eastAsiaTheme="minorEastAsia" w:hAnsi="Cambria Math" w:cs="Times New Roman"/>
                  <w:sz w:val="24"/>
                  <w:szCs w:val="24"/>
                  <w:lang w:val="en-US"/>
                </w:rPr>
                <m:t>0</m:t>
              </w:ins>
            </m:r>
          </m:sub>
        </m:sSub>
        <m:r>
          <w:ins w:id="1056" w:author="Gonzalo Ríos" w:date="2026-05-07T12:39:00Z" w16du:dateUtc="2026-05-07T02:39:00Z">
            <w:rPr>
              <w:rFonts w:ascii="Cambria Math" w:eastAsiaTheme="minorEastAsia" w:hAnsi="Cambria Math" w:cs="Times New Roman"/>
              <w:sz w:val="24"/>
              <w:szCs w:val="24"/>
              <w:lang w:val="en-US"/>
            </w:rPr>
            <m:t>=0</m:t>
          </w:ins>
        </m:r>
      </m:oMath>
      <w:ins w:id="1057" w:author="Gonzalo Ríos" w:date="2026-05-07T12:39:00Z" w16du:dateUtc="2026-05-07T02:39:00Z">
        <w:r>
          <w:rPr>
            <w:rFonts w:ascii="Times New Roman" w:eastAsiaTheme="minorEastAsia" w:hAnsi="Times New Roman" w:cs="Times New Roman"/>
            <w:sz w:val="24"/>
            <w:szCs w:val="24"/>
            <w:lang w:val="en-US"/>
          </w:rPr>
          <w:t xml:space="preserve"> if </w:t>
        </w:r>
      </w:ins>
      <m:oMath>
        <m:sSub>
          <m:sSubPr>
            <m:ctrlPr>
              <w:ins w:id="1058" w:author="Gonzalo Ríos" w:date="2026-05-07T12:40:00Z" w16du:dateUtc="2026-05-07T02:40:00Z">
                <w:rPr>
                  <w:rFonts w:ascii="Cambria Math" w:eastAsiaTheme="minorEastAsia" w:hAnsi="Cambria Math" w:cs="Times New Roman"/>
                  <w:i/>
                  <w:sz w:val="24"/>
                  <w:szCs w:val="24"/>
                  <w:lang w:val="en-US"/>
                </w:rPr>
              </w:ins>
            </m:ctrlPr>
          </m:sSubPr>
          <m:e>
            <m:r>
              <w:ins w:id="1059" w:author="Gonzalo Ríos" w:date="2026-05-07T12:40:00Z" w16du:dateUtc="2026-05-07T02:40:00Z">
                <w:rPr>
                  <w:rFonts w:ascii="Cambria Math" w:eastAsiaTheme="minorEastAsia" w:hAnsi="Cambria Math" w:cs="Times New Roman"/>
                  <w:sz w:val="24"/>
                  <w:szCs w:val="24"/>
                  <w:lang w:val="en-US"/>
                </w:rPr>
                <m:t>X</m:t>
              </w:ins>
            </m:r>
          </m:e>
          <m:sub>
            <m:r>
              <w:ins w:id="1060" w:author="Gonzalo Ríos" w:date="2026-05-07T12:40:00Z" w16du:dateUtc="2026-05-07T02:40:00Z">
                <w:rPr>
                  <w:rFonts w:ascii="Cambria Math" w:eastAsiaTheme="minorEastAsia" w:hAnsi="Cambria Math" w:cs="Times New Roman"/>
                  <w:sz w:val="24"/>
                  <w:szCs w:val="24"/>
                  <w:lang w:val="en-US"/>
                </w:rPr>
                <m:t>rural single carriageway</m:t>
              </w:ins>
            </m:r>
          </m:sub>
        </m:sSub>
        <m:r>
          <w:ins w:id="1061" w:author="Gonzalo Ríos" w:date="2026-05-07T12:40:00Z" w16du:dateUtc="2026-05-07T02:40:00Z">
            <w:rPr>
              <w:rFonts w:ascii="Cambria Math" w:eastAsiaTheme="minorEastAsia" w:hAnsi="Cambria Math" w:cs="Times New Roman"/>
              <w:sz w:val="24"/>
              <w:szCs w:val="24"/>
              <w:lang w:val="en-US"/>
            </w:rPr>
            <m:t>=0</m:t>
          </w:ins>
        </m:r>
      </m:oMath>
      <w:ins w:id="1062" w:author="Gonzalo Ríos" w:date="2026-05-07T12:40:00Z" w16du:dateUtc="2026-05-07T02:40:00Z">
        <w:r>
          <w:rPr>
            <w:rFonts w:ascii="Times New Roman" w:eastAsiaTheme="minorEastAsia" w:hAnsi="Times New Roman" w:cs="Times New Roman"/>
            <w:sz w:val="24"/>
            <w:szCs w:val="24"/>
            <w:lang w:val="en-US"/>
          </w:rPr>
          <w:t xml:space="preserve"> to write the following:</w:t>
        </w:r>
      </w:ins>
    </w:p>
    <w:p w14:paraId="6A31C579" w14:textId="407D2668" w:rsidR="00772479" w:rsidRPr="00772479" w:rsidRDefault="00772479" w:rsidP="00AA459B">
      <w:pPr>
        <w:jc w:val="both"/>
        <w:rPr>
          <w:ins w:id="1063" w:author="Gonzalo Ríos" w:date="2026-05-07T12:41:00Z" w16du:dateUtc="2026-05-07T02:41:00Z"/>
          <w:rFonts w:ascii="Times New Roman" w:eastAsiaTheme="minorEastAsia" w:hAnsi="Times New Roman" w:cs="Times New Roman"/>
          <w:sz w:val="24"/>
          <w:szCs w:val="24"/>
          <w:lang w:val="en-US"/>
        </w:rPr>
      </w:pPr>
      <m:oMathPara>
        <m:oMath>
          <m:r>
            <w:ins w:id="1064" w:author="Gonzalo Ríos" w:date="2026-05-07T12:40:00Z" w16du:dateUtc="2026-05-07T02:40:00Z">
              <w:rPr>
                <w:rFonts w:ascii="Cambria Math" w:eastAsiaTheme="minorEastAsia" w:hAnsi="Cambria Math" w:cs="Times New Roman"/>
                <w:sz w:val="24"/>
                <w:szCs w:val="24"/>
                <w:lang w:val="en-US"/>
              </w:rPr>
              <m:t>CMF</m:t>
            </w:ins>
          </m:r>
          <m:d>
            <m:dPr>
              <m:ctrlPr>
                <w:ins w:id="1065" w:author="Gonzalo Ríos" w:date="2026-05-07T12:40:00Z" w16du:dateUtc="2026-05-07T02:40:00Z">
                  <w:rPr>
                    <w:rFonts w:ascii="Cambria Math" w:eastAsiaTheme="minorEastAsia" w:hAnsi="Cambria Math" w:cs="Times New Roman"/>
                    <w:i/>
                    <w:sz w:val="24"/>
                    <w:szCs w:val="24"/>
                    <w:lang w:val="en-US"/>
                  </w:rPr>
                </w:ins>
              </m:ctrlPr>
            </m:dPr>
            <m:e>
              <m:r>
                <w:ins w:id="1066" w:author="Gonzalo Ríos" w:date="2026-05-07T12:40:00Z" w16du:dateUtc="2026-05-07T02:40:00Z">
                  <w:rPr>
                    <w:rFonts w:ascii="Cambria Math" w:eastAsiaTheme="minorEastAsia" w:hAnsi="Cambria Math" w:cs="Times New Roman"/>
                    <w:sz w:val="24"/>
                    <w:szCs w:val="24"/>
                    <w:lang w:val="en-US"/>
                  </w:rPr>
                  <m:t>AADT</m:t>
                </w:ins>
              </m:r>
            </m:e>
          </m:d>
          <m:r>
            <w:ins w:id="1067" w:author="Gonzalo Ríos" w:date="2026-05-07T12:40:00Z" w16du:dateUtc="2026-05-07T02:40:00Z">
              <w:rPr>
                <w:rFonts w:ascii="Cambria Math" w:eastAsiaTheme="minorEastAsia" w:hAnsi="Cambria Math" w:cs="Times New Roman"/>
                <w:sz w:val="24"/>
                <w:szCs w:val="24"/>
                <w:lang w:val="en-US"/>
              </w:rPr>
              <m:t>=</m:t>
            </w:ins>
          </m:r>
          <m:sSup>
            <m:sSupPr>
              <m:ctrlPr>
                <w:ins w:id="1068" w:author="Gonzalo Ríos" w:date="2026-05-07T12:41:00Z" w16du:dateUtc="2026-05-07T02:41:00Z">
                  <w:rPr>
                    <w:rFonts w:ascii="Cambria Math" w:eastAsiaTheme="minorEastAsia" w:hAnsi="Cambria Math" w:cs="Times New Roman"/>
                    <w:i/>
                    <w:sz w:val="24"/>
                    <w:szCs w:val="24"/>
                    <w:lang w:val="en-US"/>
                  </w:rPr>
                </w:ins>
              </m:ctrlPr>
            </m:sSupPr>
            <m:e>
              <m:r>
                <w:ins w:id="1069" w:author="Gonzalo Ríos" w:date="2026-05-07T12:41:00Z" w16du:dateUtc="2026-05-07T02:41:00Z">
                  <w:rPr>
                    <w:rFonts w:ascii="Cambria Math" w:eastAsiaTheme="minorEastAsia" w:hAnsi="Cambria Math" w:cs="Times New Roman"/>
                    <w:sz w:val="24"/>
                    <w:szCs w:val="24"/>
                    <w:lang w:val="en-US"/>
                  </w:rPr>
                  <m:t>(AADT)</m:t>
                </w:ins>
              </m:r>
            </m:e>
            <m:sup>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exp</m:t>
                  </m:r>
                </m:fName>
                <m:e>
                  <m:d>
                    <m:dPr>
                      <m:ctrlPr>
                        <w:ins w:id="1070" w:author="Gonzalo Ríos" w:date="2026-05-07T12:41:00Z" w16du:dateUtc="2026-05-07T02:41:00Z">
                          <w:rPr>
                            <w:rFonts w:ascii="Cambria Math" w:eastAsiaTheme="minorEastAsia" w:hAnsi="Cambria Math" w:cs="Times New Roman"/>
                            <w:i/>
                            <w:sz w:val="24"/>
                            <w:szCs w:val="24"/>
                            <w:lang w:val="en-US"/>
                          </w:rPr>
                        </w:ins>
                      </m:ctrlPr>
                    </m:dPr>
                    <m:e>
                      <m:r>
                        <w:ins w:id="1071" w:author="Gonzalo Ríos" w:date="2026-05-07T12:41:00Z" w16du:dateUtc="2026-05-07T02:41:00Z">
                          <w:rPr>
                            <w:rFonts w:ascii="Cambria Math" w:eastAsiaTheme="minorEastAsia" w:hAnsi="Cambria Math" w:cs="Times New Roman"/>
                            <w:sz w:val="24"/>
                            <w:szCs w:val="24"/>
                            <w:lang w:val="en-US"/>
                          </w:rPr>
                          <m:t>2.1655+0.1179</m:t>
                        </w:ins>
                      </m:r>
                    </m:e>
                  </m:d>
                </m:e>
              </m:func>
              <m:r>
                <w:ins w:id="1072" w:author="Gonzalo Ríos" w:date="2026-05-07T12:41:00Z" w16du:dateUtc="2026-05-07T02:41:00Z">
                  <w:rPr>
                    <w:rFonts w:ascii="Cambria Math" w:eastAsiaTheme="minorEastAsia" w:hAnsi="Cambria Math" w:cs="Times New Roman"/>
                    <w:sz w:val="24"/>
                    <w:szCs w:val="24"/>
                    <w:lang w:val="en-US"/>
                  </w:rPr>
                  <m:t>-</m:t>
                </w:ins>
              </m:r>
              <m:r>
                <m:rPr>
                  <m:sty m:val="p"/>
                </m:rPr>
                <w:rPr>
                  <w:rFonts w:ascii="Cambria Math" w:eastAsiaTheme="minorEastAsia" w:hAnsi="Cambria Math" w:cs="Times New Roman"/>
                  <w:sz w:val="24"/>
                  <w:szCs w:val="24"/>
                  <w:lang w:val="en-US"/>
                </w:rPr>
                <m:t>exp⁡</m:t>
              </m:r>
              <m:r>
                <w:ins w:id="1073" w:author="Gonzalo Ríos" w:date="2026-05-07T12:41:00Z" w16du:dateUtc="2026-05-07T02:41:00Z">
                  <w:rPr>
                    <w:rFonts w:ascii="Cambria Math" w:eastAsiaTheme="minorEastAsia" w:hAnsi="Cambria Math" w:cs="Times New Roman"/>
                    <w:sz w:val="24"/>
                    <w:szCs w:val="24"/>
                    <w:lang w:val="en-US"/>
                  </w:rPr>
                  <m:t>(2.1655)</m:t>
                </w:ins>
              </m:r>
            </m:sup>
          </m:sSup>
        </m:oMath>
      </m:oMathPara>
    </w:p>
    <w:p w14:paraId="75793FAF" w14:textId="1EA84D5C" w:rsidR="00772479" w:rsidRDefault="00772479" w:rsidP="00AA459B">
      <w:pPr>
        <w:jc w:val="both"/>
        <w:rPr>
          <w:ins w:id="1074" w:author="Gonzalo Ríos" w:date="2026-05-07T12:41:00Z" w16du:dateUtc="2026-05-07T02:41:00Z"/>
          <w:rFonts w:ascii="Times New Roman" w:eastAsiaTheme="minorEastAsia" w:hAnsi="Times New Roman" w:cs="Times New Roman"/>
          <w:sz w:val="24"/>
          <w:szCs w:val="24"/>
          <w:lang w:val="en-US"/>
        </w:rPr>
      </w:pPr>
      <w:ins w:id="1075" w:author="Gonzalo Ríos" w:date="2026-05-07T12:41:00Z" w16du:dateUtc="2026-05-07T02:41:00Z">
        <w:r>
          <w:rPr>
            <w:rFonts w:ascii="Times New Roman" w:eastAsiaTheme="minorEastAsia" w:hAnsi="Times New Roman" w:cs="Times New Roman"/>
            <w:sz w:val="24"/>
            <w:szCs w:val="24"/>
            <w:lang w:val="en-US"/>
          </w:rPr>
          <w:lastRenderedPageBreak/>
          <w:t xml:space="preserve">Which denotes an expression dependent </w:t>
        </w:r>
      </w:ins>
      <w:ins w:id="1076" w:author="Gonzalo Ríos" w:date="2026-05-07T12:42:00Z" w16du:dateUtc="2026-05-07T02:42:00Z">
        <w:r>
          <w:rPr>
            <w:rFonts w:ascii="Times New Roman" w:eastAsiaTheme="minorEastAsia" w:hAnsi="Times New Roman" w:cs="Times New Roman"/>
            <w:sz w:val="24"/>
            <w:szCs w:val="24"/>
            <w:lang w:val="en-US"/>
          </w:rPr>
          <w:t>on</w:t>
        </w:r>
      </w:ins>
      <w:ins w:id="1077" w:author="Gonzalo Ríos" w:date="2026-05-07T12:41:00Z" w16du:dateUtc="2026-05-07T02:41:00Z">
        <w:r>
          <w:rPr>
            <w:rFonts w:ascii="Times New Roman" w:eastAsiaTheme="minorEastAsia" w:hAnsi="Times New Roman" w:cs="Times New Roman"/>
            <w:sz w:val="24"/>
            <w:szCs w:val="24"/>
            <w:lang w:val="en-US"/>
          </w:rPr>
          <w:t xml:space="preserve"> the exposure levels. As a result, the CMF is traffic-dependent </w:t>
        </w:r>
      </w:ins>
      <w:ins w:id="1078" w:author="Gonzalo Ríos" w:date="2026-05-07T12:42:00Z" w16du:dateUtc="2026-05-07T02:42:00Z">
        <w:r>
          <w:rPr>
            <w:rFonts w:ascii="Times New Roman" w:eastAsiaTheme="minorEastAsia" w:hAnsi="Times New Roman" w:cs="Times New Roman"/>
            <w:sz w:val="24"/>
            <w:szCs w:val="24"/>
            <w:lang w:val="en-US"/>
          </w:rPr>
          <w:t xml:space="preserve">and represents a functional form where the CMF increases with AADT, </w:t>
        </w:r>
      </w:ins>
      <w:ins w:id="1079" w:author="Gonzalo Ríos" w:date="2026-05-07T12:42:00Z">
        <w:r w:rsidRPr="00772479">
          <w:rPr>
            <w:rFonts w:ascii="Times New Roman" w:eastAsiaTheme="minorEastAsia" w:hAnsi="Times New Roman" w:cs="Times New Roman"/>
            <w:sz w:val="24"/>
            <w:szCs w:val="24"/>
            <w:lang w:val="en-US"/>
            <w:rPrChange w:id="1080" w:author="Gonzalo Ríos" w:date="2026-05-07T12:42:00Z" w16du:dateUtc="2026-05-07T02:42:00Z">
              <w:rPr>
                <w:rFonts w:ascii="Times New Roman" w:eastAsiaTheme="minorEastAsia" w:hAnsi="Times New Roman" w:cs="Times New Roman"/>
                <w:sz w:val="24"/>
                <w:szCs w:val="24"/>
              </w:rPr>
            </w:rPrChange>
          </w:rPr>
          <w:t>indicating that rural single carriageway segments experience a stronger growth in crash frequency as traffic volume increases.</w:t>
        </w:r>
      </w:ins>
    </w:p>
    <w:p w14:paraId="4653342B" w14:textId="6E31543B" w:rsidR="00AA459B" w:rsidRDefault="00AA459B" w:rsidP="00AA459B">
      <w:pPr>
        <w:jc w:val="both"/>
        <w:rPr>
          <w:ins w:id="1081" w:author="Gonzalo Ríos" w:date="2026-05-06T11:36:00Z" w16du:dateUtc="2026-05-06T01:36:00Z"/>
          <w:rFonts w:ascii="Times New Roman" w:eastAsiaTheme="minorEastAsia" w:hAnsi="Times New Roman" w:cs="Times New Roman"/>
          <w:sz w:val="24"/>
          <w:szCs w:val="24"/>
          <w:lang w:val="en-US"/>
        </w:rPr>
      </w:pPr>
      <w:ins w:id="1082" w:author="Gonzalo Ríos" w:date="2026-05-06T11:35:00Z" w16du:dateUtc="2026-05-06T01:35:00Z">
        <w:r>
          <w:rPr>
            <w:rFonts w:ascii="Times New Roman" w:eastAsiaTheme="minorEastAsia" w:hAnsi="Times New Roman" w:cs="Times New Roman"/>
            <w:sz w:val="24"/>
            <w:szCs w:val="24"/>
            <w:lang w:val="en-US"/>
          </w:rPr>
          <w:t>Finally, i</w:t>
        </w:r>
      </w:ins>
      <w:ins w:id="1083" w:author="Gonzalo Ríos" w:date="2026-05-06T11:36:00Z" w16du:dateUtc="2026-05-06T01:36:00Z">
        <w:r>
          <w:rPr>
            <w:rFonts w:ascii="Times New Roman" w:eastAsiaTheme="minorEastAsia" w:hAnsi="Times New Roman" w:cs="Times New Roman"/>
            <w:sz w:val="24"/>
            <w:szCs w:val="24"/>
            <w:lang w:val="en-US"/>
          </w:rPr>
          <w:t>n the case of the Maine dataset, the specification yielded from the estimates shown in Table 3 is shown in Equation (55).</w:t>
        </w:r>
      </w:ins>
    </w:p>
    <w:p w14:paraId="4E828071" w14:textId="3F8C57B9" w:rsidR="00AA459B" w:rsidRPr="00EA38FF" w:rsidRDefault="00000000">
      <w:pPr>
        <w:jc w:val="both"/>
        <w:rPr>
          <w:ins w:id="1084" w:author="Gonzalo Ríos" w:date="2026-05-06T11:22:00Z" w16du:dateUtc="2026-05-06T01:22:00Z"/>
          <w:rFonts w:ascii="Times New Roman" w:eastAsiaTheme="minorEastAsia" w:hAnsi="Times New Roman" w:cs="Times New Roman"/>
          <w:sz w:val="20"/>
          <w:szCs w:val="20"/>
          <w:lang w:val="en-US"/>
          <w:rPrChange w:id="1085" w:author="Gonzalo Ríos" w:date="2026-05-08T10:08:00Z" w16du:dateUtc="2026-05-08T00:08:00Z">
            <w:rPr>
              <w:ins w:id="1086" w:author="Gonzalo Ríos" w:date="2026-05-06T11:22:00Z" w16du:dateUtc="2026-05-06T01:22:00Z"/>
              <w:lang w:val="en-US"/>
            </w:rPr>
          </w:rPrChange>
        </w:rPr>
        <w:pPrChange w:id="1087" w:author="Gonzalo Ríos" w:date="2026-05-06T11:32:00Z" w16du:dateUtc="2026-05-06T01:32:00Z">
          <w:pPr/>
        </w:pPrChange>
      </w:pPr>
      <m:oMathPara>
        <m:oMath>
          <m:sSub>
            <m:sSubPr>
              <m:ctrlPr>
                <w:ins w:id="1088" w:author="Gonzalo Ríos" w:date="2026-05-06T11:36:00Z" w16du:dateUtc="2026-05-06T01:36:00Z">
                  <w:rPr>
                    <w:rFonts w:ascii="Cambria Math" w:eastAsiaTheme="minorEastAsia" w:hAnsi="Cambria Math" w:cs="Times New Roman"/>
                    <w:i/>
                    <w:sz w:val="20"/>
                    <w:szCs w:val="20"/>
                    <w:lang w:val="en-US"/>
                  </w:rPr>
                </w:ins>
              </m:ctrlPr>
            </m:sSubPr>
            <m:e>
              <m:r>
                <w:ins w:id="1089" w:author="Gonzalo Ríos" w:date="2026-05-06T11:36:00Z" w16du:dateUtc="2026-05-06T01:36:00Z">
                  <w:rPr>
                    <w:rFonts w:ascii="Cambria Math" w:eastAsiaTheme="minorEastAsia" w:hAnsi="Cambria Math" w:cs="Times New Roman"/>
                    <w:sz w:val="20"/>
                    <w:szCs w:val="20"/>
                    <w:lang w:val="en-US"/>
                    <w:rPrChange w:id="1090" w:author="Gonzalo Ríos" w:date="2026-05-08T10:08:00Z" w16du:dateUtc="2026-05-08T00:08:00Z">
                      <w:rPr>
                        <w:rFonts w:ascii="Cambria Math" w:eastAsiaTheme="minorEastAsia" w:hAnsi="Cambria Math" w:cs="Times New Roman"/>
                        <w:sz w:val="24"/>
                        <w:szCs w:val="24"/>
                        <w:lang w:val="en-US"/>
                      </w:rPr>
                    </w:rPrChange>
                  </w:rPr>
                  <m:t>N</m:t>
                </w:ins>
              </m:r>
            </m:e>
            <m:sub>
              <m:r>
                <w:ins w:id="1091" w:author="Gonzalo Ríos" w:date="2026-05-06T11:36:00Z" w16du:dateUtc="2026-05-06T01:36:00Z">
                  <w:rPr>
                    <w:rFonts w:ascii="Cambria Math" w:eastAsiaTheme="minorEastAsia" w:hAnsi="Cambria Math" w:cs="Times New Roman"/>
                    <w:sz w:val="20"/>
                    <w:szCs w:val="20"/>
                    <w:lang w:val="en-US"/>
                    <w:rPrChange w:id="1092" w:author="Gonzalo Ríos" w:date="2026-05-08T10:08:00Z" w16du:dateUtc="2026-05-08T00:08:00Z">
                      <w:rPr>
                        <w:rFonts w:ascii="Cambria Math" w:eastAsiaTheme="minorEastAsia" w:hAnsi="Cambria Math" w:cs="Times New Roman"/>
                        <w:sz w:val="24"/>
                        <w:szCs w:val="24"/>
                        <w:lang w:val="en-US"/>
                      </w:rPr>
                    </w:rPrChange>
                  </w:rPr>
                  <m:t>p</m:t>
                </w:ins>
              </m:r>
            </m:sub>
          </m:sSub>
          <m:r>
            <w:ins w:id="1093" w:author="Gonzalo Ríos" w:date="2026-05-06T11:36:00Z" w16du:dateUtc="2026-05-06T01:36:00Z">
              <w:rPr>
                <w:rFonts w:ascii="Cambria Math" w:eastAsiaTheme="minorEastAsia" w:hAnsi="Cambria Math" w:cs="Times New Roman"/>
                <w:sz w:val="20"/>
                <w:szCs w:val="20"/>
                <w:lang w:val="en-US"/>
                <w:rPrChange w:id="1094" w:author="Gonzalo Ríos" w:date="2026-05-08T10:08:00Z" w16du:dateUtc="2026-05-08T00:08:00Z">
                  <w:rPr>
                    <w:rFonts w:ascii="Cambria Math" w:eastAsiaTheme="minorEastAsia" w:hAnsi="Cambria Math" w:cs="Times New Roman"/>
                    <w:sz w:val="24"/>
                    <w:szCs w:val="24"/>
                    <w:lang w:val="en-US"/>
                  </w:rPr>
                </w:rPrChange>
              </w:rPr>
              <m:t>=</m:t>
            </w:ins>
          </m:r>
          <m:func>
            <m:funcPr>
              <m:ctrlPr>
                <w:rPr>
                  <w:rFonts w:ascii="Cambria Math" w:eastAsiaTheme="minorEastAsia" w:hAnsi="Cambria Math" w:cs="Times New Roman"/>
                  <w:sz w:val="20"/>
                  <w:szCs w:val="20"/>
                  <w:lang w:val="en-US"/>
                </w:rPr>
              </m:ctrlPr>
            </m:funcPr>
            <m:fName>
              <m:r>
                <m:rPr>
                  <m:sty m:val="p"/>
                </m:rPr>
                <w:rPr>
                  <w:rFonts w:ascii="Cambria Math" w:eastAsiaTheme="minorEastAsia" w:hAnsi="Cambria Math" w:cs="Times New Roman"/>
                  <w:sz w:val="20"/>
                  <w:szCs w:val="20"/>
                  <w:lang w:val="en-US"/>
                  <w:rPrChange w:id="1095" w:author="Gonzalo Ríos" w:date="2026-05-08T10:08:00Z" w16du:dateUtc="2026-05-08T00:08:00Z">
                    <w:rPr>
                      <w:rFonts w:ascii="Cambria Math" w:eastAsiaTheme="minorEastAsia" w:hAnsi="Cambria Math" w:cs="Times New Roman"/>
                      <w:sz w:val="24"/>
                      <w:szCs w:val="24"/>
                      <w:lang w:val="en-US"/>
                    </w:rPr>
                  </w:rPrChange>
                </w:rPr>
                <m:t>exp</m:t>
              </m:r>
            </m:fName>
            <m:e>
              <m:d>
                <m:dPr>
                  <m:ctrlPr>
                    <w:ins w:id="1096" w:author="Gonzalo Ríos" w:date="2026-05-06T11:36:00Z" w16du:dateUtc="2026-05-06T01:36:00Z">
                      <w:rPr>
                        <w:rFonts w:ascii="Cambria Math" w:eastAsiaTheme="minorEastAsia" w:hAnsi="Cambria Math" w:cs="Times New Roman"/>
                        <w:i/>
                        <w:sz w:val="20"/>
                        <w:szCs w:val="20"/>
                        <w:lang w:val="en-US"/>
                      </w:rPr>
                    </w:ins>
                  </m:ctrlPr>
                </m:dPr>
                <m:e>
                  <m:r>
                    <w:ins w:id="1097" w:author="Gonzalo Ríos" w:date="2026-05-06T11:36:00Z" w16du:dateUtc="2026-05-06T01:36:00Z">
                      <w:rPr>
                        <w:rFonts w:ascii="Cambria Math" w:eastAsiaTheme="minorEastAsia" w:hAnsi="Cambria Math" w:cs="Times New Roman"/>
                        <w:sz w:val="20"/>
                        <w:szCs w:val="20"/>
                        <w:lang w:val="en-US"/>
                        <w:rPrChange w:id="1098" w:author="Gonzalo Ríos" w:date="2026-05-08T10:08:00Z" w16du:dateUtc="2026-05-08T00:08:00Z">
                          <w:rPr>
                            <w:rFonts w:ascii="Cambria Math" w:eastAsiaTheme="minorEastAsia" w:hAnsi="Cambria Math" w:cs="Times New Roman"/>
                            <w:sz w:val="24"/>
                            <w:szCs w:val="24"/>
                            <w:lang w:val="en-US"/>
                          </w:rPr>
                        </w:rPrChange>
                      </w:rPr>
                      <m:t>-57.2378+0.4949</m:t>
                    </w:ins>
                  </m:r>
                  <m:sSub>
                    <m:sSubPr>
                      <m:ctrlPr>
                        <w:ins w:id="1099" w:author="Gonzalo Ríos" w:date="2026-05-06T11:36:00Z" w16du:dateUtc="2026-05-06T01:36:00Z">
                          <w:rPr>
                            <w:rFonts w:ascii="Cambria Math" w:eastAsiaTheme="minorEastAsia" w:hAnsi="Cambria Math" w:cs="Times New Roman"/>
                            <w:i/>
                            <w:sz w:val="20"/>
                            <w:szCs w:val="20"/>
                            <w:lang w:val="en-US"/>
                          </w:rPr>
                        </w:ins>
                      </m:ctrlPr>
                    </m:sSubPr>
                    <m:e>
                      <m:r>
                        <w:ins w:id="1100" w:author="Gonzalo Ríos" w:date="2026-05-06T11:36:00Z" w16du:dateUtc="2026-05-06T01:36:00Z">
                          <w:rPr>
                            <w:rFonts w:ascii="Cambria Math" w:eastAsiaTheme="minorEastAsia" w:hAnsi="Cambria Math" w:cs="Times New Roman"/>
                            <w:sz w:val="20"/>
                            <w:szCs w:val="20"/>
                            <w:lang w:val="en-US"/>
                            <w:rPrChange w:id="1101" w:author="Gonzalo Ríos" w:date="2026-05-08T10:08:00Z" w16du:dateUtc="2026-05-08T00:08:00Z">
                              <w:rPr>
                                <w:rFonts w:ascii="Cambria Math" w:eastAsiaTheme="minorEastAsia" w:hAnsi="Cambria Math" w:cs="Times New Roman"/>
                                <w:sz w:val="24"/>
                                <w:szCs w:val="24"/>
                                <w:lang w:val="en-US"/>
                              </w:rPr>
                            </w:rPrChange>
                          </w:rPr>
                          <m:t>X</m:t>
                        </w:ins>
                      </m:r>
                    </m:e>
                    <m:sub>
                      <m:r>
                        <w:ins w:id="1102" w:author="Gonzalo Ríos" w:date="2026-05-06T11:36:00Z" w16du:dateUtc="2026-05-06T01:36:00Z">
                          <w:rPr>
                            <w:rFonts w:ascii="Cambria Math" w:eastAsiaTheme="minorEastAsia" w:hAnsi="Cambria Math" w:cs="Times New Roman"/>
                            <w:sz w:val="20"/>
                            <w:szCs w:val="20"/>
                            <w:lang w:val="en-US"/>
                            <w:rPrChange w:id="1103" w:author="Gonzalo Ríos" w:date="2026-05-08T10:08:00Z" w16du:dateUtc="2026-05-08T00:08:00Z">
                              <w:rPr>
                                <w:rFonts w:ascii="Cambria Math" w:eastAsiaTheme="minorEastAsia" w:hAnsi="Cambria Math" w:cs="Times New Roman"/>
                                <w:sz w:val="24"/>
                                <w:szCs w:val="24"/>
                                <w:lang w:val="en-US"/>
                              </w:rPr>
                            </w:rPrChange>
                          </w:rPr>
                          <m:t>speed limit</m:t>
                        </w:ins>
                      </m:r>
                    </m:sub>
                  </m:sSub>
                  <m:r>
                    <w:ins w:id="1104" w:author="Gonzalo Ríos" w:date="2026-05-06T11:36:00Z" w16du:dateUtc="2026-05-06T01:36:00Z">
                      <w:rPr>
                        <w:rFonts w:ascii="Cambria Math" w:eastAsiaTheme="minorEastAsia" w:hAnsi="Cambria Math" w:cs="Times New Roman"/>
                        <w:sz w:val="20"/>
                        <w:szCs w:val="20"/>
                        <w:lang w:val="en-US"/>
                        <w:rPrChange w:id="1105" w:author="Gonzalo Ríos" w:date="2026-05-08T10:08:00Z" w16du:dateUtc="2026-05-08T00:08:00Z">
                          <w:rPr>
                            <w:rFonts w:ascii="Cambria Math" w:eastAsiaTheme="minorEastAsia" w:hAnsi="Cambria Math" w:cs="Times New Roman"/>
                            <w:sz w:val="24"/>
                            <w:szCs w:val="24"/>
                            <w:lang w:val="en-US"/>
                          </w:rPr>
                        </w:rPrChange>
                      </w:rPr>
                      <m:t>-0.0234</m:t>
                    </w:ins>
                  </m:r>
                  <m:sSub>
                    <m:sSubPr>
                      <m:ctrlPr>
                        <w:ins w:id="1106" w:author="Gonzalo Ríos" w:date="2026-05-06T11:36:00Z" w16du:dateUtc="2026-05-06T01:36:00Z">
                          <w:rPr>
                            <w:rFonts w:ascii="Cambria Math" w:eastAsiaTheme="minorEastAsia" w:hAnsi="Cambria Math" w:cs="Times New Roman"/>
                            <w:i/>
                            <w:sz w:val="20"/>
                            <w:szCs w:val="20"/>
                            <w:lang w:val="en-US"/>
                          </w:rPr>
                        </w:ins>
                      </m:ctrlPr>
                    </m:sSubPr>
                    <m:e>
                      <m:r>
                        <w:ins w:id="1107" w:author="Gonzalo Ríos" w:date="2026-05-06T11:36:00Z" w16du:dateUtc="2026-05-06T01:36:00Z">
                          <w:rPr>
                            <w:rFonts w:ascii="Cambria Math" w:eastAsiaTheme="minorEastAsia" w:hAnsi="Cambria Math" w:cs="Times New Roman"/>
                            <w:sz w:val="20"/>
                            <w:szCs w:val="20"/>
                            <w:lang w:val="en-US"/>
                            <w:rPrChange w:id="1108" w:author="Gonzalo Ríos" w:date="2026-05-08T10:08:00Z" w16du:dateUtc="2026-05-08T00:08:00Z">
                              <w:rPr>
                                <w:rFonts w:ascii="Cambria Math" w:eastAsiaTheme="minorEastAsia" w:hAnsi="Cambria Math" w:cs="Times New Roman"/>
                                <w:sz w:val="24"/>
                                <w:szCs w:val="24"/>
                                <w:lang w:val="en-US"/>
                              </w:rPr>
                            </w:rPrChange>
                          </w:rPr>
                          <m:t>X</m:t>
                        </w:ins>
                      </m:r>
                    </m:e>
                    <m:sub>
                      <m:r>
                        <w:ins w:id="1109" w:author="Gonzalo Ríos" w:date="2026-05-06T11:36:00Z" w16du:dateUtc="2026-05-06T01:36:00Z">
                          <w:rPr>
                            <w:rFonts w:ascii="Cambria Math" w:eastAsiaTheme="minorEastAsia" w:hAnsi="Cambria Math" w:cs="Times New Roman"/>
                            <w:sz w:val="20"/>
                            <w:szCs w:val="20"/>
                            <w:lang w:val="en-US"/>
                            <w:rPrChange w:id="1110" w:author="Gonzalo Ríos" w:date="2026-05-08T10:08:00Z" w16du:dateUtc="2026-05-08T00:08:00Z">
                              <w:rPr>
                                <w:rFonts w:ascii="Cambria Math" w:eastAsiaTheme="minorEastAsia" w:hAnsi="Cambria Math" w:cs="Times New Roman"/>
                                <w:sz w:val="24"/>
                                <w:szCs w:val="24"/>
                                <w:lang w:val="en-US"/>
                              </w:rPr>
                            </w:rPrChange>
                          </w:rPr>
                          <m:t>right shoulder width</m:t>
                        </w:ins>
                      </m:r>
                    </m:sub>
                  </m:sSub>
                  <m:r>
                    <w:ins w:id="1111" w:author="Gonzalo Ríos" w:date="2026-05-06T11:36:00Z" w16du:dateUtc="2026-05-06T01:36:00Z">
                      <w:rPr>
                        <w:rFonts w:ascii="Cambria Math" w:eastAsiaTheme="minorEastAsia" w:hAnsi="Cambria Math" w:cs="Times New Roman"/>
                        <w:sz w:val="20"/>
                        <w:szCs w:val="20"/>
                        <w:lang w:val="en-US"/>
                        <w:rPrChange w:id="1112" w:author="Gonzalo Ríos" w:date="2026-05-08T10:08:00Z" w16du:dateUtc="2026-05-08T00:08:00Z">
                          <w:rPr>
                            <w:rFonts w:ascii="Cambria Math" w:eastAsiaTheme="minorEastAsia" w:hAnsi="Cambria Math" w:cs="Times New Roman"/>
                            <w:sz w:val="24"/>
                            <w:szCs w:val="24"/>
                            <w:lang w:val="en-US"/>
                          </w:rPr>
                        </w:rPrChange>
                      </w:rPr>
                      <m:t>+</m:t>
                    </w:ins>
                  </m:r>
                  <m:r>
                    <w:ins w:id="1113" w:author="Gonzalo Ríos" w:date="2026-05-06T11:37:00Z" w16du:dateUtc="2026-05-06T01:37:00Z">
                      <w:rPr>
                        <w:rFonts w:ascii="Cambria Math" w:eastAsiaTheme="minorEastAsia" w:hAnsi="Cambria Math" w:cs="Times New Roman"/>
                        <w:sz w:val="20"/>
                        <w:szCs w:val="20"/>
                        <w:lang w:val="en-US"/>
                        <w:rPrChange w:id="1114" w:author="Gonzalo Ríos" w:date="2026-05-08T10:08:00Z" w16du:dateUtc="2026-05-08T00:08:00Z">
                          <w:rPr>
                            <w:rFonts w:ascii="Cambria Math" w:eastAsiaTheme="minorEastAsia" w:hAnsi="Cambria Math" w:cs="Times New Roman"/>
                            <w:sz w:val="24"/>
                            <w:szCs w:val="24"/>
                            <w:lang w:val="en-US"/>
                          </w:rPr>
                        </w:rPrChange>
                      </w:rPr>
                      <m:t>0.044</m:t>
                    </w:ins>
                  </m:r>
                  <m:sSub>
                    <m:sSubPr>
                      <m:ctrlPr>
                        <w:ins w:id="1115" w:author="Gonzalo Ríos" w:date="2026-05-06T11:37:00Z" w16du:dateUtc="2026-05-06T01:37:00Z">
                          <w:rPr>
                            <w:rFonts w:ascii="Cambria Math" w:eastAsiaTheme="minorEastAsia" w:hAnsi="Cambria Math" w:cs="Times New Roman"/>
                            <w:i/>
                            <w:sz w:val="20"/>
                            <w:szCs w:val="20"/>
                            <w:lang w:val="en-US"/>
                          </w:rPr>
                        </w:ins>
                      </m:ctrlPr>
                    </m:sSubPr>
                    <m:e>
                      <m:r>
                        <w:ins w:id="1116" w:author="Gonzalo Ríos" w:date="2026-05-06T11:37:00Z" w16du:dateUtc="2026-05-06T01:37:00Z">
                          <w:rPr>
                            <w:rFonts w:ascii="Cambria Math" w:eastAsiaTheme="minorEastAsia" w:hAnsi="Cambria Math" w:cs="Times New Roman"/>
                            <w:sz w:val="20"/>
                            <w:szCs w:val="20"/>
                            <w:lang w:val="en-US"/>
                            <w:rPrChange w:id="1117" w:author="Gonzalo Ríos" w:date="2026-05-08T10:08:00Z" w16du:dateUtc="2026-05-08T00:08:00Z">
                              <w:rPr>
                                <w:rFonts w:ascii="Cambria Math" w:eastAsiaTheme="minorEastAsia" w:hAnsi="Cambria Math" w:cs="Times New Roman"/>
                                <w:sz w:val="24"/>
                                <w:szCs w:val="24"/>
                                <w:lang w:val="en-US"/>
                              </w:rPr>
                            </w:rPrChange>
                          </w:rPr>
                          <m:t>X</m:t>
                        </w:ins>
                      </m:r>
                    </m:e>
                    <m:sub>
                      <m:r>
                        <w:ins w:id="1118" w:author="Gonzalo Ríos" w:date="2026-05-06T11:37:00Z" w16du:dateUtc="2026-05-06T01:37:00Z">
                          <w:rPr>
                            <w:rFonts w:ascii="Cambria Math" w:eastAsiaTheme="minorEastAsia" w:hAnsi="Cambria Math" w:cs="Times New Roman"/>
                            <w:sz w:val="20"/>
                            <w:szCs w:val="20"/>
                            <w:lang w:val="en-US"/>
                            <w:rPrChange w:id="1119" w:author="Gonzalo Ríos" w:date="2026-05-08T10:08:00Z" w16du:dateUtc="2026-05-08T00:08:00Z">
                              <w:rPr>
                                <w:rFonts w:ascii="Cambria Math" w:eastAsiaTheme="minorEastAsia" w:hAnsi="Cambria Math" w:cs="Times New Roman"/>
                                <w:sz w:val="24"/>
                                <w:szCs w:val="24"/>
                                <w:lang w:val="en-US"/>
                              </w:rPr>
                            </w:rPrChange>
                          </w:rPr>
                          <m:t>days with precipitation</m:t>
                        </w:ins>
                      </m:r>
                    </m:sub>
                  </m:sSub>
                  <m:r>
                    <w:ins w:id="1120" w:author="Gonzalo Ríos" w:date="2026-05-06T11:37:00Z" w16du:dateUtc="2026-05-06T01:37:00Z">
                      <w:rPr>
                        <w:rFonts w:ascii="Cambria Math" w:eastAsiaTheme="minorEastAsia" w:hAnsi="Cambria Math" w:cs="Times New Roman"/>
                        <w:sz w:val="20"/>
                        <w:szCs w:val="20"/>
                        <w:lang w:val="en-US"/>
                        <w:rPrChange w:id="1121" w:author="Gonzalo Ríos" w:date="2026-05-08T10:08:00Z" w16du:dateUtc="2026-05-08T00:08:00Z">
                          <w:rPr>
                            <w:rFonts w:ascii="Cambria Math" w:eastAsiaTheme="minorEastAsia" w:hAnsi="Cambria Math" w:cs="Times New Roman"/>
                            <w:sz w:val="24"/>
                            <w:szCs w:val="24"/>
                            <w:lang w:val="en-US"/>
                          </w:rPr>
                        </w:rPrChange>
                      </w:rPr>
                      <m:t>+0.0455</m:t>
                    </w:ins>
                  </m:r>
                  <m:sSub>
                    <m:sSubPr>
                      <m:ctrlPr>
                        <w:ins w:id="1122" w:author="Gonzalo Ríos" w:date="2026-05-06T11:37:00Z" w16du:dateUtc="2026-05-06T01:37:00Z">
                          <w:rPr>
                            <w:rFonts w:ascii="Cambria Math" w:eastAsiaTheme="minorEastAsia" w:hAnsi="Cambria Math" w:cs="Times New Roman"/>
                            <w:i/>
                            <w:sz w:val="20"/>
                            <w:szCs w:val="20"/>
                            <w:lang w:val="en-US"/>
                          </w:rPr>
                        </w:ins>
                      </m:ctrlPr>
                    </m:sSubPr>
                    <m:e>
                      <m:r>
                        <w:ins w:id="1123" w:author="Gonzalo Ríos" w:date="2026-05-06T11:37:00Z" w16du:dateUtc="2026-05-06T01:37:00Z">
                          <w:rPr>
                            <w:rFonts w:ascii="Cambria Math" w:eastAsiaTheme="minorEastAsia" w:hAnsi="Cambria Math" w:cs="Times New Roman"/>
                            <w:sz w:val="20"/>
                            <w:szCs w:val="20"/>
                            <w:lang w:val="en-US"/>
                            <w:rPrChange w:id="1124" w:author="Gonzalo Ríos" w:date="2026-05-08T10:08:00Z" w16du:dateUtc="2026-05-08T00:08:00Z">
                              <w:rPr>
                                <w:rFonts w:ascii="Cambria Math" w:eastAsiaTheme="minorEastAsia" w:hAnsi="Cambria Math" w:cs="Times New Roman"/>
                                <w:sz w:val="24"/>
                                <w:szCs w:val="24"/>
                                <w:lang w:val="en-US"/>
                              </w:rPr>
                            </w:rPrChange>
                          </w:rPr>
                          <m:t>X</m:t>
                        </w:ins>
                      </m:r>
                    </m:e>
                    <m:sub>
                      <m:r>
                        <w:ins w:id="1125" w:author="Gonzalo Ríos" w:date="2026-05-06T11:37:00Z" w16du:dateUtc="2026-05-06T01:37:00Z">
                          <w:rPr>
                            <w:rFonts w:ascii="Cambria Math" w:eastAsiaTheme="minorEastAsia" w:hAnsi="Cambria Math" w:cs="Times New Roman"/>
                            <w:sz w:val="20"/>
                            <w:szCs w:val="20"/>
                            <w:lang w:val="en-US"/>
                            <w:rPrChange w:id="1126" w:author="Gonzalo Ríos" w:date="2026-05-08T10:08:00Z" w16du:dateUtc="2026-05-08T00:08:00Z">
                              <w:rPr>
                                <w:rFonts w:ascii="Cambria Math" w:eastAsiaTheme="minorEastAsia" w:hAnsi="Cambria Math" w:cs="Times New Roman"/>
                                <w:sz w:val="24"/>
                                <w:szCs w:val="24"/>
                                <w:lang w:val="en-US"/>
                              </w:rPr>
                            </w:rPrChange>
                          </w:rPr>
                          <m:t>days with temperature&lt;32°F</m:t>
                        </w:ins>
                      </m:r>
                    </m:sub>
                  </m:sSub>
                </m:e>
              </m:d>
            </m:e>
          </m:func>
          <m:sSup>
            <m:sSupPr>
              <m:ctrlPr>
                <w:ins w:id="1127" w:author="Gonzalo Ríos" w:date="2026-05-06T11:37:00Z" w16du:dateUtc="2026-05-06T01:37:00Z">
                  <w:rPr>
                    <w:rFonts w:ascii="Cambria Math" w:eastAsiaTheme="minorEastAsia" w:hAnsi="Cambria Math" w:cs="Times New Roman"/>
                    <w:i/>
                    <w:sz w:val="20"/>
                    <w:szCs w:val="20"/>
                    <w:lang w:val="en-US"/>
                  </w:rPr>
                </w:ins>
              </m:ctrlPr>
            </m:sSupPr>
            <m:e>
              <m:d>
                <m:dPr>
                  <m:ctrlPr>
                    <w:ins w:id="1128" w:author="Gonzalo Ríos" w:date="2026-05-06T11:37:00Z" w16du:dateUtc="2026-05-06T01:37:00Z">
                      <w:rPr>
                        <w:rFonts w:ascii="Cambria Math" w:eastAsiaTheme="minorEastAsia" w:hAnsi="Cambria Math" w:cs="Times New Roman"/>
                        <w:i/>
                        <w:sz w:val="20"/>
                        <w:szCs w:val="20"/>
                        <w:lang w:val="en-US"/>
                      </w:rPr>
                    </w:ins>
                  </m:ctrlPr>
                </m:dPr>
                <m:e>
                  <m:r>
                    <w:ins w:id="1129" w:author="Gonzalo Ríos" w:date="2026-05-06T11:37:00Z" w16du:dateUtc="2026-05-06T01:37:00Z">
                      <w:rPr>
                        <w:rFonts w:ascii="Cambria Math" w:eastAsiaTheme="minorEastAsia" w:hAnsi="Cambria Math" w:cs="Times New Roman"/>
                        <w:sz w:val="20"/>
                        <w:szCs w:val="20"/>
                        <w:lang w:val="en-US"/>
                        <w:rPrChange w:id="1130" w:author="Gonzalo Ríos" w:date="2026-05-08T10:08:00Z" w16du:dateUtc="2026-05-08T00:08:00Z">
                          <w:rPr>
                            <w:rFonts w:ascii="Cambria Math" w:eastAsiaTheme="minorEastAsia" w:hAnsi="Cambria Math" w:cs="Times New Roman"/>
                            <w:sz w:val="24"/>
                            <w:szCs w:val="24"/>
                            <w:lang w:val="en-US"/>
                          </w:rPr>
                        </w:rPrChange>
                      </w:rPr>
                      <m:t>AADT</m:t>
                    </w:ins>
                  </m:r>
                </m:e>
              </m:d>
            </m:e>
            <m:sup>
              <m:func>
                <m:funcPr>
                  <m:ctrlPr>
                    <w:rPr>
                      <w:rFonts w:ascii="Cambria Math" w:eastAsiaTheme="minorEastAsia" w:hAnsi="Cambria Math" w:cs="Times New Roman"/>
                      <w:sz w:val="20"/>
                      <w:szCs w:val="20"/>
                      <w:lang w:val="en-US"/>
                    </w:rPr>
                  </m:ctrlPr>
                </m:funcPr>
                <m:fName>
                  <m:r>
                    <m:rPr>
                      <m:sty m:val="p"/>
                    </m:rPr>
                    <w:rPr>
                      <w:rFonts w:ascii="Cambria Math" w:eastAsiaTheme="minorEastAsia" w:hAnsi="Cambria Math" w:cs="Times New Roman"/>
                      <w:sz w:val="20"/>
                      <w:szCs w:val="20"/>
                      <w:lang w:val="en-US"/>
                      <w:rPrChange w:id="1131" w:author="Gonzalo Ríos" w:date="2026-05-08T10:08:00Z" w16du:dateUtc="2026-05-08T00:08:00Z">
                        <w:rPr>
                          <w:rFonts w:ascii="Cambria Math" w:eastAsiaTheme="minorEastAsia" w:hAnsi="Cambria Math" w:cs="Times New Roman"/>
                          <w:sz w:val="24"/>
                          <w:szCs w:val="24"/>
                          <w:lang w:val="en-US"/>
                        </w:rPr>
                      </w:rPrChange>
                    </w:rPr>
                    <m:t>exp</m:t>
                  </m:r>
                </m:fName>
                <m:e>
                  <m:d>
                    <m:dPr>
                      <m:ctrlPr>
                        <w:ins w:id="1132" w:author="Gonzalo Ríos" w:date="2026-05-06T11:37:00Z" w16du:dateUtc="2026-05-06T01:37:00Z">
                          <w:rPr>
                            <w:rFonts w:ascii="Cambria Math" w:eastAsiaTheme="minorEastAsia" w:hAnsi="Cambria Math" w:cs="Times New Roman"/>
                            <w:i/>
                            <w:sz w:val="20"/>
                            <w:szCs w:val="20"/>
                            <w:lang w:val="en-US"/>
                          </w:rPr>
                        </w:ins>
                      </m:ctrlPr>
                    </m:dPr>
                    <m:e>
                      <m:r>
                        <w:ins w:id="1133" w:author="Gonzalo Ríos" w:date="2026-05-06T11:37:00Z" w16du:dateUtc="2026-05-06T01:37:00Z">
                          <w:rPr>
                            <w:rFonts w:ascii="Cambria Math" w:eastAsiaTheme="minorEastAsia" w:hAnsi="Cambria Math" w:cs="Times New Roman"/>
                            <w:sz w:val="20"/>
                            <w:szCs w:val="20"/>
                            <w:lang w:val="en-US"/>
                            <w:rPrChange w:id="1134" w:author="Gonzalo Ríos" w:date="2026-05-08T10:08:00Z" w16du:dateUtc="2026-05-08T00:08:00Z">
                              <w:rPr>
                                <w:rFonts w:ascii="Cambria Math" w:eastAsiaTheme="minorEastAsia" w:hAnsi="Cambria Math" w:cs="Times New Roman"/>
                                <w:sz w:val="24"/>
                                <w:szCs w:val="24"/>
                                <w:lang w:val="en-US"/>
                              </w:rPr>
                            </w:rPrChange>
                          </w:rPr>
                          <m:t>7.5549+0.2350</m:t>
                        </w:ins>
                      </m:r>
                      <m:sSub>
                        <m:sSubPr>
                          <m:ctrlPr>
                            <w:ins w:id="1135" w:author="Gonzalo Ríos" w:date="2026-05-06T11:37:00Z" w16du:dateUtc="2026-05-06T01:37:00Z">
                              <w:rPr>
                                <w:rFonts w:ascii="Cambria Math" w:eastAsiaTheme="minorEastAsia" w:hAnsi="Cambria Math" w:cs="Times New Roman"/>
                                <w:i/>
                                <w:sz w:val="20"/>
                                <w:szCs w:val="20"/>
                                <w:lang w:val="en-US"/>
                              </w:rPr>
                            </w:ins>
                          </m:ctrlPr>
                        </m:sSubPr>
                        <m:e>
                          <m:r>
                            <w:ins w:id="1136" w:author="Gonzalo Ríos" w:date="2026-05-06T11:37:00Z" w16du:dateUtc="2026-05-06T01:37:00Z">
                              <w:rPr>
                                <w:rFonts w:ascii="Cambria Math" w:eastAsiaTheme="minorEastAsia" w:hAnsi="Cambria Math" w:cs="Times New Roman"/>
                                <w:sz w:val="20"/>
                                <w:szCs w:val="20"/>
                                <w:lang w:val="en-US"/>
                                <w:rPrChange w:id="1137" w:author="Gonzalo Ríos" w:date="2026-05-08T10:08:00Z" w16du:dateUtc="2026-05-08T00:08:00Z">
                                  <w:rPr>
                                    <w:rFonts w:ascii="Cambria Math" w:eastAsiaTheme="minorEastAsia" w:hAnsi="Cambria Math" w:cs="Times New Roman"/>
                                    <w:sz w:val="24"/>
                                    <w:szCs w:val="24"/>
                                    <w:lang w:val="en-US"/>
                                  </w:rPr>
                                </w:rPrChange>
                              </w:rPr>
                              <m:t>X</m:t>
                            </w:ins>
                          </m:r>
                        </m:e>
                        <m:sub>
                          <m:r>
                            <w:ins w:id="1138" w:author="Gonzalo Ríos" w:date="2026-05-06T11:37:00Z" w16du:dateUtc="2026-05-06T01:37:00Z">
                              <w:rPr>
                                <w:rFonts w:ascii="Cambria Math" w:eastAsiaTheme="minorEastAsia" w:hAnsi="Cambria Math" w:cs="Times New Roman"/>
                                <w:sz w:val="20"/>
                                <w:szCs w:val="20"/>
                                <w:lang w:val="en-US"/>
                                <w:rPrChange w:id="1139" w:author="Gonzalo Ríos" w:date="2026-05-08T10:08:00Z" w16du:dateUtc="2026-05-08T00:08:00Z">
                                  <w:rPr>
                                    <w:rFonts w:ascii="Cambria Math" w:eastAsiaTheme="minorEastAsia" w:hAnsi="Cambria Math" w:cs="Times New Roman"/>
                                    <w:sz w:val="24"/>
                                    <w:szCs w:val="24"/>
                                    <w:lang w:val="en-US"/>
                                  </w:rPr>
                                </w:rPrChange>
                              </w:rPr>
                              <m:t>if the season is winter</m:t>
                            </w:ins>
                          </m:r>
                        </m:sub>
                      </m:sSub>
                    </m:e>
                  </m:d>
                </m:e>
              </m:func>
            </m:sup>
          </m:sSup>
          <m:r>
            <w:ins w:id="1140" w:author="Gonzalo Ríos" w:date="2026-05-06T11:37:00Z" w16du:dateUtc="2026-05-06T01:37:00Z">
              <w:rPr>
                <w:rFonts w:ascii="Cambria Math" w:eastAsiaTheme="minorEastAsia" w:hAnsi="Cambria Math" w:cs="Times New Roman"/>
                <w:sz w:val="20"/>
                <w:szCs w:val="20"/>
                <w:lang w:val="en-US"/>
                <w:rPrChange w:id="1141" w:author="Gonzalo Ríos" w:date="2026-05-08T10:08:00Z" w16du:dateUtc="2026-05-08T00:08:00Z">
                  <w:rPr>
                    <w:rFonts w:ascii="Cambria Math" w:eastAsiaTheme="minorEastAsia" w:hAnsi="Cambria Math" w:cs="Times New Roman"/>
                    <w:sz w:val="24"/>
                    <w:szCs w:val="24"/>
                    <w:lang w:val="en-US"/>
                  </w:rPr>
                </w:rPrChange>
              </w:rPr>
              <m:t xml:space="preserve"> (55)</m:t>
            </w:ins>
          </m:r>
        </m:oMath>
      </m:oMathPara>
    </w:p>
    <w:p w14:paraId="69DF7823" w14:textId="7A6869B5" w:rsidR="00AA459B" w:rsidRDefault="00AA459B">
      <w:pPr>
        <w:rPr>
          <w:ins w:id="1142" w:author="Gonzalo Ríos" w:date="2026-05-06T11:37:00Z" w16du:dateUtc="2026-05-06T01:37:00Z"/>
          <w:rFonts w:ascii="Times New Roman" w:eastAsiaTheme="minorEastAsia" w:hAnsi="Times New Roman" w:cs="Times New Roman"/>
          <w:sz w:val="24"/>
          <w:szCs w:val="24"/>
          <w:lang w:val="en-US"/>
        </w:rPr>
      </w:pPr>
      <w:ins w:id="1143" w:author="Gonzalo Ríos" w:date="2026-05-06T11:37:00Z" w16du:dateUtc="2026-05-06T01:37:00Z">
        <w:r>
          <w:rPr>
            <w:rFonts w:ascii="Times New Roman" w:eastAsiaTheme="minorEastAsia" w:hAnsi="Times New Roman" w:cs="Times New Roman"/>
            <w:sz w:val="24"/>
            <w:szCs w:val="24"/>
            <w:lang w:val="en-US"/>
          </w:rPr>
          <w:t>Which yields the following CMFs:</w:t>
        </w:r>
      </w:ins>
    </w:p>
    <w:p w14:paraId="412583A8" w14:textId="1FAC18D4" w:rsidR="00AA459B" w:rsidRDefault="00AA459B" w:rsidP="00AE29EF">
      <w:pPr>
        <w:pStyle w:val="Prrafodelista"/>
        <w:numPr>
          <w:ilvl w:val="0"/>
          <w:numId w:val="6"/>
        </w:numPr>
        <w:jc w:val="both"/>
        <w:rPr>
          <w:ins w:id="1144" w:author="Gonzalo Ríos" w:date="2026-05-06T11:40:00Z" w16du:dateUtc="2026-05-06T01:40:00Z"/>
          <w:rFonts w:ascii="Times New Roman" w:eastAsiaTheme="minorEastAsia" w:hAnsi="Times New Roman" w:cs="Times New Roman"/>
          <w:sz w:val="24"/>
          <w:szCs w:val="24"/>
          <w:lang w:val="en-US"/>
        </w:rPr>
      </w:pPr>
      <m:oMath>
        <m:r>
          <w:ins w:id="1145" w:author="Gonzalo Ríos" w:date="2026-05-06T11:38:00Z" w16du:dateUtc="2026-05-06T01:38:00Z">
            <w:rPr>
              <w:rFonts w:ascii="Cambria Math" w:eastAsiaTheme="minorEastAsia" w:hAnsi="Cambria Math" w:cs="Times New Roman"/>
              <w:sz w:val="24"/>
              <w:szCs w:val="24"/>
              <w:lang w:val="en-US"/>
            </w:rPr>
            <m:t>CM</m:t>
          </w:ins>
        </m:r>
        <m:sSub>
          <m:sSubPr>
            <m:ctrlPr>
              <w:ins w:id="1146" w:author="Gonzalo Ríos" w:date="2026-05-06T11:38:00Z" w16du:dateUtc="2026-05-06T01:38:00Z">
                <w:rPr>
                  <w:rFonts w:ascii="Cambria Math" w:eastAsiaTheme="minorEastAsia" w:hAnsi="Cambria Math" w:cs="Times New Roman"/>
                  <w:i/>
                  <w:sz w:val="24"/>
                  <w:szCs w:val="24"/>
                  <w:lang w:val="en-US"/>
                </w:rPr>
              </w:ins>
            </m:ctrlPr>
          </m:sSubPr>
          <m:e>
            <m:r>
              <w:ins w:id="1147" w:author="Gonzalo Ríos" w:date="2026-05-06T11:38:00Z" w16du:dateUtc="2026-05-06T01:38:00Z">
                <w:rPr>
                  <w:rFonts w:ascii="Cambria Math" w:eastAsiaTheme="minorEastAsia" w:hAnsi="Cambria Math" w:cs="Times New Roman"/>
                  <w:sz w:val="24"/>
                  <w:szCs w:val="24"/>
                  <w:lang w:val="en-US"/>
                </w:rPr>
                <m:t>F</m:t>
              </w:ins>
            </m:r>
          </m:e>
          <m:sub>
            <m:r>
              <w:ins w:id="1148" w:author="Gonzalo Ríos" w:date="2026-05-06T11:39:00Z" w16du:dateUtc="2026-05-06T01:39:00Z">
                <w:rPr>
                  <w:rFonts w:ascii="Cambria Math" w:eastAsiaTheme="minorEastAsia" w:hAnsi="Cambria Math" w:cs="Times New Roman"/>
                  <w:sz w:val="24"/>
                  <w:szCs w:val="24"/>
                  <w:lang w:val="en-US"/>
                </w:rPr>
                <m:t>speed limit</m:t>
              </w:ins>
            </m:r>
          </m:sub>
        </m:sSub>
        <m:r>
          <w:ins w:id="1149" w:author="Gonzalo Ríos" w:date="2026-05-06T11:39:00Z" w16du:dateUtc="2026-05-06T01:39:00Z">
            <w:rPr>
              <w:rFonts w:ascii="Cambria Math" w:eastAsiaTheme="minorEastAsia" w:hAnsi="Cambria Math" w:cs="Times New Roman"/>
              <w:sz w:val="24"/>
              <w:szCs w:val="24"/>
              <w:lang w:val="en-US"/>
            </w:rPr>
            <m:t>=</m:t>
          </w:ins>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exp</m:t>
            </m:r>
          </m:fName>
          <m:e>
            <m:d>
              <m:dPr>
                <m:ctrlPr>
                  <w:ins w:id="1150" w:author="Gonzalo Ríos" w:date="2026-05-06T11:39:00Z" w16du:dateUtc="2026-05-06T01:39:00Z">
                    <w:rPr>
                      <w:rFonts w:ascii="Cambria Math" w:eastAsiaTheme="minorEastAsia" w:hAnsi="Cambria Math" w:cs="Times New Roman"/>
                      <w:i/>
                      <w:sz w:val="24"/>
                      <w:szCs w:val="24"/>
                      <w:lang w:val="en-US"/>
                    </w:rPr>
                  </w:ins>
                </m:ctrlPr>
              </m:dPr>
              <m:e>
                <m:r>
                  <w:ins w:id="1151" w:author="Gonzalo Ríos" w:date="2026-05-06T11:39:00Z" w16du:dateUtc="2026-05-06T01:39:00Z">
                    <w:rPr>
                      <w:rFonts w:ascii="Cambria Math" w:eastAsiaTheme="minorEastAsia" w:hAnsi="Cambria Math" w:cs="Times New Roman"/>
                      <w:sz w:val="24"/>
                      <w:szCs w:val="24"/>
                      <w:lang w:val="en-US"/>
                    </w:rPr>
                    <m:t>0.4949</m:t>
                  </w:ins>
                </m:r>
              </m:e>
            </m:d>
          </m:e>
        </m:func>
        <m:r>
          <w:ins w:id="1152" w:author="Gonzalo Ríos" w:date="2026-05-06T11:39:00Z" w16du:dateUtc="2026-05-06T01:39:00Z">
            <w:rPr>
              <w:rFonts w:ascii="Cambria Math" w:eastAsiaTheme="minorEastAsia" w:hAnsi="Cambria Math" w:cs="Times New Roman"/>
              <w:sz w:val="24"/>
              <w:szCs w:val="24"/>
              <w:lang w:val="en-US"/>
            </w:rPr>
            <m:t>=</m:t>
          </w:ins>
        </m:r>
        <m:r>
          <w:ins w:id="1153" w:author="Gonzalo Ríos" w:date="2026-05-06T11:40:00Z" w16du:dateUtc="2026-05-06T01:40:00Z">
            <w:rPr>
              <w:rFonts w:ascii="Cambria Math" w:eastAsiaTheme="minorEastAsia" w:hAnsi="Cambria Math" w:cs="Times New Roman"/>
              <w:sz w:val="24"/>
              <w:szCs w:val="24"/>
              <w:lang w:val="en-US"/>
            </w:rPr>
            <m:t>1.64</m:t>
          </w:ins>
        </m:r>
      </m:oMath>
      <w:ins w:id="1154" w:author="Gonzalo Ríos" w:date="2026-05-06T11:40:00Z" w16du:dateUtc="2026-05-06T01:40:00Z">
        <w:r w:rsidR="00AE29EF">
          <w:rPr>
            <w:rFonts w:ascii="Times New Roman" w:eastAsiaTheme="minorEastAsia" w:hAnsi="Times New Roman" w:cs="Times New Roman"/>
            <w:sz w:val="24"/>
            <w:szCs w:val="24"/>
            <w:lang w:val="en-US"/>
          </w:rPr>
          <w:t>, showing that increasing the posted speed limit increases crashes by about 64%.</w:t>
        </w:r>
      </w:ins>
    </w:p>
    <w:p w14:paraId="72E2E67F" w14:textId="0387E6E2" w:rsidR="00AE29EF" w:rsidRDefault="00AE29EF" w:rsidP="00AE29EF">
      <w:pPr>
        <w:pStyle w:val="Prrafodelista"/>
        <w:numPr>
          <w:ilvl w:val="0"/>
          <w:numId w:val="6"/>
        </w:numPr>
        <w:jc w:val="both"/>
        <w:rPr>
          <w:ins w:id="1155" w:author="Gonzalo Ríos" w:date="2026-05-06T11:41:00Z" w16du:dateUtc="2026-05-06T01:41:00Z"/>
          <w:rFonts w:ascii="Times New Roman" w:eastAsiaTheme="minorEastAsia" w:hAnsi="Times New Roman" w:cs="Times New Roman"/>
          <w:sz w:val="24"/>
          <w:szCs w:val="24"/>
          <w:lang w:val="en-US"/>
        </w:rPr>
      </w:pPr>
      <m:oMath>
        <m:r>
          <w:ins w:id="1156" w:author="Gonzalo Ríos" w:date="2026-05-06T11:40:00Z" w16du:dateUtc="2026-05-06T01:40:00Z">
            <w:rPr>
              <w:rFonts w:ascii="Cambria Math" w:eastAsiaTheme="minorEastAsia" w:hAnsi="Cambria Math" w:cs="Times New Roman"/>
              <w:sz w:val="24"/>
              <w:szCs w:val="24"/>
              <w:lang w:val="en-US"/>
            </w:rPr>
            <m:t>CM</m:t>
          </w:ins>
        </m:r>
        <m:sSub>
          <m:sSubPr>
            <m:ctrlPr>
              <w:ins w:id="1157" w:author="Gonzalo Ríos" w:date="2026-05-06T11:40:00Z" w16du:dateUtc="2026-05-06T01:40:00Z">
                <w:rPr>
                  <w:rFonts w:ascii="Cambria Math" w:eastAsiaTheme="minorEastAsia" w:hAnsi="Cambria Math" w:cs="Times New Roman"/>
                  <w:i/>
                  <w:sz w:val="24"/>
                  <w:szCs w:val="24"/>
                  <w:lang w:val="en-US"/>
                </w:rPr>
              </w:ins>
            </m:ctrlPr>
          </m:sSubPr>
          <m:e>
            <m:r>
              <w:ins w:id="1158" w:author="Gonzalo Ríos" w:date="2026-05-06T11:40:00Z" w16du:dateUtc="2026-05-06T01:40:00Z">
                <w:rPr>
                  <w:rFonts w:ascii="Cambria Math" w:eastAsiaTheme="minorEastAsia" w:hAnsi="Cambria Math" w:cs="Times New Roman"/>
                  <w:sz w:val="24"/>
                  <w:szCs w:val="24"/>
                  <w:lang w:val="en-US"/>
                </w:rPr>
                <m:t>F</m:t>
              </w:ins>
            </m:r>
          </m:e>
          <m:sub>
            <m:r>
              <w:ins w:id="1159" w:author="Gonzalo Ríos" w:date="2026-05-06T11:40:00Z" w16du:dateUtc="2026-05-06T01:40:00Z">
                <w:rPr>
                  <w:rFonts w:ascii="Cambria Math" w:eastAsiaTheme="minorEastAsia" w:hAnsi="Cambria Math" w:cs="Times New Roman"/>
                  <w:sz w:val="24"/>
                  <w:szCs w:val="24"/>
                  <w:lang w:val="en-US"/>
                </w:rPr>
                <m:t>right shoulder width</m:t>
              </w:ins>
            </m:r>
          </m:sub>
        </m:sSub>
        <m:r>
          <w:ins w:id="1160" w:author="Gonzalo Ríos" w:date="2026-05-06T11:40:00Z" w16du:dateUtc="2026-05-06T01:40:00Z">
            <w:rPr>
              <w:rFonts w:ascii="Cambria Math" w:eastAsiaTheme="minorEastAsia" w:hAnsi="Cambria Math" w:cs="Times New Roman"/>
              <w:sz w:val="24"/>
              <w:szCs w:val="24"/>
              <w:lang w:val="en-US"/>
            </w:rPr>
            <m:t>=</m:t>
          </w:ins>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exp</m:t>
            </m:r>
          </m:fName>
          <m:e>
            <m:d>
              <m:dPr>
                <m:ctrlPr>
                  <w:ins w:id="1161" w:author="Gonzalo Ríos" w:date="2026-05-06T11:40:00Z" w16du:dateUtc="2026-05-06T01:40:00Z">
                    <w:rPr>
                      <w:rFonts w:ascii="Cambria Math" w:eastAsiaTheme="minorEastAsia" w:hAnsi="Cambria Math" w:cs="Times New Roman"/>
                      <w:i/>
                      <w:sz w:val="24"/>
                      <w:szCs w:val="24"/>
                      <w:lang w:val="en-US"/>
                    </w:rPr>
                  </w:ins>
                </m:ctrlPr>
              </m:dPr>
              <m:e>
                <m:r>
                  <w:ins w:id="1162" w:author="Gonzalo Ríos" w:date="2026-05-06T11:40:00Z" w16du:dateUtc="2026-05-06T01:40:00Z">
                    <w:rPr>
                      <w:rFonts w:ascii="Cambria Math" w:eastAsiaTheme="minorEastAsia" w:hAnsi="Cambria Math" w:cs="Times New Roman"/>
                      <w:sz w:val="24"/>
                      <w:szCs w:val="24"/>
                      <w:lang w:val="en-US"/>
                    </w:rPr>
                    <m:t>-0.0234</m:t>
                  </w:ins>
                </m:r>
              </m:e>
            </m:d>
          </m:e>
        </m:func>
        <m:r>
          <w:ins w:id="1163" w:author="Gonzalo Ríos" w:date="2026-05-06T11:40:00Z" w16du:dateUtc="2026-05-06T01:40:00Z">
            <w:rPr>
              <w:rFonts w:ascii="Cambria Math" w:eastAsiaTheme="minorEastAsia" w:hAnsi="Cambria Math" w:cs="Times New Roman"/>
              <w:sz w:val="24"/>
              <w:szCs w:val="24"/>
              <w:lang w:val="en-US"/>
            </w:rPr>
            <m:t>=</m:t>
          </w:ins>
        </m:r>
        <m:r>
          <w:ins w:id="1164" w:author="Gonzalo Ríos" w:date="2026-05-06T11:41:00Z" w16du:dateUtc="2026-05-06T01:41:00Z">
            <w:rPr>
              <w:rFonts w:ascii="Cambria Math" w:eastAsiaTheme="minorEastAsia" w:hAnsi="Cambria Math" w:cs="Times New Roman"/>
              <w:sz w:val="24"/>
              <w:szCs w:val="24"/>
              <w:lang w:val="en-US"/>
            </w:rPr>
            <m:t>0.977</m:t>
          </w:ins>
        </m:r>
      </m:oMath>
      <w:ins w:id="1165" w:author="Gonzalo Ríos" w:date="2026-05-06T11:41:00Z" w16du:dateUtc="2026-05-06T01:41:00Z">
        <w:r>
          <w:rPr>
            <w:rFonts w:ascii="Times New Roman" w:eastAsiaTheme="minorEastAsia" w:hAnsi="Times New Roman" w:cs="Times New Roman"/>
            <w:sz w:val="24"/>
            <w:szCs w:val="24"/>
            <w:lang w:val="en-US"/>
          </w:rPr>
          <w:t xml:space="preserve">, denoting that increasing the shoulder width (in meters) by one-unit, decreases crashes </w:t>
        </w:r>
      </w:ins>
      <w:ins w:id="1166" w:author="Gonzalo Ríos" w:date="2026-05-06T11:46:00Z" w16du:dateUtc="2026-05-06T01:46:00Z">
        <w:r>
          <w:rPr>
            <w:rFonts w:ascii="Times New Roman" w:eastAsiaTheme="minorEastAsia" w:hAnsi="Times New Roman" w:cs="Times New Roman"/>
            <w:sz w:val="24"/>
            <w:szCs w:val="24"/>
            <w:lang w:val="en-US"/>
          </w:rPr>
          <w:t>by</w:t>
        </w:r>
      </w:ins>
      <w:ins w:id="1167" w:author="Gonzalo Ríos" w:date="2026-05-06T11:41:00Z" w16du:dateUtc="2026-05-06T01:41:00Z">
        <w:r>
          <w:rPr>
            <w:rFonts w:ascii="Times New Roman" w:eastAsiaTheme="minorEastAsia" w:hAnsi="Times New Roman" w:cs="Times New Roman"/>
            <w:sz w:val="24"/>
            <w:szCs w:val="24"/>
            <w:lang w:val="en-US"/>
          </w:rPr>
          <w:t xml:space="preserve"> about 2.3%.</w:t>
        </w:r>
      </w:ins>
    </w:p>
    <w:p w14:paraId="00253050" w14:textId="57EEB15B" w:rsidR="00772479" w:rsidRDefault="00AE29EF" w:rsidP="00AE29EF">
      <w:pPr>
        <w:jc w:val="both"/>
        <w:rPr>
          <w:ins w:id="1168" w:author="Gonzalo Ríos" w:date="2026-05-08T10:25:00Z" w16du:dateUtc="2026-05-08T00:25:00Z"/>
          <w:rFonts w:ascii="Times New Roman" w:eastAsiaTheme="minorEastAsia" w:hAnsi="Times New Roman" w:cs="Times New Roman"/>
          <w:sz w:val="24"/>
          <w:szCs w:val="24"/>
          <w:lang w:val="en-US"/>
        </w:rPr>
      </w:pPr>
      <w:ins w:id="1169" w:author="Gonzalo Ríos" w:date="2026-05-06T11:46:00Z" w16du:dateUtc="2026-05-06T01:46:00Z">
        <w:r>
          <w:rPr>
            <w:rFonts w:ascii="Times New Roman" w:eastAsiaTheme="minorEastAsia" w:hAnsi="Times New Roman" w:cs="Times New Roman"/>
            <w:sz w:val="24"/>
            <w:szCs w:val="24"/>
            <w:lang w:val="en-US"/>
          </w:rPr>
          <w:t xml:space="preserve">Other variables, such as the days with precipitation and days with temperature below </w:t>
        </w:r>
      </w:ins>
      <w:ins w:id="1170" w:author="Gonzalo Ríos" w:date="2026-05-06T11:47:00Z" w16du:dateUtc="2026-05-06T01:47:00Z">
        <w:r>
          <w:rPr>
            <w:rFonts w:ascii="Times New Roman" w:eastAsiaTheme="minorEastAsia" w:hAnsi="Times New Roman" w:cs="Times New Roman"/>
            <w:sz w:val="24"/>
            <w:szCs w:val="24"/>
            <w:lang w:val="en-US"/>
          </w:rPr>
          <w:t xml:space="preserve">32°F work as baseline risk modifiers and contextual factors and non-deployable CMFs. Furthermore, in this specification the exposure affects the effect on the crashes if the season is winter, </w:t>
        </w:r>
      </w:ins>
      <w:ins w:id="1171" w:author="Gonzalo Ríos" w:date="2026-05-06T11:48:00Z" w16du:dateUtc="2026-05-06T01:48:00Z">
        <w:r>
          <w:rPr>
            <w:rFonts w:ascii="Times New Roman" w:eastAsiaTheme="minorEastAsia" w:hAnsi="Times New Roman" w:cs="Times New Roman"/>
            <w:sz w:val="24"/>
            <w:szCs w:val="24"/>
            <w:lang w:val="en-US"/>
          </w:rPr>
          <w:t>as it enters as a function of such variable in the log-form of the specification shown in Eq. (55).</w:t>
        </w:r>
      </w:ins>
    </w:p>
    <w:p w14:paraId="321B5F8A" w14:textId="425E7ACA" w:rsidR="0013448F" w:rsidRDefault="0013448F" w:rsidP="00AE29EF">
      <w:pPr>
        <w:jc w:val="both"/>
        <w:rPr>
          <w:ins w:id="1172" w:author="Gonzalo Ríos" w:date="2026-05-08T10:25:00Z" w16du:dateUtc="2026-05-08T00:25:00Z"/>
          <w:rFonts w:ascii="Times New Roman" w:eastAsiaTheme="minorEastAsia" w:hAnsi="Times New Roman" w:cs="Times New Roman"/>
          <w:sz w:val="24"/>
          <w:szCs w:val="24"/>
          <w:lang w:val="en-US"/>
        </w:rPr>
      </w:pPr>
      <w:ins w:id="1173" w:author="Gonzalo Ríos" w:date="2026-05-08T10:25:00Z" w16du:dateUtc="2026-05-08T00:25:00Z">
        <w:r>
          <w:rPr>
            <w:rFonts w:ascii="Times New Roman" w:eastAsiaTheme="minorEastAsia" w:hAnsi="Times New Roman" w:cs="Times New Roman"/>
            <w:sz w:val="24"/>
            <w:szCs w:val="24"/>
            <w:lang w:val="en-US"/>
          </w:rPr>
          <w:t>Although it is not a CMF, we can write the effect of the season in the hierarchical structure in following expression:</w:t>
        </w:r>
      </w:ins>
    </w:p>
    <w:p w14:paraId="0E82B4FC" w14:textId="0ED6EE37" w:rsidR="0013448F" w:rsidRPr="00772479" w:rsidRDefault="0013448F" w:rsidP="0013448F">
      <w:pPr>
        <w:jc w:val="both"/>
        <w:rPr>
          <w:ins w:id="1174" w:author="Gonzalo Ríos" w:date="2026-05-08T10:25:00Z" w16du:dateUtc="2026-05-08T00:25:00Z"/>
          <w:rFonts w:ascii="Times New Roman" w:eastAsiaTheme="minorEastAsia" w:hAnsi="Times New Roman" w:cs="Times New Roman"/>
          <w:sz w:val="24"/>
          <w:szCs w:val="24"/>
          <w:lang w:val="en-US"/>
        </w:rPr>
      </w:pPr>
      <m:oMathPara>
        <m:oMath>
          <m:r>
            <w:ins w:id="1175" w:author="Gonzalo Ríos" w:date="2026-05-08T10:25:00Z" w16du:dateUtc="2026-05-08T00:25:00Z">
              <w:rPr>
                <w:rFonts w:ascii="Cambria Math" w:eastAsiaTheme="minorEastAsia" w:hAnsi="Cambria Math" w:cs="Times New Roman"/>
                <w:sz w:val="24"/>
                <w:szCs w:val="24"/>
                <w:lang w:val="en-US"/>
              </w:rPr>
              <m:t>CMF</m:t>
            </w:ins>
          </m:r>
          <m:d>
            <m:dPr>
              <m:ctrlPr>
                <w:ins w:id="1176" w:author="Gonzalo Ríos" w:date="2026-05-08T10:25:00Z" w16du:dateUtc="2026-05-08T00:25:00Z">
                  <w:rPr>
                    <w:rFonts w:ascii="Cambria Math" w:eastAsiaTheme="minorEastAsia" w:hAnsi="Cambria Math" w:cs="Times New Roman"/>
                    <w:i/>
                    <w:sz w:val="24"/>
                    <w:szCs w:val="24"/>
                    <w:lang w:val="en-US"/>
                  </w:rPr>
                </w:ins>
              </m:ctrlPr>
            </m:dPr>
            <m:e>
              <m:r>
                <w:ins w:id="1177" w:author="Gonzalo Ríos" w:date="2026-05-08T10:25:00Z" w16du:dateUtc="2026-05-08T00:25:00Z">
                  <w:rPr>
                    <w:rFonts w:ascii="Cambria Math" w:eastAsiaTheme="minorEastAsia" w:hAnsi="Cambria Math" w:cs="Times New Roman"/>
                    <w:sz w:val="24"/>
                    <w:szCs w:val="24"/>
                    <w:lang w:val="en-US"/>
                  </w:rPr>
                  <m:t>AADT</m:t>
                </w:ins>
              </m:r>
            </m:e>
          </m:d>
          <m:r>
            <w:ins w:id="1178" w:author="Gonzalo Ríos" w:date="2026-05-08T10:25:00Z" w16du:dateUtc="2026-05-08T00:25:00Z">
              <w:rPr>
                <w:rFonts w:ascii="Cambria Math" w:eastAsiaTheme="minorEastAsia" w:hAnsi="Cambria Math" w:cs="Times New Roman"/>
                <w:sz w:val="24"/>
                <w:szCs w:val="24"/>
                <w:lang w:val="en-US"/>
              </w:rPr>
              <m:t>=</m:t>
            </w:ins>
          </m:r>
          <m:sSup>
            <m:sSupPr>
              <m:ctrlPr>
                <w:ins w:id="1179" w:author="Gonzalo Ríos" w:date="2026-05-08T10:25:00Z" w16du:dateUtc="2026-05-08T00:25:00Z">
                  <w:rPr>
                    <w:rFonts w:ascii="Cambria Math" w:eastAsiaTheme="minorEastAsia" w:hAnsi="Cambria Math" w:cs="Times New Roman"/>
                    <w:i/>
                    <w:sz w:val="24"/>
                    <w:szCs w:val="24"/>
                    <w:lang w:val="en-US"/>
                  </w:rPr>
                </w:ins>
              </m:ctrlPr>
            </m:sSupPr>
            <m:e>
              <m:r>
                <w:ins w:id="1180" w:author="Gonzalo Ríos" w:date="2026-05-08T10:25:00Z" w16du:dateUtc="2026-05-08T00:25:00Z">
                  <w:rPr>
                    <w:rFonts w:ascii="Cambria Math" w:eastAsiaTheme="minorEastAsia" w:hAnsi="Cambria Math" w:cs="Times New Roman"/>
                    <w:sz w:val="24"/>
                    <w:szCs w:val="24"/>
                    <w:lang w:val="en-US"/>
                  </w:rPr>
                  <m:t>(AADT)</m:t>
                </w:ins>
              </m:r>
            </m:e>
            <m:sup>
              <m:func>
                <m:funcPr>
                  <m:ctrlPr>
                    <w:ins w:id="1181" w:author="Gonzalo Ríos" w:date="2026-05-08T10:25:00Z" w16du:dateUtc="2026-05-08T00:25:00Z">
                      <w:rPr>
                        <w:rFonts w:ascii="Cambria Math" w:eastAsiaTheme="minorEastAsia" w:hAnsi="Cambria Math" w:cs="Times New Roman"/>
                        <w:sz w:val="24"/>
                        <w:szCs w:val="24"/>
                        <w:lang w:val="en-US"/>
                      </w:rPr>
                    </w:ins>
                  </m:ctrlPr>
                </m:funcPr>
                <m:fName>
                  <m:r>
                    <w:ins w:id="1182" w:author="Gonzalo Ríos" w:date="2026-05-08T10:25:00Z" w16du:dateUtc="2026-05-08T00:25:00Z">
                      <m:rPr>
                        <m:sty m:val="p"/>
                      </m:rPr>
                      <w:rPr>
                        <w:rFonts w:ascii="Cambria Math" w:eastAsiaTheme="minorEastAsia" w:hAnsi="Cambria Math" w:cs="Times New Roman"/>
                        <w:sz w:val="24"/>
                        <w:szCs w:val="24"/>
                        <w:lang w:val="en-US"/>
                      </w:rPr>
                      <m:t>exp</m:t>
                    </w:ins>
                  </m:r>
                </m:fName>
                <m:e>
                  <m:d>
                    <m:dPr>
                      <m:ctrlPr>
                        <w:ins w:id="1183" w:author="Gonzalo Ríos" w:date="2026-05-08T10:25:00Z" w16du:dateUtc="2026-05-08T00:25:00Z">
                          <w:rPr>
                            <w:rFonts w:ascii="Cambria Math" w:eastAsiaTheme="minorEastAsia" w:hAnsi="Cambria Math" w:cs="Times New Roman"/>
                            <w:i/>
                            <w:sz w:val="24"/>
                            <w:szCs w:val="24"/>
                            <w:lang w:val="en-US"/>
                          </w:rPr>
                        </w:ins>
                      </m:ctrlPr>
                    </m:dPr>
                    <m:e>
                      <m:r>
                        <w:ins w:id="1184" w:author="Gonzalo Ríos" w:date="2026-05-08T10:26:00Z" w16du:dateUtc="2026-05-08T00:26:00Z">
                          <w:rPr>
                            <w:rFonts w:ascii="Cambria Math" w:eastAsiaTheme="minorEastAsia" w:hAnsi="Cambria Math" w:cs="Times New Roman"/>
                            <w:sz w:val="24"/>
                            <w:szCs w:val="24"/>
                            <w:lang w:val="en-US"/>
                          </w:rPr>
                          <m:t>7.5549+0.2350</m:t>
                        </w:ins>
                      </m:r>
                    </m:e>
                  </m:d>
                </m:e>
              </m:func>
              <m:r>
                <w:ins w:id="1185" w:author="Gonzalo Ríos" w:date="2026-05-08T10:25:00Z" w16du:dateUtc="2026-05-08T00:25:00Z">
                  <w:rPr>
                    <w:rFonts w:ascii="Cambria Math" w:eastAsiaTheme="minorEastAsia" w:hAnsi="Cambria Math" w:cs="Times New Roman"/>
                    <w:sz w:val="24"/>
                    <w:szCs w:val="24"/>
                    <w:lang w:val="en-US"/>
                  </w:rPr>
                  <m:t>-</m:t>
                </w:ins>
              </m:r>
              <m:r>
                <w:ins w:id="1186" w:author="Gonzalo Ríos" w:date="2026-05-08T10:25:00Z" w16du:dateUtc="2026-05-08T00:25:00Z">
                  <m:rPr>
                    <m:sty m:val="p"/>
                  </m:rPr>
                  <w:rPr>
                    <w:rFonts w:ascii="Cambria Math" w:eastAsiaTheme="minorEastAsia" w:hAnsi="Cambria Math" w:cs="Times New Roman"/>
                    <w:sz w:val="24"/>
                    <w:szCs w:val="24"/>
                    <w:lang w:val="en-US"/>
                  </w:rPr>
                  <m:t>exp⁡</m:t>
                </w:ins>
              </m:r>
              <m:r>
                <w:ins w:id="1187" w:author="Gonzalo Ríos" w:date="2026-05-08T10:25:00Z" w16du:dateUtc="2026-05-08T00:25:00Z">
                  <w:rPr>
                    <w:rFonts w:ascii="Cambria Math" w:eastAsiaTheme="minorEastAsia" w:hAnsi="Cambria Math" w:cs="Times New Roman"/>
                    <w:sz w:val="24"/>
                    <w:szCs w:val="24"/>
                    <w:lang w:val="en-US"/>
                  </w:rPr>
                  <m:t>(</m:t>
                </w:ins>
              </m:r>
              <m:r>
                <w:ins w:id="1188" w:author="Gonzalo Ríos" w:date="2026-05-08T10:26:00Z" w16du:dateUtc="2026-05-08T00:26:00Z">
                  <w:rPr>
                    <w:rFonts w:ascii="Cambria Math" w:eastAsiaTheme="minorEastAsia" w:hAnsi="Cambria Math" w:cs="Times New Roman"/>
                    <w:sz w:val="24"/>
                    <w:szCs w:val="24"/>
                    <w:lang w:val="en-US"/>
                  </w:rPr>
                  <m:t>7.5549</m:t>
                </w:ins>
              </m:r>
              <m:r>
                <w:ins w:id="1189" w:author="Gonzalo Ríos" w:date="2026-05-08T10:25:00Z" w16du:dateUtc="2026-05-08T00:25:00Z">
                  <w:rPr>
                    <w:rFonts w:ascii="Cambria Math" w:eastAsiaTheme="minorEastAsia" w:hAnsi="Cambria Math" w:cs="Times New Roman"/>
                    <w:sz w:val="24"/>
                    <w:szCs w:val="24"/>
                    <w:lang w:val="en-US"/>
                  </w:rPr>
                  <m:t>)</m:t>
                </w:ins>
              </m:r>
            </m:sup>
          </m:sSup>
        </m:oMath>
      </m:oMathPara>
    </w:p>
    <w:p w14:paraId="773BE14F" w14:textId="58B0A8DC" w:rsidR="0013448F" w:rsidRDefault="0013448F" w:rsidP="00AE29EF">
      <w:pPr>
        <w:jc w:val="both"/>
        <w:rPr>
          <w:ins w:id="1190" w:author="Gonzalo Ríos" w:date="2026-05-06T11:48:00Z" w16du:dateUtc="2026-05-06T01:48:00Z"/>
          <w:rFonts w:ascii="Times New Roman" w:eastAsiaTheme="minorEastAsia" w:hAnsi="Times New Roman" w:cs="Times New Roman"/>
          <w:sz w:val="24"/>
          <w:szCs w:val="24"/>
          <w:lang w:val="en-US"/>
        </w:rPr>
      </w:pPr>
      <w:ins w:id="1191" w:author="Gonzalo Ríos" w:date="2026-05-08T10:26:00Z" w16du:dateUtc="2026-05-08T00:26:00Z">
        <w:r>
          <w:rPr>
            <w:rFonts w:ascii="Times New Roman" w:eastAsiaTheme="minorEastAsia" w:hAnsi="Times New Roman" w:cs="Times New Roman"/>
            <w:sz w:val="24"/>
            <w:szCs w:val="24"/>
            <w:lang w:val="en-US"/>
          </w:rPr>
          <w:t xml:space="preserve">Denoting the season works as a risk modifier </w:t>
        </w:r>
      </w:ins>
      <w:ins w:id="1192" w:author="Gonzalo Ríos" w:date="2026-05-08T10:27:00Z" w16du:dateUtc="2026-05-08T00:27:00Z">
        <w:r>
          <w:rPr>
            <w:rFonts w:ascii="Times New Roman" w:eastAsiaTheme="minorEastAsia" w:hAnsi="Times New Roman" w:cs="Times New Roman"/>
            <w:sz w:val="24"/>
            <w:szCs w:val="24"/>
            <w:lang w:val="en-US"/>
          </w:rPr>
          <w:t>depending on the exposure of the road segments in the model specification.</w:t>
        </w:r>
      </w:ins>
    </w:p>
    <w:p w14:paraId="77F55D0E" w14:textId="77777777" w:rsidR="00197B33" w:rsidRPr="004473DC" w:rsidRDefault="00197B33" w:rsidP="00197B33">
      <w:pPr>
        <w:rPr>
          <w:ins w:id="1193" w:author="Gonzalo Ríos" w:date="2026-05-06T11:48:00Z" w16du:dateUtc="2026-05-06T01:48:00Z"/>
          <w:rFonts w:ascii="Times New Roman" w:eastAsiaTheme="minorEastAsia" w:hAnsi="Times New Roman" w:cs="Times New Roman"/>
          <w:b/>
          <w:bCs/>
          <w:sz w:val="24"/>
          <w:szCs w:val="24"/>
          <w:lang w:val="en-US"/>
        </w:rPr>
      </w:pPr>
      <w:ins w:id="1194" w:author="Gonzalo Ríos" w:date="2026-05-06T11:48:00Z" w16du:dateUtc="2026-05-06T01:48:00Z">
        <w:r w:rsidRPr="004473DC">
          <w:rPr>
            <w:rFonts w:ascii="Times New Roman" w:eastAsiaTheme="minorEastAsia" w:hAnsi="Times New Roman" w:cs="Times New Roman"/>
            <w:b/>
            <w:bCs/>
            <w:sz w:val="24"/>
            <w:szCs w:val="24"/>
            <w:lang w:val="en-US"/>
          </w:rPr>
          <w:t>Discussions</w:t>
        </w:r>
      </w:ins>
    </w:p>
    <w:p w14:paraId="1AFFD0D5" w14:textId="77777777" w:rsidR="00197B33" w:rsidRDefault="00197B33" w:rsidP="00197B33">
      <w:pPr>
        <w:jc w:val="both"/>
        <w:rPr>
          <w:ins w:id="1195" w:author="Gonzalo Ríos" w:date="2026-05-06T11:48:00Z" w16du:dateUtc="2026-05-06T01:48:00Z"/>
          <w:rFonts w:ascii="Times New Roman" w:eastAsiaTheme="minorEastAsia" w:hAnsi="Times New Roman" w:cs="Times New Roman"/>
          <w:sz w:val="24"/>
          <w:szCs w:val="24"/>
          <w:lang w:val="en-US"/>
        </w:rPr>
      </w:pPr>
      <w:ins w:id="1196" w:author="Gonzalo Ríos" w:date="2026-05-06T11:48:00Z" w16du:dateUtc="2026-05-06T01:48:00Z">
        <w:r>
          <w:rPr>
            <w:rFonts w:ascii="Times New Roman" w:eastAsiaTheme="minorEastAsia" w:hAnsi="Times New Roman" w:cs="Times New Roman"/>
            <w:sz w:val="24"/>
            <w:szCs w:val="24"/>
            <w:lang w:val="en-US"/>
          </w:rPr>
          <w:t>This study contributes to the literature on road safety by providing properties and advantages derived from hierarchical model’s framework, along with comparison to traditional methods. The setting includes the integration of exposure, geometric design features, and contextual factors in a single unified structure. Unlike traditional approaches based on the multiplicative formulation provided by the HSM, where exposure is treated externally and with a fixed elasticity, the hierarchical framework incorporates exposure directly into the data-generating process, allowing its effect to vary across diverse contexts. This distinction has important implications for both statistical inference and the interpretation of crash modification effects of features.</w:t>
        </w:r>
      </w:ins>
    </w:p>
    <w:p w14:paraId="0C2926E2" w14:textId="34EFE067" w:rsidR="001C7247" w:rsidRDefault="00197B33" w:rsidP="00197B33">
      <w:pPr>
        <w:jc w:val="both"/>
        <w:rPr>
          <w:ins w:id="1197" w:author="Gonzalo Ríos" w:date="2026-05-06T11:56:00Z" w16du:dateUtc="2026-05-06T01:56:00Z"/>
          <w:rFonts w:ascii="Times New Roman" w:eastAsiaTheme="minorEastAsia" w:hAnsi="Times New Roman" w:cs="Times New Roman"/>
          <w:sz w:val="24"/>
          <w:szCs w:val="24"/>
          <w:lang w:val="en-US"/>
        </w:rPr>
      </w:pPr>
      <w:ins w:id="1198" w:author="Gonzalo Ríos" w:date="2026-05-06T11:48:00Z" w16du:dateUtc="2026-05-06T01:48:00Z">
        <w:r>
          <w:rPr>
            <w:rFonts w:ascii="Times New Roman" w:eastAsiaTheme="minorEastAsia" w:hAnsi="Times New Roman" w:cs="Times New Roman"/>
            <w:sz w:val="24"/>
            <w:szCs w:val="24"/>
            <w:lang w:val="en-US"/>
          </w:rPr>
          <w:t xml:space="preserve">A central contribution of this work lies in the explicit separation between baseline crash propensity and traffic-response behavior. Conventional methods of SPF formulations, exposure is introduced through offsets or multiplicative scaling, implicitly assuming constant elasticity of crashes with respect to traffic volume. However, empirical and theoretical studies </w:t>
        </w:r>
        <w:r>
          <w:rPr>
            <w:rFonts w:ascii="Times New Roman" w:eastAsiaTheme="minorEastAsia" w:hAnsi="Times New Roman" w:cs="Times New Roman"/>
            <w:sz w:val="24"/>
            <w:szCs w:val="24"/>
            <w:lang w:val="en-US"/>
          </w:rPr>
          <w:lastRenderedPageBreak/>
          <w:t xml:space="preserve">have consistently shown that relationships between traffic flow, crash frequency, and crash severity are non-linear, often exhibiting a saturation effect </w:t>
        </w:r>
      </w:ins>
      <w:customXmlInsRangeStart w:id="1199" w:author="Gonzalo Ríos" w:date="2026-05-06T11:54:00Z"/>
      <w:sdt>
        <w:sdtPr>
          <w:rPr>
            <w:rFonts w:ascii="Times New Roman" w:eastAsiaTheme="minorEastAsia" w:hAnsi="Times New Roman" w:cs="Times New Roman"/>
            <w:sz w:val="24"/>
            <w:szCs w:val="24"/>
            <w:lang w:val="en-US"/>
          </w:rPr>
          <w:id w:val="-1168642193"/>
          <w:citation/>
        </w:sdtPr>
        <w:sdtContent>
          <w:customXmlInsRangeEnd w:id="1199"/>
          <w:ins w:id="1200" w:author="Gonzalo Ríos" w:date="2026-05-06T11:54:00Z" w16du:dateUtc="2026-05-06T01:54:00Z">
            <w:r w:rsidR="001C7247">
              <w:rPr>
                <w:rFonts w:ascii="Times New Roman" w:eastAsiaTheme="minorEastAsia" w:hAnsi="Times New Roman" w:cs="Times New Roman"/>
                <w:sz w:val="24"/>
                <w:szCs w:val="24"/>
                <w:lang w:val="en-US"/>
              </w:rPr>
              <w:fldChar w:fldCharType="begin"/>
            </w:r>
            <w:r w:rsidR="001C7247" w:rsidRPr="001C7247">
              <w:rPr>
                <w:rFonts w:ascii="Times New Roman" w:eastAsiaTheme="minorEastAsia" w:hAnsi="Times New Roman" w:cs="Times New Roman"/>
                <w:sz w:val="24"/>
                <w:szCs w:val="24"/>
                <w:lang w:val="en-US"/>
                <w:rPrChange w:id="1201" w:author="Gonzalo Ríos" w:date="2026-05-06T11:54:00Z" w16du:dateUtc="2026-05-06T01:54:00Z">
                  <w:rPr>
                    <w:rFonts w:ascii="Times New Roman" w:eastAsiaTheme="minorEastAsia" w:hAnsi="Times New Roman" w:cs="Times New Roman"/>
                    <w:sz w:val="24"/>
                    <w:szCs w:val="24"/>
                    <w:lang w:val="es-ES"/>
                  </w:rPr>
                </w:rPrChange>
              </w:rPr>
              <w:instrText xml:space="preserve"> CITATION Def221 \l 3082 </w:instrText>
            </w:r>
          </w:ins>
          <w:ins w:id="1202" w:author="Gonzalo Ríos" w:date="2026-05-06T11:55:00Z" w16du:dateUtc="2026-05-06T01:55:00Z">
            <w:r w:rsidR="001C7247">
              <w:rPr>
                <w:rFonts w:ascii="Times New Roman" w:eastAsiaTheme="minorEastAsia" w:hAnsi="Times New Roman" w:cs="Times New Roman"/>
                <w:sz w:val="24"/>
                <w:szCs w:val="24"/>
                <w:lang w:val="en-US"/>
              </w:rPr>
              <w:instrText xml:space="preserve"> \m Fio25</w:instrText>
            </w:r>
          </w:ins>
          <w:r w:rsidR="001C7247">
            <w:rPr>
              <w:rFonts w:ascii="Times New Roman" w:eastAsiaTheme="minorEastAsia" w:hAnsi="Times New Roman" w:cs="Times New Roman"/>
              <w:sz w:val="24"/>
              <w:szCs w:val="24"/>
              <w:lang w:val="en-US"/>
            </w:rPr>
            <w:fldChar w:fldCharType="separate"/>
          </w:r>
          <w:r w:rsidR="00902A32" w:rsidRPr="00902A32">
            <w:rPr>
              <w:rFonts w:ascii="Times New Roman" w:eastAsiaTheme="minorEastAsia" w:hAnsi="Times New Roman" w:cs="Times New Roman"/>
              <w:noProof/>
              <w:sz w:val="24"/>
              <w:szCs w:val="24"/>
              <w:lang w:val="en-US"/>
            </w:rPr>
            <w:t>(Deflorio, 2022; Fiorentini, 2025)</w:t>
          </w:r>
          <w:ins w:id="1203" w:author="Gonzalo Ríos" w:date="2026-05-06T11:54:00Z" w16du:dateUtc="2026-05-06T01:54:00Z">
            <w:r w:rsidR="001C7247">
              <w:rPr>
                <w:rFonts w:ascii="Times New Roman" w:eastAsiaTheme="minorEastAsia" w:hAnsi="Times New Roman" w:cs="Times New Roman"/>
                <w:sz w:val="24"/>
                <w:szCs w:val="24"/>
                <w:lang w:val="en-US"/>
              </w:rPr>
              <w:fldChar w:fldCharType="end"/>
            </w:r>
          </w:ins>
          <w:customXmlInsRangeStart w:id="1204" w:author="Gonzalo Ríos" w:date="2026-05-06T11:54:00Z"/>
        </w:sdtContent>
      </w:sdt>
      <w:customXmlInsRangeEnd w:id="1204"/>
      <w:ins w:id="1205" w:author="Gonzalo Ríos" w:date="2026-05-06T11:56:00Z" w16du:dateUtc="2026-05-06T01:56:00Z">
        <w:r w:rsidR="001C7247">
          <w:rPr>
            <w:rFonts w:ascii="Times New Roman" w:eastAsiaTheme="minorEastAsia" w:hAnsi="Times New Roman" w:cs="Times New Roman"/>
            <w:sz w:val="24"/>
            <w:szCs w:val="24"/>
            <w:lang w:val="en-US"/>
          </w:rPr>
          <w:t>. By modelling exposure as a varying coefficient within a hierarchical structure, the proposed approach allows traffic elasticity to depend on contextual and geometric characteristics, providing a more realistic representation of the data generation process in crash mechanisms</w:t>
        </w:r>
      </w:ins>
      <w:ins w:id="1206" w:author="Gonzalo Ríos" w:date="2026-05-06T19:19:00Z" w16du:dateUtc="2026-05-06T09:19:00Z">
        <w:r w:rsidR="00453F04">
          <w:rPr>
            <w:rFonts w:ascii="Times New Roman" w:eastAsiaTheme="minorEastAsia" w:hAnsi="Times New Roman" w:cs="Times New Roman"/>
            <w:sz w:val="24"/>
            <w:szCs w:val="24"/>
            <w:lang w:val="en-US"/>
          </w:rPr>
          <w:t xml:space="preserve"> </w:t>
        </w:r>
      </w:ins>
      <w:customXmlInsRangeStart w:id="1207" w:author="Gonzalo Ríos" w:date="2026-05-06T19:21:00Z"/>
      <w:sdt>
        <w:sdtPr>
          <w:rPr>
            <w:rFonts w:ascii="Times New Roman" w:eastAsiaTheme="minorEastAsia" w:hAnsi="Times New Roman" w:cs="Times New Roman"/>
            <w:sz w:val="24"/>
            <w:szCs w:val="24"/>
            <w:lang w:val="en-US"/>
          </w:rPr>
          <w:id w:val="606394159"/>
          <w:citation/>
        </w:sdtPr>
        <w:sdtContent>
          <w:customXmlInsRangeEnd w:id="1207"/>
          <w:ins w:id="1208" w:author="Gonzalo Ríos" w:date="2026-05-06T19:21:00Z" w16du:dateUtc="2026-05-06T09:21:00Z">
            <w:r w:rsidR="00453F04">
              <w:rPr>
                <w:rFonts w:ascii="Times New Roman" w:eastAsiaTheme="minorEastAsia" w:hAnsi="Times New Roman" w:cs="Times New Roman"/>
                <w:sz w:val="24"/>
                <w:szCs w:val="24"/>
                <w:lang w:val="en-US"/>
              </w:rPr>
              <w:fldChar w:fldCharType="begin"/>
            </w:r>
            <w:r w:rsidR="00453F04" w:rsidRPr="00453F04">
              <w:rPr>
                <w:rFonts w:ascii="Times New Roman" w:eastAsiaTheme="minorEastAsia" w:hAnsi="Times New Roman" w:cs="Times New Roman"/>
                <w:sz w:val="24"/>
                <w:szCs w:val="24"/>
                <w:lang w:val="en-US"/>
                <w:rPrChange w:id="1209" w:author="Gonzalo Ríos" w:date="2026-05-06T19:21:00Z" w16du:dateUtc="2026-05-06T09:21:00Z">
                  <w:rPr>
                    <w:rFonts w:ascii="Times New Roman" w:eastAsiaTheme="minorEastAsia" w:hAnsi="Times New Roman" w:cs="Times New Roman"/>
                    <w:sz w:val="24"/>
                    <w:szCs w:val="24"/>
                  </w:rPr>
                </w:rPrChange>
              </w:rPr>
              <w:instrText xml:space="preserve"> CITATION Mun20 \l 13322 </w:instrText>
            </w:r>
          </w:ins>
          <w:r w:rsidR="00453F04">
            <w:rPr>
              <w:rFonts w:ascii="Times New Roman" w:eastAsiaTheme="minorEastAsia" w:hAnsi="Times New Roman" w:cs="Times New Roman"/>
              <w:sz w:val="24"/>
              <w:szCs w:val="24"/>
              <w:lang w:val="en-US"/>
            </w:rPr>
            <w:fldChar w:fldCharType="separate"/>
          </w:r>
          <w:ins w:id="1210" w:author="Gonzalo Ríos" w:date="2026-05-06T19:21:00Z" w16du:dateUtc="2026-05-06T09:21:00Z">
            <w:r w:rsidR="00453F04" w:rsidRPr="00453F04">
              <w:rPr>
                <w:rFonts w:ascii="Times New Roman" w:eastAsiaTheme="minorEastAsia" w:hAnsi="Times New Roman" w:cs="Times New Roman"/>
                <w:noProof/>
                <w:sz w:val="24"/>
                <w:szCs w:val="24"/>
                <w:lang w:val="en-US"/>
                <w:rPrChange w:id="1211" w:author="Gonzalo Ríos" w:date="2026-05-06T19:21:00Z" w16du:dateUtc="2026-05-06T09:21:00Z">
                  <w:rPr/>
                </w:rPrChange>
              </w:rPr>
              <w:t>(Munira, 2020)</w:t>
            </w:r>
            <w:r w:rsidR="00453F04">
              <w:rPr>
                <w:rFonts w:ascii="Times New Roman" w:eastAsiaTheme="minorEastAsia" w:hAnsi="Times New Roman" w:cs="Times New Roman"/>
                <w:sz w:val="24"/>
                <w:szCs w:val="24"/>
                <w:lang w:val="en-US"/>
              </w:rPr>
              <w:fldChar w:fldCharType="end"/>
            </w:r>
          </w:ins>
          <w:customXmlInsRangeStart w:id="1212" w:author="Gonzalo Ríos" w:date="2026-05-06T19:21:00Z"/>
        </w:sdtContent>
      </w:sdt>
      <w:customXmlInsRangeEnd w:id="1212"/>
      <w:ins w:id="1213" w:author="Gonzalo Ríos" w:date="2026-05-06T11:56:00Z" w16du:dateUtc="2026-05-06T01:56:00Z">
        <w:r w:rsidR="001C7247">
          <w:rPr>
            <w:rFonts w:ascii="Times New Roman" w:eastAsiaTheme="minorEastAsia" w:hAnsi="Times New Roman" w:cs="Times New Roman"/>
            <w:sz w:val="24"/>
            <w:szCs w:val="24"/>
            <w:lang w:val="en-US"/>
          </w:rPr>
          <w:t>. Furthermore, this result not only aligns with existing theoretical insights but also enhances the interpretability of the resulting SPF.</w:t>
        </w:r>
      </w:ins>
    </w:p>
    <w:p w14:paraId="2B8392F1" w14:textId="0C505BA2" w:rsidR="001C7247" w:rsidRDefault="001C7247" w:rsidP="00197B33">
      <w:pPr>
        <w:jc w:val="both"/>
        <w:rPr>
          <w:ins w:id="1214" w:author="Gonzalo Ríos" w:date="2026-05-06T12:00:00Z" w16du:dateUtc="2026-05-06T02:00:00Z"/>
          <w:rFonts w:ascii="Times New Roman" w:eastAsiaTheme="minorEastAsia" w:hAnsi="Times New Roman" w:cs="Times New Roman"/>
          <w:sz w:val="24"/>
          <w:szCs w:val="24"/>
          <w:lang w:val="en-US"/>
        </w:rPr>
      </w:pPr>
      <w:ins w:id="1215" w:author="Gonzalo Ríos" w:date="2026-05-06T11:56:00Z" w16du:dateUtc="2026-05-06T01:56:00Z">
        <w:r>
          <w:rPr>
            <w:rFonts w:ascii="Times New Roman" w:eastAsiaTheme="minorEastAsia" w:hAnsi="Times New Roman" w:cs="Times New Roman"/>
            <w:sz w:val="24"/>
            <w:szCs w:val="24"/>
            <w:lang w:val="en-US"/>
          </w:rPr>
          <w:t xml:space="preserve">Regarding methodological perspectives, the hierarchical framework addresses a fundamental limitation of traditional regression-based models in relation to the treatment of heterogeneity. Road safety data are inherently structured, with observations nested within segments, functional classes, environmental contexts or urban conditions </w:t>
        </w:r>
      </w:ins>
      <w:customXmlInsRangeStart w:id="1216" w:author="Gonzalo Ríos" w:date="2026-05-06T11:57:00Z"/>
      <w:sdt>
        <w:sdtPr>
          <w:rPr>
            <w:rFonts w:ascii="Times New Roman" w:eastAsiaTheme="minorEastAsia" w:hAnsi="Times New Roman" w:cs="Times New Roman"/>
            <w:sz w:val="24"/>
            <w:szCs w:val="24"/>
            <w:lang w:val="en-US"/>
          </w:rPr>
          <w:id w:val="-1564790012"/>
          <w:citation/>
        </w:sdtPr>
        <w:sdtContent>
          <w:customXmlInsRangeEnd w:id="1216"/>
          <w:ins w:id="1217" w:author="Gonzalo Ríos" w:date="2026-05-06T11:57:00Z" w16du:dateUtc="2026-05-06T01:57:00Z">
            <w:r>
              <w:rPr>
                <w:rFonts w:ascii="Times New Roman" w:eastAsiaTheme="minorEastAsia" w:hAnsi="Times New Roman" w:cs="Times New Roman"/>
                <w:sz w:val="24"/>
                <w:szCs w:val="24"/>
                <w:lang w:val="en-US"/>
              </w:rPr>
              <w:fldChar w:fldCharType="begin"/>
            </w:r>
            <w:r w:rsidRPr="001C7247">
              <w:rPr>
                <w:rFonts w:ascii="Times New Roman" w:eastAsiaTheme="minorEastAsia" w:hAnsi="Times New Roman" w:cs="Times New Roman"/>
                <w:sz w:val="24"/>
                <w:szCs w:val="24"/>
                <w:lang w:val="en-US"/>
                <w:rPrChange w:id="1218" w:author="Gonzalo Ríos" w:date="2026-05-06T11:57:00Z" w16du:dateUtc="2026-05-06T01:57:00Z">
                  <w:rPr>
                    <w:rFonts w:ascii="Times New Roman" w:eastAsiaTheme="minorEastAsia" w:hAnsi="Times New Roman" w:cs="Times New Roman"/>
                    <w:sz w:val="24"/>
                    <w:szCs w:val="24"/>
                    <w:lang w:val="es-ES"/>
                  </w:rPr>
                </w:rPrChange>
              </w:rPr>
              <w:instrText xml:space="preserve"> CITATION Man201 \l 3082 </w:instrText>
            </w:r>
          </w:ins>
          <w:r>
            <w:rPr>
              <w:rFonts w:ascii="Times New Roman" w:eastAsiaTheme="minorEastAsia" w:hAnsi="Times New Roman" w:cs="Times New Roman"/>
              <w:sz w:val="24"/>
              <w:szCs w:val="24"/>
              <w:lang w:val="en-US"/>
            </w:rPr>
            <w:fldChar w:fldCharType="separate"/>
          </w:r>
          <w:r w:rsidR="00902A32" w:rsidRPr="00902A32">
            <w:rPr>
              <w:rFonts w:ascii="Times New Roman" w:eastAsiaTheme="minorEastAsia" w:hAnsi="Times New Roman" w:cs="Times New Roman"/>
              <w:noProof/>
              <w:sz w:val="24"/>
              <w:szCs w:val="24"/>
              <w:lang w:val="en-US"/>
            </w:rPr>
            <w:t>(Mannering, 2020)</w:t>
          </w:r>
          <w:ins w:id="1219" w:author="Gonzalo Ríos" w:date="2026-05-06T11:57:00Z" w16du:dateUtc="2026-05-06T01:57:00Z">
            <w:r>
              <w:rPr>
                <w:rFonts w:ascii="Times New Roman" w:eastAsiaTheme="minorEastAsia" w:hAnsi="Times New Roman" w:cs="Times New Roman"/>
                <w:sz w:val="24"/>
                <w:szCs w:val="24"/>
                <w:lang w:val="en-US"/>
              </w:rPr>
              <w:fldChar w:fldCharType="end"/>
            </w:r>
          </w:ins>
          <w:customXmlInsRangeStart w:id="1220" w:author="Gonzalo Ríos" w:date="2026-05-06T11:57:00Z"/>
        </w:sdtContent>
      </w:sdt>
      <w:customXmlInsRangeEnd w:id="1220"/>
      <w:ins w:id="1221" w:author="Gonzalo Ríos" w:date="2026-05-06T11:58:00Z" w16du:dateUtc="2026-05-06T01:58:00Z">
        <w:r>
          <w:rPr>
            <w:rFonts w:ascii="Times New Roman" w:eastAsiaTheme="minorEastAsia" w:hAnsi="Times New Roman" w:cs="Times New Roman"/>
            <w:sz w:val="24"/>
            <w:szCs w:val="24"/>
            <w:lang w:val="en-US"/>
          </w:rPr>
          <w:t xml:space="preserve">. Ignoring such structure, as in complete pooling models, can lead to biased estimates due to omitted group-level effects </w:t>
        </w:r>
      </w:ins>
      <w:customXmlInsRangeStart w:id="1222" w:author="Gonzalo Ríos" w:date="2026-05-06T11:59:00Z"/>
      <w:sdt>
        <w:sdtPr>
          <w:rPr>
            <w:rFonts w:ascii="Times New Roman" w:eastAsiaTheme="minorEastAsia" w:hAnsi="Times New Roman" w:cs="Times New Roman"/>
            <w:sz w:val="24"/>
            <w:szCs w:val="24"/>
            <w:lang w:val="en-US"/>
          </w:rPr>
          <w:id w:val="-1421396233"/>
          <w:citation/>
        </w:sdtPr>
        <w:sdtContent>
          <w:customXmlInsRangeEnd w:id="1222"/>
          <w:ins w:id="1223" w:author="Gonzalo Ríos" w:date="2026-05-06T11:59:00Z" w16du:dateUtc="2026-05-06T01:59:00Z">
            <w:r>
              <w:rPr>
                <w:rFonts w:ascii="Times New Roman" w:eastAsiaTheme="minorEastAsia" w:hAnsi="Times New Roman" w:cs="Times New Roman"/>
                <w:sz w:val="24"/>
                <w:szCs w:val="24"/>
                <w:lang w:val="en-US"/>
              </w:rPr>
              <w:fldChar w:fldCharType="begin"/>
            </w:r>
            <w:r w:rsidRPr="001C7247">
              <w:rPr>
                <w:rFonts w:ascii="Times New Roman" w:eastAsiaTheme="minorEastAsia" w:hAnsi="Times New Roman" w:cs="Times New Roman"/>
                <w:sz w:val="24"/>
                <w:szCs w:val="24"/>
                <w:lang w:val="en-US"/>
                <w:rPrChange w:id="1224" w:author="Gonzalo Ríos" w:date="2026-05-06T11:59:00Z" w16du:dateUtc="2026-05-06T01:59:00Z">
                  <w:rPr>
                    <w:rFonts w:ascii="Times New Roman" w:eastAsiaTheme="minorEastAsia" w:hAnsi="Times New Roman" w:cs="Times New Roman"/>
                    <w:sz w:val="24"/>
                    <w:szCs w:val="24"/>
                    <w:lang w:val="es-ES"/>
                  </w:rPr>
                </w:rPrChange>
              </w:rPr>
              <w:instrText xml:space="preserve"> CITATION Mit121 \l 3082 </w:instrText>
            </w:r>
          </w:ins>
          <w:r>
            <w:rPr>
              <w:rFonts w:ascii="Times New Roman" w:eastAsiaTheme="minorEastAsia" w:hAnsi="Times New Roman" w:cs="Times New Roman"/>
              <w:sz w:val="24"/>
              <w:szCs w:val="24"/>
              <w:lang w:val="en-US"/>
            </w:rPr>
            <w:fldChar w:fldCharType="separate"/>
          </w:r>
          <w:r w:rsidR="00902A32" w:rsidRPr="00902A32">
            <w:rPr>
              <w:rFonts w:ascii="Times New Roman" w:eastAsiaTheme="minorEastAsia" w:hAnsi="Times New Roman" w:cs="Times New Roman"/>
              <w:noProof/>
              <w:sz w:val="24"/>
              <w:szCs w:val="24"/>
              <w:lang w:val="en-US"/>
            </w:rPr>
            <w:t>(Mitra, 2012)</w:t>
          </w:r>
          <w:ins w:id="1225" w:author="Gonzalo Ríos" w:date="2026-05-06T11:59:00Z" w16du:dateUtc="2026-05-06T01:59:00Z">
            <w:r>
              <w:rPr>
                <w:rFonts w:ascii="Times New Roman" w:eastAsiaTheme="minorEastAsia" w:hAnsi="Times New Roman" w:cs="Times New Roman"/>
                <w:sz w:val="24"/>
                <w:szCs w:val="24"/>
                <w:lang w:val="en-US"/>
              </w:rPr>
              <w:fldChar w:fldCharType="end"/>
            </w:r>
          </w:ins>
          <w:customXmlInsRangeStart w:id="1226" w:author="Gonzalo Ríos" w:date="2026-05-06T11:59:00Z"/>
        </w:sdtContent>
      </w:sdt>
      <w:customXmlInsRangeEnd w:id="1226"/>
      <w:ins w:id="1227" w:author="Gonzalo Ríos" w:date="2026-05-06T11:59:00Z" w16du:dateUtc="2026-05-06T01:59:00Z">
        <w:r>
          <w:rPr>
            <w:rFonts w:ascii="Times New Roman" w:eastAsiaTheme="minorEastAsia" w:hAnsi="Times New Roman" w:cs="Times New Roman"/>
            <w:sz w:val="24"/>
            <w:szCs w:val="24"/>
            <w:lang w:val="en-US"/>
          </w:rPr>
          <w:t xml:space="preserve">. Conversely, estimating separate models for each group (no pooling) often results in unstable estimates, particularly when group sizes are small. In this sense, the hierarchical approach provides a principled compromise through partial pooling effects, allowing information to be shared across groups while preserving relevant heterogeneity. This property is closely related to the EB framework, a method widely used in road safety analysis, which reinforces the theoretical consistency of the proposed model </w:t>
        </w:r>
      </w:ins>
      <w:customXmlInsRangeStart w:id="1228" w:author="Gonzalo Ríos" w:date="2026-05-06T12:00:00Z"/>
      <w:sdt>
        <w:sdtPr>
          <w:rPr>
            <w:rFonts w:ascii="Times New Roman" w:eastAsiaTheme="minorEastAsia" w:hAnsi="Times New Roman" w:cs="Times New Roman"/>
            <w:sz w:val="24"/>
            <w:szCs w:val="24"/>
            <w:lang w:val="en-US"/>
          </w:rPr>
          <w:id w:val="-530340080"/>
          <w:citation/>
        </w:sdtPr>
        <w:sdtContent>
          <w:customXmlInsRangeEnd w:id="1228"/>
          <w:ins w:id="1229" w:author="Gonzalo Ríos" w:date="2026-05-06T12:00:00Z" w16du:dateUtc="2026-05-06T02:00:00Z">
            <w:r w:rsidR="00AD04C7">
              <w:rPr>
                <w:rFonts w:ascii="Times New Roman" w:eastAsiaTheme="minorEastAsia" w:hAnsi="Times New Roman" w:cs="Times New Roman"/>
                <w:sz w:val="24"/>
                <w:szCs w:val="24"/>
                <w:lang w:val="en-US"/>
              </w:rPr>
              <w:fldChar w:fldCharType="begin"/>
            </w:r>
            <w:r w:rsidR="00AD04C7" w:rsidRPr="00AD04C7">
              <w:rPr>
                <w:rFonts w:ascii="Times New Roman" w:eastAsiaTheme="minorEastAsia" w:hAnsi="Times New Roman" w:cs="Times New Roman"/>
                <w:sz w:val="24"/>
                <w:szCs w:val="24"/>
                <w:lang w:val="en-US"/>
                <w:rPrChange w:id="1230" w:author="Gonzalo Ríos" w:date="2026-05-06T12:00:00Z" w16du:dateUtc="2026-05-06T02:00:00Z">
                  <w:rPr>
                    <w:rFonts w:ascii="Times New Roman" w:eastAsiaTheme="minorEastAsia" w:hAnsi="Times New Roman" w:cs="Times New Roman"/>
                    <w:sz w:val="24"/>
                    <w:szCs w:val="24"/>
                    <w:lang w:val="es-ES"/>
                  </w:rPr>
                </w:rPrChange>
              </w:rPr>
              <w:instrText xml:space="preserve"> CITATION Faw171 \l 3082 </w:instrText>
            </w:r>
          </w:ins>
          <w:r w:rsidR="00AD04C7">
            <w:rPr>
              <w:rFonts w:ascii="Times New Roman" w:eastAsiaTheme="minorEastAsia" w:hAnsi="Times New Roman" w:cs="Times New Roman"/>
              <w:sz w:val="24"/>
              <w:szCs w:val="24"/>
              <w:lang w:val="en-US"/>
            </w:rPr>
            <w:fldChar w:fldCharType="separate"/>
          </w:r>
          <w:r w:rsidR="00902A32" w:rsidRPr="00902A32">
            <w:rPr>
              <w:rFonts w:ascii="Times New Roman" w:eastAsiaTheme="minorEastAsia" w:hAnsi="Times New Roman" w:cs="Times New Roman"/>
              <w:noProof/>
              <w:sz w:val="24"/>
              <w:szCs w:val="24"/>
              <w:lang w:val="en-US"/>
            </w:rPr>
            <w:t>(Fawcett, 2017)</w:t>
          </w:r>
          <w:ins w:id="1231" w:author="Gonzalo Ríos" w:date="2026-05-06T12:00:00Z" w16du:dateUtc="2026-05-06T02:00:00Z">
            <w:r w:rsidR="00AD04C7">
              <w:rPr>
                <w:rFonts w:ascii="Times New Roman" w:eastAsiaTheme="minorEastAsia" w:hAnsi="Times New Roman" w:cs="Times New Roman"/>
                <w:sz w:val="24"/>
                <w:szCs w:val="24"/>
                <w:lang w:val="en-US"/>
              </w:rPr>
              <w:fldChar w:fldCharType="end"/>
            </w:r>
          </w:ins>
          <w:customXmlInsRangeStart w:id="1232" w:author="Gonzalo Ríos" w:date="2026-05-06T12:00:00Z"/>
        </w:sdtContent>
      </w:sdt>
      <w:customXmlInsRangeEnd w:id="1232"/>
      <w:ins w:id="1233" w:author="Gonzalo Ríos" w:date="2026-05-06T12:00:00Z" w16du:dateUtc="2026-05-06T02:00:00Z">
        <w:r w:rsidR="00AD04C7">
          <w:rPr>
            <w:rFonts w:ascii="Times New Roman" w:eastAsiaTheme="minorEastAsia" w:hAnsi="Times New Roman" w:cs="Times New Roman"/>
            <w:sz w:val="24"/>
            <w:szCs w:val="24"/>
            <w:lang w:val="en-US"/>
          </w:rPr>
          <w:t>.</w:t>
        </w:r>
      </w:ins>
    </w:p>
    <w:p w14:paraId="70727887" w14:textId="2E240544" w:rsidR="00AD04C7" w:rsidRDefault="00AD04C7" w:rsidP="00197B33">
      <w:pPr>
        <w:jc w:val="both"/>
        <w:rPr>
          <w:ins w:id="1234" w:author="Gonzalo Ríos" w:date="2026-05-06T12:01:00Z" w16du:dateUtc="2026-05-06T02:01:00Z"/>
          <w:rFonts w:ascii="Times New Roman" w:eastAsiaTheme="minorEastAsia" w:hAnsi="Times New Roman" w:cs="Times New Roman"/>
          <w:sz w:val="24"/>
          <w:szCs w:val="24"/>
          <w:lang w:val="en-US"/>
        </w:rPr>
      </w:pPr>
      <w:ins w:id="1235" w:author="Gonzalo Ríos" w:date="2026-05-06T12:00:00Z" w16du:dateUtc="2026-05-06T02:00:00Z">
        <w:r>
          <w:rPr>
            <w:rFonts w:ascii="Times New Roman" w:eastAsiaTheme="minorEastAsia" w:hAnsi="Times New Roman" w:cs="Times New Roman"/>
            <w:sz w:val="24"/>
            <w:szCs w:val="24"/>
            <w:lang w:val="en-US"/>
          </w:rPr>
          <w:t>Another important implication of hierarchical specification is its ability to mitigate omitted variable bias. Traditional methods of CMF development often fail to properly account for exposure and contextual factors, which can result in confounding, where the estimated effects of geometric features absorb the influence of unobserved variables</w:t>
        </w:r>
      </w:ins>
      <w:ins w:id="1236" w:author="Gonzalo Ríos" w:date="2026-05-06T19:22:00Z" w16du:dateUtc="2026-05-06T09:22:00Z">
        <w:r w:rsidR="00AF192B">
          <w:rPr>
            <w:rFonts w:ascii="Times New Roman" w:eastAsiaTheme="minorEastAsia" w:hAnsi="Times New Roman" w:cs="Times New Roman"/>
            <w:sz w:val="24"/>
            <w:szCs w:val="24"/>
            <w:lang w:val="en-US"/>
          </w:rPr>
          <w:t xml:space="preserve"> </w:t>
        </w:r>
      </w:ins>
      <w:customXmlInsRangeStart w:id="1237" w:author="Gonzalo Ríos" w:date="2026-05-06T19:26:00Z"/>
      <w:sdt>
        <w:sdtPr>
          <w:rPr>
            <w:rFonts w:ascii="Times New Roman" w:eastAsiaTheme="minorEastAsia" w:hAnsi="Times New Roman" w:cs="Times New Roman"/>
            <w:sz w:val="24"/>
            <w:szCs w:val="24"/>
            <w:lang w:val="en-US"/>
          </w:rPr>
          <w:id w:val="1031915003"/>
          <w:citation/>
        </w:sdtPr>
        <w:sdtContent>
          <w:customXmlInsRangeEnd w:id="1237"/>
          <w:ins w:id="1238" w:author="Gonzalo Ríos" w:date="2026-05-06T19:26:00Z" w16du:dateUtc="2026-05-06T09:26:00Z">
            <w:r w:rsidR="004A6D33">
              <w:rPr>
                <w:rFonts w:ascii="Times New Roman" w:eastAsiaTheme="minorEastAsia" w:hAnsi="Times New Roman" w:cs="Times New Roman"/>
                <w:sz w:val="24"/>
                <w:szCs w:val="24"/>
                <w:lang w:val="en-US"/>
              </w:rPr>
              <w:fldChar w:fldCharType="begin"/>
            </w:r>
            <w:r w:rsidR="004A6D33" w:rsidRPr="004A6D33">
              <w:rPr>
                <w:rFonts w:ascii="Times New Roman" w:eastAsiaTheme="minorEastAsia" w:hAnsi="Times New Roman" w:cs="Times New Roman"/>
                <w:sz w:val="24"/>
                <w:szCs w:val="24"/>
                <w:lang w:val="en-US"/>
                <w:rPrChange w:id="1239" w:author="Gonzalo Ríos" w:date="2026-05-06T19:26:00Z" w16du:dateUtc="2026-05-06T09:26:00Z">
                  <w:rPr>
                    <w:rFonts w:ascii="Times New Roman" w:eastAsiaTheme="minorEastAsia" w:hAnsi="Times New Roman" w:cs="Times New Roman"/>
                    <w:sz w:val="24"/>
                    <w:szCs w:val="24"/>
                  </w:rPr>
                </w:rPrChange>
              </w:rPr>
              <w:instrText xml:space="preserve"> CITATION Hau10 \l 13322 </w:instrText>
            </w:r>
          </w:ins>
          <w:r w:rsidR="004A6D33">
            <w:rPr>
              <w:rFonts w:ascii="Times New Roman" w:eastAsiaTheme="minorEastAsia" w:hAnsi="Times New Roman" w:cs="Times New Roman"/>
              <w:sz w:val="24"/>
              <w:szCs w:val="24"/>
              <w:lang w:val="en-US"/>
            </w:rPr>
            <w:fldChar w:fldCharType="separate"/>
          </w:r>
          <w:ins w:id="1240" w:author="Gonzalo Ríos" w:date="2026-05-06T19:26:00Z" w16du:dateUtc="2026-05-06T09:26:00Z">
            <w:r w:rsidR="004A6D33" w:rsidRPr="004A6D33">
              <w:rPr>
                <w:rFonts w:ascii="Times New Roman" w:eastAsiaTheme="minorEastAsia" w:hAnsi="Times New Roman" w:cs="Times New Roman"/>
                <w:noProof/>
                <w:sz w:val="24"/>
                <w:szCs w:val="24"/>
                <w:lang w:val="en-US"/>
                <w:rPrChange w:id="1241" w:author="Gonzalo Ríos" w:date="2026-05-06T19:26:00Z" w16du:dateUtc="2026-05-06T09:26:00Z">
                  <w:rPr/>
                </w:rPrChange>
              </w:rPr>
              <w:t>(Hauer, 2010)</w:t>
            </w:r>
            <w:r w:rsidR="004A6D33">
              <w:rPr>
                <w:rFonts w:ascii="Times New Roman" w:eastAsiaTheme="minorEastAsia" w:hAnsi="Times New Roman" w:cs="Times New Roman"/>
                <w:sz w:val="24"/>
                <w:szCs w:val="24"/>
                <w:lang w:val="en-US"/>
              </w:rPr>
              <w:fldChar w:fldCharType="end"/>
            </w:r>
          </w:ins>
          <w:customXmlInsRangeStart w:id="1242" w:author="Gonzalo Ríos" w:date="2026-05-06T19:26:00Z"/>
        </w:sdtContent>
      </w:sdt>
      <w:customXmlInsRangeEnd w:id="1242"/>
      <w:ins w:id="1243" w:author="Gonzalo Ríos" w:date="2026-05-06T12:00:00Z" w16du:dateUtc="2026-05-06T02:00:00Z">
        <w:r>
          <w:rPr>
            <w:rFonts w:ascii="Times New Roman" w:eastAsiaTheme="minorEastAsia" w:hAnsi="Times New Roman" w:cs="Times New Roman"/>
            <w:sz w:val="24"/>
            <w:szCs w:val="24"/>
            <w:lang w:val="en-US"/>
          </w:rPr>
          <w:t xml:space="preserve">. This can lead to counterintuitive or misleading interpretation of estimates, such as attributing increased crash risk to design features that are merely correlated with higher traffic volumes </w:t>
        </w:r>
      </w:ins>
      <w:customXmlInsRangeStart w:id="1244" w:author="Gonzalo Ríos" w:date="2026-05-06T12:00:00Z"/>
      <w:sdt>
        <w:sdtPr>
          <w:rPr>
            <w:rFonts w:ascii="Times New Roman" w:eastAsiaTheme="minorEastAsia" w:hAnsi="Times New Roman" w:cs="Times New Roman"/>
            <w:sz w:val="24"/>
            <w:szCs w:val="24"/>
            <w:lang w:val="en-US"/>
          </w:rPr>
          <w:id w:val="-1393803585"/>
          <w:citation/>
        </w:sdtPr>
        <w:sdtContent>
          <w:customXmlInsRangeEnd w:id="1244"/>
          <w:ins w:id="1245" w:author="Gonzalo Ríos" w:date="2026-05-06T12:00:00Z" w16du:dateUtc="2026-05-06T02:00:00Z">
            <w:r>
              <w:rPr>
                <w:rFonts w:ascii="Times New Roman" w:eastAsiaTheme="minorEastAsia" w:hAnsi="Times New Roman" w:cs="Times New Roman"/>
                <w:sz w:val="24"/>
                <w:szCs w:val="24"/>
                <w:lang w:val="en-US"/>
              </w:rPr>
              <w:fldChar w:fldCharType="begin"/>
            </w:r>
            <w:r w:rsidRPr="00AD04C7">
              <w:rPr>
                <w:rFonts w:ascii="Times New Roman" w:eastAsiaTheme="minorEastAsia" w:hAnsi="Times New Roman" w:cs="Times New Roman"/>
                <w:sz w:val="24"/>
                <w:szCs w:val="24"/>
                <w:lang w:val="en-US"/>
                <w:rPrChange w:id="1246" w:author="Gonzalo Ríos" w:date="2026-05-06T12:00:00Z" w16du:dateUtc="2026-05-06T02:00:00Z">
                  <w:rPr>
                    <w:rFonts w:ascii="Times New Roman" w:eastAsiaTheme="minorEastAsia" w:hAnsi="Times New Roman" w:cs="Times New Roman"/>
                    <w:sz w:val="24"/>
                    <w:szCs w:val="24"/>
                    <w:lang w:val="es-ES"/>
                  </w:rPr>
                </w:rPrChange>
              </w:rPr>
              <w:instrText xml:space="preserve"> CITATION Fio25 \l 3082 </w:instrText>
            </w:r>
          </w:ins>
          <w:r>
            <w:rPr>
              <w:rFonts w:ascii="Times New Roman" w:eastAsiaTheme="minorEastAsia" w:hAnsi="Times New Roman" w:cs="Times New Roman"/>
              <w:sz w:val="24"/>
              <w:szCs w:val="24"/>
              <w:lang w:val="en-US"/>
            </w:rPr>
            <w:fldChar w:fldCharType="separate"/>
          </w:r>
          <w:r w:rsidR="00902A32" w:rsidRPr="00902A32">
            <w:rPr>
              <w:rFonts w:ascii="Times New Roman" w:eastAsiaTheme="minorEastAsia" w:hAnsi="Times New Roman" w:cs="Times New Roman"/>
              <w:noProof/>
              <w:sz w:val="24"/>
              <w:szCs w:val="24"/>
              <w:lang w:val="en-US"/>
            </w:rPr>
            <w:t>(Fiorentini, 2025)</w:t>
          </w:r>
          <w:ins w:id="1247" w:author="Gonzalo Ríos" w:date="2026-05-06T12:00:00Z" w16du:dateUtc="2026-05-06T02:00:00Z">
            <w:r>
              <w:rPr>
                <w:rFonts w:ascii="Times New Roman" w:eastAsiaTheme="minorEastAsia" w:hAnsi="Times New Roman" w:cs="Times New Roman"/>
                <w:sz w:val="24"/>
                <w:szCs w:val="24"/>
                <w:lang w:val="en-US"/>
              </w:rPr>
              <w:fldChar w:fldCharType="end"/>
            </w:r>
          </w:ins>
          <w:customXmlInsRangeStart w:id="1248" w:author="Gonzalo Ríos" w:date="2026-05-06T12:00:00Z"/>
        </w:sdtContent>
      </w:sdt>
      <w:customXmlInsRangeEnd w:id="1248"/>
      <w:ins w:id="1249" w:author="Gonzalo Ríos" w:date="2026-05-06T12:00:00Z" w16du:dateUtc="2026-05-06T02:00:00Z">
        <w:r>
          <w:rPr>
            <w:rFonts w:ascii="Times New Roman" w:eastAsiaTheme="minorEastAsia" w:hAnsi="Times New Roman" w:cs="Times New Roman"/>
            <w:sz w:val="24"/>
            <w:szCs w:val="24"/>
            <w:lang w:val="en-US"/>
          </w:rPr>
          <w:t xml:space="preserve">. </w:t>
        </w:r>
      </w:ins>
      <w:ins w:id="1250" w:author="Gonzalo Ríos" w:date="2026-05-06T12:01:00Z" w16du:dateUtc="2026-05-06T02:01:00Z">
        <w:r>
          <w:rPr>
            <w:rFonts w:ascii="Times New Roman" w:eastAsiaTheme="minorEastAsia" w:hAnsi="Times New Roman" w:cs="Times New Roman"/>
            <w:sz w:val="24"/>
            <w:szCs w:val="24"/>
            <w:lang w:val="en-US"/>
          </w:rPr>
          <w:t>By incorporating exposure and contextual variables within a unified model and allowing for cross-level interactions, the hierarchical framework reduces the risk of such biases and produces more behavioral estimates.</w:t>
        </w:r>
      </w:ins>
    </w:p>
    <w:p w14:paraId="5CC23774" w14:textId="42E7358C" w:rsidR="00AD04C7" w:rsidRDefault="00AD04C7" w:rsidP="00AD04C7">
      <w:pPr>
        <w:jc w:val="both"/>
        <w:rPr>
          <w:ins w:id="1251" w:author="Gonzalo Ríos" w:date="2026-05-06T12:01:00Z" w16du:dateUtc="2026-05-06T02:01:00Z"/>
          <w:rFonts w:ascii="Times New Roman" w:eastAsiaTheme="minorEastAsia" w:hAnsi="Times New Roman" w:cs="Times New Roman"/>
          <w:sz w:val="24"/>
          <w:szCs w:val="24"/>
          <w:lang w:val="en-US"/>
        </w:rPr>
      </w:pPr>
      <w:ins w:id="1252" w:author="Gonzalo Ríos" w:date="2026-05-06T12:01:00Z" w16du:dateUtc="2026-05-06T02:01:00Z">
        <w:r>
          <w:rPr>
            <w:rFonts w:ascii="Times New Roman" w:eastAsiaTheme="minorEastAsia" w:hAnsi="Times New Roman" w:cs="Times New Roman"/>
            <w:sz w:val="24"/>
            <w:szCs w:val="24"/>
            <w:lang w:val="en-US"/>
          </w:rPr>
          <w:t>The empirical results further illustrate how these theoretical advantages are translated into practice, although the magnitude of the benefits of the hierarchical approach depends on the characteristics of the data. In settings with substantial heterogeneity, the hierarchical model improves predictive performance and stabilizes estimates by reducing extreme predictions. In more homogeneous or structured datasets, the gains are more modest and primarily relate to improved interpretability and robustness. In this sense, the results also highlight the importance of carefully specifying the variance structure and assessing the balance between flexibility and regularization.</w:t>
        </w:r>
      </w:ins>
    </w:p>
    <w:p w14:paraId="0E61B5E7" w14:textId="77777777" w:rsidR="00AD04C7" w:rsidRDefault="00AD04C7" w:rsidP="00AD04C7">
      <w:pPr>
        <w:jc w:val="both"/>
        <w:rPr>
          <w:ins w:id="1253" w:author="Gonzalo Ríos" w:date="2026-05-06T12:01:00Z" w16du:dateUtc="2026-05-06T02:01:00Z"/>
          <w:rFonts w:ascii="Times New Roman" w:eastAsiaTheme="minorEastAsia" w:hAnsi="Times New Roman" w:cs="Times New Roman"/>
          <w:sz w:val="24"/>
          <w:szCs w:val="24"/>
          <w:lang w:val="en-US"/>
        </w:rPr>
      </w:pPr>
      <w:ins w:id="1254" w:author="Gonzalo Ríos" w:date="2026-05-06T12:01:00Z" w16du:dateUtc="2026-05-06T02:01:00Z">
        <w:r>
          <w:rPr>
            <w:rFonts w:ascii="Times New Roman" w:eastAsiaTheme="minorEastAsia" w:hAnsi="Times New Roman" w:cs="Times New Roman"/>
            <w:sz w:val="24"/>
            <w:szCs w:val="24"/>
            <w:lang w:val="en-US"/>
          </w:rPr>
          <w:t xml:space="preserve">Beyond statistical considerations, the proposed framework has important implications for the development of SPF and CMF. By embedding CMFs within a hierarchical model, the approach enables the derivation of traffic-sensitive treatment effects, where the impact of a design intervention may vary with exposure levels and contextual conditions. In practical terms, this means that the effectiveness of a given treatment may differ across road segments </w:t>
        </w:r>
        <w:r>
          <w:rPr>
            <w:rFonts w:ascii="Times New Roman" w:eastAsiaTheme="minorEastAsia" w:hAnsi="Times New Roman" w:cs="Times New Roman"/>
            <w:sz w:val="24"/>
            <w:szCs w:val="24"/>
            <w:lang w:val="en-US"/>
          </w:rPr>
          <w:lastRenderedPageBreak/>
          <w:t>depending on traffic intensity and environmental factors, which is critical for informed decision-making in road safety management.</w:t>
        </w:r>
      </w:ins>
    </w:p>
    <w:p w14:paraId="558C1970" w14:textId="77777777" w:rsidR="00AD04C7" w:rsidRDefault="00AD04C7" w:rsidP="00AD04C7">
      <w:pPr>
        <w:jc w:val="both"/>
        <w:rPr>
          <w:ins w:id="1255" w:author="Gonzalo Ríos" w:date="2026-05-06T12:01:00Z" w16du:dateUtc="2026-05-06T02:01:00Z"/>
          <w:rFonts w:ascii="Times New Roman" w:eastAsiaTheme="minorEastAsia" w:hAnsi="Times New Roman" w:cs="Times New Roman"/>
          <w:sz w:val="24"/>
          <w:szCs w:val="24"/>
          <w:lang w:val="en-US"/>
        </w:rPr>
      </w:pPr>
      <w:ins w:id="1256" w:author="Gonzalo Ríos" w:date="2026-05-06T12:01:00Z" w16du:dateUtc="2026-05-06T02:01:00Z">
        <w:r>
          <w:rPr>
            <w:rFonts w:ascii="Times New Roman" w:eastAsiaTheme="minorEastAsia" w:hAnsi="Times New Roman" w:cs="Times New Roman"/>
            <w:sz w:val="24"/>
            <w:szCs w:val="24"/>
            <w:lang w:val="en-US"/>
          </w:rPr>
          <w:t>Overall, the hierarchical modelling framework offers a flexible and theoretically grounded alternative to conventional methods in road safety analysis. It enhances the representation of crash generation processes, improves the robustness of statistical inference, and provides a coherent framework for integrating exposure, design, and context into a single specification. At the same time, the findings emphasize that the effectiveness of the approach is context-dependent, and its application should be guided by the structure and quality of the available data. Future research could extend this framework by incorporating spatial dependence, temporal dynamics, or more complex hierarchical structures, further improving its applicability in real-world settings.</w:t>
        </w:r>
      </w:ins>
    </w:p>
    <w:p w14:paraId="0CEFB00F" w14:textId="77777777" w:rsidR="00AD04C7" w:rsidRDefault="00AD04C7" w:rsidP="00AD04C7">
      <w:pPr>
        <w:rPr>
          <w:ins w:id="1257" w:author="Gonzalo Ríos" w:date="2026-05-06T12:01:00Z" w16du:dateUtc="2026-05-06T02:01:00Z"/>
          <w:rFonts w:ascii="Times New Roman" w:eastAsiaTheme="minorEastAsia" w:hAnsi="Times New Roman" w:cs="Times New Roman"/>
          <w:b/>
          <w:bCs/>
          <w:sz w:val="24"/>
          <w:szCs w:val="24"/>
          <w:lang w:val="en-US"/>
        </w:rPr>
      </w:pPr>
      <w:ins w:id="1258" w:author="Gonzalo Ríos" w:date="2026-05-06T12:01:00Z" w16du:dateUtc="2026-05-06T02:01:00Z">
        <w:r w:rsidRPr="004473DC">
          <w:rPr>
            <w:rFonts w:ascii="Times New Roman" w:eastAsiaTheme="minorEastAsia" w:hAnsi="Times New Roman" w:cs="Times New Roman"/>
            <w:b/>
            <w:bCs/>
            <w:sz w:val="24"/>
            <w:szCs w:val="24"/>
            <w:lang w:val="en-US"/>
          </w:rPr>
          <w:t>Implications</w:t>
        </w:r>
      </w:ins>
    </w:p>
    <w:p w14:paraId="5E709D81" w14:textId="260DDFFE" w:rsidR="00AD04C7" w:rsidRDefault="00AD04C7" w:rsidP="00AD04C7">
      <w:pPr>
        <w:jc w:val="both"/>
        <w:rPr>
          <w:ins w:id="1259" w:author="Gonzalo Ríos" w:date="2026-05-06T12:01:00Z" w16du:dateUtc="2026-05-06T02:01:00Z"/>
          <w:rFonts w:ascii="Times New Roman" w:eastAsiaTheme="minorEastAsia" w:hAnsi="Times New Roman" w:cs="Times New Roman"/>
          <w:sz w:val="24"/>
          <w:szCs w:val="24"/>
          <w:lang w:val="en-US"/>
        </w:rPr>
      </w:pPr>
      <w:ins w:id="1260" w:author="Gonzalo Ríos" w:date="2026-05-06T12:01:00Z" w16du:dateUtc="2026-05-06T02:01:00Z">
        <w:r>
          <w:rPr>
            <w:rFonts w:ascii="Times New Roman" w:eastAsiaTheme="minorEastAsia" w:hAnsi="Times New Roman" w:cs="Times New Roman"/>
            <w:sz w:val="24"/>
            <w:szCs w:val="24"/>
            <w:lang w:val="en-US"/>
          </w:rPr>
          <w:t>The findings of this study have several important implications for practitioners involved in road safety management, infrastructure design, geometric design, and policy evaluation. First, the results highlight the limitations of relying on traditional crash prediction models that assume fixed relationships between traffic exposure and crash frequency. In practice, this implies that standard methods for developing SPFs and CMFs may not adequately capture the true safety effects of design interventions across different traffic and environmental conditions. The hierarchical framework analyzed in this study provides a more flexible alternative, allowing practitioners to account for context-dependent effects, thereby improving the reliability of safety assessments</w:t>
        </w:r>
      </w:ins>
      <w:ins w:id="1261" w:author="Gonzalo Ríos" w:date="2026-05-06T19:28:00Z" w16du:dateUtc="2026-05-06T09:28:00Z">
        <w:r w:rsidR="000A51FD">
          <w:rPr>
            <w:rFonts w:ascii="Times New Roman" w:eastAsiaTheme="minorEastAsia" w:hAnsi="Times New Roman" w:cs="Times New Roman"/>
            <w:sz w:val="24"/>
            <w:szCs w:val="24"/>
            <w:lang w:val="en-US"/>
          </w:rPr>
          <w:t xml:space="preserve"> </w:t>
        </w:r>
      </w:ins>
      <w:customXmlInsRangeStart w:id="1262" w:author="Gonzalo Ríos" w:date="2026-05-06T19:30:00Z"/>
      <w:sdt>
        <w:sdtPr>
          <w:rPr>
            <w:rFonts w:ascii="Times New Roman" w:eastAsiaTheme="minorEastAsia" w:hAnsi="Times New Roman" w:cs="Times New Roman"/>
            <w:sz w:val="24"/>
            <w:szCs w:val="24"/>
            <w:lang w:val="en-US"/>
          </w:rPr>
          <w:id w:val="-1040354039"/>
          <w:citation/>
        </w:sdtPr>
        <w:sdtContent>
          <w:customXmlInsRangeEnd w:id="1262"/>
          <w:ins w:id="1263" w:author="Gonzalo Ríos" w:date="2026-05-06T19:30:00Z" w16du:dateUtc="2026-05-06T09:30:00Z">
            <w:r w:rsidR="000A51FD">
              <w:rPr>
                <w:rFonts w:ascii="Times New Roman" w:eastAsiaTheme="minorEastAsia" w:hAnsi="Times New Roman" w:cs="Times New Roman"/>
                <w:sz w:val="24"/>
                <w:szCs w:val="24"/>
                <w:lang w:val="en-US"/>
              </w:rPr>
              <w:fldChar w:fldCharType="begin"/>
            </w:r>
            <w:r w:rsidR="000A51FD" w:rsidRPr="000A51FD">
              <w:rPr>
                <w:rFonts w:ascii="Times New Roman" w:eastAsiaTheme="minorEastAsia" w:hAnsi="Times New Roman" w:cs="Times New Roman"/>
                <w:sz w:val="24"/>
                <w:szCs w:val="24"/>
                <w:lang w:val="en-US"/>
                <w:rPrChange w:id="1264" w:author="Gonzalo Ríos" w:date="2026-05-06T19:30:00Z" w16du:dateUtc="2026-05-06T09:30:00Z">
                  <w:rPr>
                    <w:rFonts w:ascii="Times New Roman" w:eastAsiaTheme="minorEastAsia" w:hAnsi="Times New Roman" w:cs="Times New Roman"/>
                    <w:sz w:val="24"/>
                    <w:szCs w:val="24"/>
                  </w:rPr>
                </w:rPrChange>
              </w:rPr>
              <w:instrText xml:space="preserve"> CITATION Wan25 \l 13322 </w:instrText>
            </w:r>
          </w:ins>
          <w:r w:rsidR="000A51FD">
            <w:rPr>
              <w:rFonts w:ascii="Times New Roman" w:eastAsiaTheme="minorEastAsia" w:hAnsi="Times New Roman" w:cs="Times New Roman"/>
              <w:sz w:val="24"/>
              <w:szCs w:val="24"/>
              <w:lang w:val="en-US"/>
            </w:rPr>
            <w:fldChar w:fldCharType="separate"/>
          </w:r>
          <w:ins w:id="1265" w:author="Gonzalo Ríos" w:date="2026-05-06T19:30:00Z" w16du:dateUtc="2026-05-06T09:30:00Z">
            <w:r w:rsidR="000A51FD" w:rsidRPr="000A51FD">
              <w:rPr>
                <w:rFonts w:ascii="Times New Roman" w:eastAsiaTheme="minorEastAsia" w:hAnsi="Times New Roman" w:cs="Times New Roman"/>
                <w:noProof/>
                <w:sz w:val="24"/>
                <w:szCs w:val="24"/>
                <w:lang w:val="en-US"/>
                <w:rPrChange w:id="1266" w:author="Gonzalo Ríos" w:date="2026-05-06T19:30:00Z" w16du:dateUtc="2026-05-06T09:30:00Z">
                  <w:rPr/>
                </w:rPrChange>
              </w:rPr>
              <w:t>(Wang, 2025)</w:t>
            </w:r>
            <w:r w:rsidR="000A51FD">
              <w:rPr>
                <w:rFonts w:ascii="Times New Roman" w:eastAsiaTheme="minorEastAsia" w:hAnsi="Times New Roman" w:cs="Times New Roman"/>
                <w:sz w:val="24"/>
                <w:szCs w:val="24"/>
                <w:lang w:val="en-US"/>
              </w:rPr>
              <w:fldChar w:fldCharType="end"/>
            </w:r>
          </w:ins>
          <w:customXmlInsRangeStart w:id="1267" w:author="Gonzalo Ríos" w:date="2026-05-06T19:30:00Z"/>
        </w:sdtContent>
      </w:sdt>
      <w:customXmlInsRangeEnd w:id="1267"/>
      <w:ins w:id="1268" w:author="Gonzalo Ríos" w:date="2026-05-06T12:01:00Z" w16du:dateUtc="2026-05-06T02:01:00Z">
        <w:r>
          <w:rPr>
            <w:rFonts w:ascii="Times New Roman" w:eastAsiaTheme="minorEastAsia" w:hAnsi="Times New Roman" w:cs="Times New Roman"/>
            <w:sz w:val="24"/>
            <w:szCs w:val="24"/>
            <w:lang w:val="en-US"/>
          </w:rPr>
          <w:t>.</w:t>
        </w:r>
      </w:ins>
    </w:p>
    <w:p w14:paraId="5E1DB0BE" w14:textId="488DF447" w:rsidR="00AD04C7" w:rsidRDefault="00AD04C7" w:rsidP="00197B33">
      <w:pPr>
        <w:jc w:val="both"/>
        <w:rPr>
          <w:ins w:id="1269" w:author="Gonzalo Ríos" w:date="2026-05-06T12:11:00Z" w16du:dateUtc="2026-05-06T02:11:00Z"/>
          <w:rFonts w:ascii="Times New Roman" w:eastAsiaTheme="minorEastAsia" w:hAnsi="Times New Roman" w:cs="Times New Roman"/>
          <w:sz w:val="24"/>
          <w:szCs w:val="24"/>
          <w:lang w:val="en-US"/>
        </w:rPr>
      </w:pPr>
      <w:ins w:id="1270" w:author="Gonzalo Ríos" w:date="2026-05-06T12:01:00Z" w16du:dateUtc="2026-05-06T02:01:00Z">
        <w:r>
          <w:rPr>
            <w:rFonts w:ascii="Times New Roman" w:eastAsiaTheme="minorEastAsia" w:hAnsi="Times New Roman" w:cs="Times New Roman"/>
            <w:sz w:val="24"/>
            <w:szCs w:val="24"/>
            <w:lang w:val="en-US"/>
          </w:rPr>
          <w:t xml:space="preserve">A key implication of the framework is the ability to derive traffic-sensitive CMFs, where the effectiveness of a given treatment varies with exposure levels. From a policy perspective, this means that single CMF values may not be universally applicable across all road segments, especially for varying exposure levels </w:t>
        </w:r>
      </w:ins>
      <w:customXmlInsRangeStart w:id="1271" w:author="Gonzalo Ríos" w:date="2026-05-06T12:11:00Z"/>
      <w:sdt>
        <w:sdtPr>
          <w:rPr>
            <w:rFonts w:ascii="Times New Roman" w:eastAsiaTheme="minorEastAsia" w:hAnsi="Times New Roman" w:cs="Times New Roman"/>
            <w:sz w:val="24"/>
            <w:szCs w:val="24"/>
            <w:lang w:val="en-US"/>
          </w:rPr>
          <w:id w:val="-987782924"/>
          <w:citation/>
        </w:sdtPr>
        <w:sdtContent>
          <w:customXmlInsRangeEnd w:id="1271"/>
          <w:ins w:id="1272" w:author="Gonzalo Ríos" w:date="2026-05-06T12:11:00Z" w16du:dateUtc="2026-05-06T02:11:00Z">
            <w:r w:rsidR="00902A32">
              <w:rPr>
                <w:rFonts w:ascii="Times New Roman" w:eastAsiaTheme="minorEastAsia" w:hAnsi="Times New Roman" w:cs="Times New Roman"/>
                <w:sz w:val="24"/>
                <w:szCs w:val="24"/>
                <w:lang w:val="en-US"/>
              </w:rPr>
              <w:fldChar w:fldCharType="begin"/>
            </w:r>
            <w:r w:rsidR="00902A32" w:rsidRPr="00902A32">
              <w:rPr>
                <w:rFonts w:ascii="Times New Roman" w:eastAsiaTheme="minorEastAsia" w:hAnsi="Times New Roman" w:cs="Times New Roman"/>
                <w:sz w:val="24"/>
                <w:szCs w:val="24"/>
                <w:lang w:val="en-US"/>
                <w:rPrChange w:id="1273" w:author="Gonzalo Ríos" w:date="2026-05-06T12:11:00Z" w16du:dateUtc="2026-05-06T02:11:00Z">
                  <w:rPr>
                    <w:rFonts w:ascii="Times New Roman" w:eastAsiaTheme="minorEastAsia" w:hAnsi="Times New Roman" w:cs="Times New Roman"/>
                    <w:sz w:val="24"/>
                    <w:szCs w:val="24"/>
                    <w:lang w:val="es-ES"/>
                  </w:rPr>
                </w:rPrChange>
              </w:rPr>
              <w:instrText xml:space="preserve"> CITATION Gan221 \l 3082 </w:instrText>
            </w:r>
          </w:ins>
          <w:r w:rsidR="00902A32">
            <w:rPr>
              <w:rFonts w:ascii="Times New Roman" w:eastAsiaTheme="minorEastAsia" w:hAnsi="Times New Roman" w:cs="Times New Roman"/>
              <w:sz w:val="24"/>
              <w:szCs w:val="24"/>
              <w:lang w:val="en-US"/>
            </w:rPr>
            <w:fldChar w:fldCharType="separate"/>
          </w:r>
          <w:r w:rsidR="00902A32" w:rsidRPr="00902A32">
            <w:rPr>
              <w:rFonts w:ascii="Times New Roman" w:eastAsiaTheme="minorEastAsia" w:hAnsi="Times New Roman" w:cs="Times New Roman"/>
              <w:noProof/>
              <w:sz w:val="24"/>
              <w:szCs w:val="24"/>
              <w:lang w:val="en-US"/>
            </w:rPr>
            <w:t>(Gan, 2022)</w:t>
          </w:r>
          <w:ins w:id="1274" w:author="Gonzalo Ríos" w:date="2026-05-06T12:11:00Z" w16du:dateUtc="2026-05-06T02:11:00Z">
            <w:r w:rsidR="00902A32">
              <w:rPr>
                <w:rFonts w:ascii="Times New Roman" w:eastAsiaTheme="minorEastAsia" w:hAnsi="Times New Roman" w:cs="Times New Roman"/>
                <w:sz w:val="24"/>
                <w:szCs w:val="24"/>
                <w:lang w:val="en-US"/>
              </w:rPr>
              <w:fldChar w:fldCharType="end"/>
            </w:r>
          </w:ins>
          <w:customXmlInsRangeStart w:id="1275" w:author="Gonzalo Ríos" w:date="2026-05-06T12:11:00Z"/>
        </w:sdtContent>
      </w:sdt>
      <w:customXmlInsRangeEnd w:id="1275"/>
      <w:ins w:id="1276" w:author="Gonzalo Ríos" w:date="2026-05-06T12:11:00Z" w16du:dateUtc="2026-05-06T02:11:00Z">
        <w:r w:rsidR="00902A32">
          <w:rPr>
            <w:rFonts w:ascii="Times New Roman" w:eastAsiaTheme="minorEastAsia" w:hAnsi="Times New Roman" w:cs="Times New Roman"/>
            <w:sz w:val="24"/>
            <w:szCs w:val="24"/>
            <w:lang w:val="en-US"/>
          </w:rPr>
          <w:t>. By incorporating the exposure directly into the model and allowing its elasticity to vary, practitioners can develop more targeted and context-specific safety interventions, leading to more efficient allocation of resources.</w:t>
        </w:r>
      </w:ins>
    </w:p>
    <w:p w14:paraId="0C75ACFB" w14:textId="319518FC" w:rsidR="00902A32" w:rsidRDefault="00902A32" w:rsidP="00902A32">
      <w:pPr>
        <w:jc w:val="both"/>
        <w:rPr>
          <w:ins w:id="1277" w:author="Gonzalo Ríos" w:date="2026-05-06T12:13:00Z" w16du:dateUtc="2026-05-06T02:13:00Z"/>
          <w:rFonts w:ascii="Times New Roman" w:eastAsiaTheme="minorEastAsia" w:hAnsi="Times New Roman" w:cs="Times New Roman"/>
          <w:sz w:val="24"/>
          <w:szCs w:val="24"/>
          <w:lang w:val="en-US"/>
        </w:rPr>
      </w:pPr>
      <w:ins w:id="1278" w:author="Gonzalo Ríos" w:date="2026-05-06T12:11:00Z" w16du:dateUtc="2026-05-06T02:11:00Z">
        <w:r>
          <w:rPr>
            <w:rFonts w:ascii="Times New Roman" w:eastAsiaTheme="minorEastAsia" w:hAnsi="Times New Roman" w:cs="Times New Roman"/>
            <w:sz w:val="24"/>
            <w:szCs w:val="24"/>
            <w:lang w:val="en-US"/>
          </w:rPr>
          <w:t xml:space="preserve">Furthermore, the hierarchical approach enhances decision-making by reducing the influence of extreme or unstable predictions, which are commonly observed in traditional models, particularly in datasets with high variability. For practitioners, this translates into more stable and robust estimates of crash risk, which is critical when prioritizing safety improvements or evaluating the potential impact of infrastructure changes </w:t>
        </w:r>
      </w:ins>
      <w:customXmlInsRangeStart w:id="1279" w:author="Gonzalo Ríos" w:date="2026-05-06T12:12:00Z"/>
      <w:sdt>
        <w:sdtPr>
          <w:rPr>
            <w:rFonts w:ascii="Times New Roman" w:eastAsiaTheme="minorEastAsia" w:hAnsi="Times New Roman" w:cs="Times New Roman"/>
            <w:sz w:val="24"/>
            <w:szCs w:val="24"/>
            <w:lang w:val="en-US"/>
          </w:rPr>
          <w:id w:val="-959563758"/>
          <w:citation/>
        </w:sdtPr>
        <w:sdtContent>
          <w:customXmlInsRangeEnd w:id="1279"/>
          <w:ins w:id="1280" w:author="Gonzalo Ríos" w:date="2026-05-06T12:12:00Z" w16du:dateUtc="2026-05-06T02:12:00Z">
            <w:r>
              <w:rPr>
                <w:rFonts w:ascii="Times New Roman" w:eastAsiaTheme="minorEastAsia" w:hAnsi="Times New Roman" w:cs="Times New Roman"/>
                <w:sz w:val="24"/>
                <w:szCs w:val="24"/>
                <w:lang w:val="en-US"/>
              </w:rPr>
              <w:fldChar w:fldCharType="begin"/>
            </w:r>
            <w:r w:rsidRPr="00902A32">
              <w:rPr>
                <w:rFonts w:ascii="Times New Roman" w:eastAsiaTheme="minorEastAsia" w:hAnsi="Times New Roman" w:cs="Times New Roman"/>
                <w:sz w:val="24"/>
                <w:szCs w:val="24"/>
                <w:lang w:val="en-US"/>
                <w:rPrChange w:id="1281" w:author="Gonzalo Ríos" w:date="2026-05-06T12:12:00Z" w16du:dateUtc="2026-05-06T02:12:00Z">
                  <w:rPr>
                    <w:rFonts w:ascii="Times New Roman" w:eastAsiaTheme="minorEastAsia" w:hAnsi="Times New Roman" w:cs="Times New Roman"/>
                    <w:sz w:val="24"/>
                    <w:szCs w:val="24"/>
                    <w:lang w:val="es-ES"/>
                  </w:rPr>
                </w:rPrChange>
              </w:rPr>
              <w:instrText xml:space="preserve"> CITATION Jia25 \l 3082 </w:instrText>
            </w:r>
          </w:ins>
          <w:r>
            <w:rPr>
              <w:rFonts w:ascii="Times New Roman" w:eastAsiaTheme="minorEastAsia" w:hAnsi="Times New Roman" w:cs="Times New Roman"/>
              <w:sz w:val="24"/>
              <w:szCs w:val="24"/>
              <w:lang w:val="en-US"/>
            </w:rPr>
            <w:fldChar w:fldCharType="separate"/>
          </w:r>
          <w:r w:rsidRPr="00902A32">
            <w:rPr>
              <w:rFonts w:ascii="Times New Roman" w:eastAsiaTheme="minorEastAsia" w:hAnsi="Times New Roman" w:cs="Times New Roman"/>
              <w:noProof/>
              <w:sz w:val="24"/>
              <w:szCs w:val="24"/>
              <w:lang w:val="en-US"/>
            </w:rPr>
            <w:t>(Jiaxu Jin, 2025)</w:t>
          </w:r>
          <w:ins w:id="1282" w:author="Gonzalo Ríos" w:date="2026-05-06T12:12:00Z" w16du:dateUtc="2026-05-06T02:12:00Z">
            <w:r>
              <w:rPr>
                <w:rFonts w:ascii="Times New Roman" w:eastAsiaTheme="minorEastAsia" w:hAnsi="Times New Roman" w:cs="Times New Roman"/>
                <w:sz w:val="24"/>
                <w:szCs w:val="24"/>
                <w:lang w:val="en-US"/>
              </w:rPr>
              <w:fldChar w:fldCharType="end"/>
            </w:r>
          </w:ins>
          <w:customXmlInsRangeStart w:id="1283" w:author="Gonzalo Ríos" w:date="2026-05-06T12:12:00Z"/>
        </w:sdtContent>
      </w:sdt>
      <w:customXmlInsRangeEnd w:id="1283"/>
      <w:ins w:id="1284" w:author="Gonzalo Ríos" w:date="2026-05-06T12:13:00Z" w16du:dateUtc="2026-05-06T02:13:00Z">
        <w:r>
          <w:rPr>
            <w:rFonts w:ascii="Times New Roman" w:eastAsiaTheme="minorEastAsia" w:hAnsi="Times New Roman" w:cs="Times New Roman"/>
            <w:sz w:val="24"/>
            <w:szCs w:val="24"/>
            <w:lang w:val="en-US"/>
          </w:rPr>
          <w:t>. In particular, the reduction of extreme predictions can prevent the overestimation of risk in certain locations with specific contexts, thereby avoiding inefficient or misdirect investments.</w:t>
        </w:r>
      </w:ins>
    </w:p>
    <w:p w14:paraId="1979BEA7" w14:textId="237E67D1" w:rsidR="00902A32" w:rsidRDefault="00902A32" w:rsidP="00902A32">
      <w:pPr>
        <w:jc w:val="both"/>
        <w:rPr>
          <w:ins w:id="1285" w:author="Gonzalo Ríos" w:date="2026-05-06T12:13:00Z" w16du:dateUtc="2026-05-06T02:13:00Z"/>
          <w:rFonts w:ascii="Times New Roman" w:eastAsiaTheme="minorEastAsia" w:hAnsi="Times New Roman" w:cs="Times New Roman"/>
          <w:sz w:val="24"/>
          <w:szCs w:val="24"/>
          <w:lang w:val="en-US"/>
        </w:rPr>
      </w:pPr>
      <w:ins w:id="1286" w:author="Gonzalo Ríos" w:date="2026-05-06T12:13:00Z" w16du:dateUtc="2026-05-06T02:13:00Z">
        <w:r>
          <w:rPr>
            <w:rFonts w:ascii="Times New Roman" w:eastAsiaTheme="minorEastAsia" w:hAnsi="Times New Roman" w:cs="Times New Roman"/>
            <w:sz w:val="24"/>
            <w:szCs w:val="24"/>
            <w:lang w:val="en-US"/>
          </w:rPr>
          <w:t xml:space="preserve">Another important implication relates to the treatment of heterogeneity across road segments. The results show that road safety is not influenced by a single homogeneous process, but rather by multiple underlying mechanisms influenced by geometry, environment, and traffic conditions. In this sense, the hierarchical framework allows practitioners to explicitly model this heterogeneity, providing insights into how risk varies across different contexts. This is </w:t>
        </w:r>
        <w:r>
          <w:rPr>
            <w:rFonts w:ascii="Times New Roman" w:eastAsiaTheme="minorEastAsia" w:hAnsi="Times New Roman" w:cs="Times New Roman"/>
            <w:sz w:val="24"/>
            <w:szCs w:val="24"/>
            <w:lang w:val="en-US"/>
          </w:rPr>
          <w:lastRenderedPageBreak/>
          <w:t>especially relevant for agencies managing diverse road networks, where policies based on average effects may fail to address location-specific risks if there are issues with the specification and framework.</w:t>
        </w:r>
      </w:ins>
    </w:p>
    <w:p w14:paraId="6E93B93F" w14:textId="77777777" w:rsidR="00902A32" w:rsidRDefault="00902A32" w:rsidP="00902A32">
      <w:pPr>
        <w:jc w:val="both"/>
        <w:rPr>
          <w:ins w:id="1287" w:author="Gonzalo Ríos" w:date="2026-05-06T12:13:00Z" w16du:dateUtc="2026-05-06T02:13:00Z"/>
          <w:rFonts w:ascii="Times New Roman" w:eastAsiaTheme="minorEastAsia" w:hAnsi="Times New Roman" w:cs="Times New Roman"/>
          <w:sz w:val="24"/>
          <w:szCs w:val="24"/>
          <w:lang w:val="en-US"/>
        </w:rPr>
      </w:pPr>
      <w:ins w:id="1288" w:author="Gonzalo Ríos" w:date="2026-05-06T12:13:00Z" w16du:dateUtc="2026-05-06T02:13:00Z">
        <w:r>
          <w:rPr>
            <w:rFonts w:ascii="Times New Roman" w:eastAsiaTheme="minorEastAsia" w:hAnsi="Times New Roman" w:cs="Times New Roman"/>
            <w:sz w:val="24"/>
            <w:szCs w:val="24"/>
            <w:lang w:val="en-US"/>
          </w:rPr>
          <w:t>Finally, the framework aligns directly with existing practices based on EB methods, which are widely used in road safety analysis. By extending these principles within a unified hierarchical structure, the approach provides a natural and theoretically grounded extension of current methodologies, facilitating its adoption in practice. This compatibility suggests that transportation agencies can integrate hierarchical modelling into existing workflows with relatively minor adjustments, while benefiting from improved statistical efficiency and interpretability.</w:t>
        </w:r>
      </w:ins>
    </w:p>
    <w:p w14:paraId="477D39A3" w14:textId="4C27B6EA" w:rsidR="00902A32" w:rsidRPr="00AE29EF" w:rsidRDefault="00902A32">
      <w:pPr>
        <w:jc w:val="both"/>
        <w:rPr>
          <w:ins w:id="1289" w:author="Gonzalo Ríos" w:date="2026-05-06T11:37:00Z" w16du:dateUtc="2026-05-06T01:37:00Z"/>
          <w:rFonts w:ascii="Times New Roman" w:eastAsiaTheme="minorEastAsia" w:hAnsi="Times New Roman" w:cs="Times New Roman"/>
          <w:sz w:val="24"/>
          <w:szCs w:val="24"/>
          <w:lang w:val="en-US"/>
          <w:rPrChange w:id="1290" w:author="Gonzalo Ríos" w:date="2026-05-06T11:41:00Z" w16du:dateUtc="2026-05-06T01:41:00Z">
            <w:rPr>
              <w:ins w:id="1291" w:author="Gonzalo Ríos" w:date="2026-05-06T11:37:00Z" w16du:dateUtc="2026-05-06T01:37:00Z"/>
              <w:lang w:val="en-US"/>
            </w:rPr>
          </w:rPrChange>
        </w:rPr>
        <w:pPrChange w:id="1292" w:author="Gonzalo Ríos" w:date="2026-05-06T11:41:00Z" w16du:dateUtc="2026-05-06T01:41:00Z">
          <w:pPr/>
        </w:pPrChange>
      </w:pPr>
      <w:ins w:id="1293" w:author="Gonzalo Ríos" w:date="2026-05-06T12:13:00Z" w16du:dateUtc="2026-05-06T02:13:00Z">
        <w:r>
          <w:rPr>
            <w:rFonts w:ascii="Times New Roman" w:eastAsiaTheme="minorEastAsia" w:hAnsi="Times New Roman" w:cs="Times New Roman"/>
            <w:sz w:val="24"/>
            <w:szCs w:val="24"/>
            <w:lang w:val="en-US"/>
          </w:rPr>
          <w:t>Overall, the hierarchical modeling framework offers practitioners a more flexible, robust, and context-sensitive tool for road safety analysis, enabling better-informed decisions and more effective safety interventions. However, its successful implementation requires careful consideration of data characteristics, model specification, and the balance between enough flexibility and regularization.</w:t>
        </w:r>
      </w:ins>
    </w:p>
    <w:p w14:paraId="436D4FA1" w14:textId="28769FDC" w:rsidR="000941C8" w:rsidRDefault="000941C8">
      <w:pPr>
        <w:rPr>
          <w:ins w:id="1294" w:author="Zeke Ahern" w:date="2026-04-28T10:40:00Z" w16du:dateUtc="2026-04-28T00:40:00Z"/>
          <w:rFonts w:ascii="Times New Roman" w:eastAsiaTheme="minorEastAsia" w:hAnsi="Times New Roman" w:cs="Times New Roman"/>
          <w:sz w:val="24"/>
          <w:szCs w:val="24"/>
          <w:lang w:val="en-US"/>
        </w:rPr>
      </w:pPr>
      <w:ins w:id="1295" w:author="Zeke Ahern" w:date="2026-04-28T10:40:00Z" w16du:dateUtc="2026-04-28T00:40:00Z">
        <w:r>
          <w:rPr>
            <w:rFonts w:ascii="Times New Roman" w:eastAsiaTheme="minorEastAsia" w:hAnsi="Times New Roman" w:cs="Times New Roman"/>
            <w:sz w:val="24"/>
            <w:szCs w:val="24"/>
            <w:lang w:val="en-US"/>
          </w:rPr>
          <w:t xml:space="preserve">Conclusion </w:t>
        </w:r>
      </w:ins>
    </w:p>
    <w:p w14:paraId="54BFE7F2" w14:textId="77777777" w:rsidR="00902A32" w:rsidRDefault="00902A32" w:rsidP="00902A32">
      <w:pPr>
        <w:jc w:val="both"/>
        <w:rPr>
          <w:ins w:id="1296" w:author="Gonzalo Ríos" w:date="2026-05-06T12:13:00Z" w16du:dateUtc="2026-05-06T02:13:00Z"/>
          <w:rFonts w:ascii="Times New Roman" w:eastAsiaTheme="minorEastAsia" w:hAnsi="Times New Roman" w:cs="Times New Roman"/>
          <w:sz w:val="24"/>
          <w:szCs w:val="24"/>
          <w:lang w:val="en-AU"/>
        </w:rPr>
      </w:pPr>
      <w:ins w:id="1297" w:author="Gonzalo Ríos" w:date="2026-05-06T12:13:00Z" w16du:dateUtc="2026-05-06T02:13:00Z">
        <w:r>
          <w:rPr>
            <w:rFonts w:ascii="Times New Roman" w:eastAsiaTheme="minorEastAsia" w:hAnsi="Times New Roman" w:cs="Times New Roman"/>
            <w:sz w:val="24"/>
            <w:szCs w:val="24"/>
            <w:lang w:val="en-AU"/>
          </w:rPr>
          <w:t>This study develops and evaluates a hierarchical modelling framework for crash frequency analysis integrating exposure, geometric design features, and contextual factors within a unified specification aligned with recommendations provided by the HSM. Unlike traditional approaches based on multiplicative structures, where exposure is treated externally with fixed elasticity, the proposed framework incorporates exposure directly into the data generation process, allowing its effect to vary across contexts.</w:t>
        </w:r>
      </w:ins>
    </w:p>
    <w:p w14:paraId="61321C3C" w14:textId="77777777" w:rsidR="00902A32" w:rsidRDefault="00902A32" w:rsidP="00902A32">
      <w:pPr>
        <w:jc w:val="both"/>
        <w:rPr>
          <w:ins w:id="1298" w:author="Gonzalo Ríos" w:date="2026-05-06T12:13:00Z" w16du:dateUtc="2026-05-06T02:13:00Z"/>
          <w:rFonts w:ascii="Times New Roman" w:eastAsiaTheme="minorEastAsia" w:hAnsi="Times New Roman" w:cs="Times New Roman"/>
          <w:sz w:val="24"/>
          <w:szCs w:val="24"/>
          <w:lang w:val="en-AU"/>
        </w:rPr>
      </w:pPr>
      <w:ins w:id="1299" w:author="Gonzalo Ríos" w:date="2026-05-06T12:13:00Z" w16du:dateUtc="2026-05-06T02:13:00Z">
        <w:r>
          <w:rPr>
            <w:rFonts w:ascii="Times New Roman" w:eastAsiaTheme="minorEastAsia" w:hAnsi="Times New Roman" w:cs="Times New Roman"/>
            <w:sz w:val="24"/>
            <w:szCs w:val="24"/>
            <w:lang w:val="en-AU"/>
          </w:rPr>
          <w:t>The results show that the hierarchical approach provides consistent improvements in statistical performance and interpretability. Across the Washington, QLD Heavy Vehicles, and Maine datasets, the model reduces prediction error, stabilizes fitted values, and mitigates extreme predictions commonly observed in traditional specifications. These improvements are particularly pronounced in settings with substantial heterogeneity, where the hierarchical structure effectively captures latent group-level variability though partial pooling.</w:t>
        </w:r>
      </w:ins>
    </w:p>
    <w:p w14:paraId="5A720429" w14:textId="77777777" w:rsidR="00902A32" w:rsidRDefault="00902A32" w:rsidP="00902A32">
      <w:pPr>
        <w:jc w:val="both"/>
        <w:rPr>
          <w:ins w:id="1300" w:author="Gonzalo Ríos" w:date="2026-05-06T12:13:00Z" w16du:dateUtc="2026-05-06T02:13:00Z"/>
          <w:rFonts w:ascii="Times New Roman" w:eastAsiaTheme="minorEastAsia" w:hAnsi="Times New Roman" w:cs="Times New Roman"/>
          <w:sz w:val="24"/>
          <w:szCs w:val="24"/>
          <w:lang w:val="en-AU"/>
        </w:rPr>
      </w:pPr>
      <w:ins w:id="1301" w:author="Gonzalo Ríos" w:date="2026-05-06T12:13:00Z" w16du:dateUtc="2026-05-06T02:13:00Z">
        <w:r>
          <w:rPr>
            <w:rFonts w:ascii="Times New Roman" w:eastAsiaTheme="minorEastAsia" w:hAnsi="Times New Roman" w:cs="Times New Roman"/>
            <w:sz w:val="24"/>
            <w:szCs w:val="24"/>
            <w:lang w:val="en-AU"/>
          </w:rPr>
          <w:t>A key contribution of this study is the explicit separation between baseline crash propensity and traffic-response behaviour. By modelling exposure as a varying coefficient, the framework relaxes the restrictive assumption of constant elasticity between traffic volume and crash frequency. This setting allows the model to capture non-linear and context-dependent relationships between the exposure and safety outcomes, aligning with theoretical and empirical findings in road safety literature.</w:t>
        </w:r>
      </w:ins>
    </w:p>
    <w:p w14:paraId="631674FB" w14:textId="77777777" w:rsidR="00902A32" w:rsidRDefault="00902A32" w:rsidP="00902A32">
      <w:pPr>
        <w:jc w:val="both"/>
        <w:rPr>
          <w:ins w:id="1302" w:author="Gonzalo Ríos" w:date="2026-05-06T12:13:00Z" w16du:dateUtc="2026-05-06T02:13:00Z"/>
          <w:rFonts w:ascii="Times New Roman" w:eastAsiaTheme="minorEastAsia" w:hAnsi="Times New Roman" w:cs="Times New Roman"/>
          <w:sz w:val="24"/>
          <w:szCs w:val="24"/>
          <w:lang w:val="en-AU"/>
        </w:rPr>
      </w:pPr>
      <w:ins w:id="1303" w:author="Gonzalo Ríos" w:date="2026-05-06T12:13:00Z" w16du:dateUtc="2026-05-06T02:13:00Z">
        <w:r>
          <w:rPr>
            <w:rFonts w:ascii="Times New Roman" w:eastAsiaTheme="minorEastAsia" w:hAnsi="Times New Roman" w:cs="Times New Roman"/>
            <w:sz w:val="24"/>
            <w:szCs w:val="24"/>
            <w:lang w:val="en-AU"/>
          </w:rPr>
          <w:t xml:space="preserve">Furthermore, the hierarchical framework enables the direct derivation of CMFs within a one-stage modelling process. Unlike traditional approaches that estimate CMFs as fixed multiplicative adjustments applied to a baseline SPF, the proposed model embeds treatment effects within the same structure as exposure and contextual variables. As a result, CMFs can be interpreted as functions rather than constants, allowing treatment effects to vary with </w:t>
        </w:r>
        <w:r>
          <w:rPr>
            <w:rFonts w:ascii="Times New Roman" w:eastAsiaTheme="minorEastAsia" w:hAnsi="Times New Roman" w:cs="Times New Roman"/>
            <w:sz w:val="24"/>
            <w:szCs w:val="24"/>
            <w:lang w:val="en-AU"/>
          </w:rPr>
          <w:lastRenderedPageBreak/>
          <w:t>traffic levels and environmental conditions. This provides a more flexible and behaviourally consistent representation of safety effects, specifically for design interventions whose impact are exposure dependent.</w:t>
        </w:r>
      </w:ins>
    </w:p>
    <w:p w14:paraId="6F92A416" w14:textId="77777777" w:rsidR="00902A32" w:rsidRDefault="00902A32" w:rsidP="00902A32">
      <w:pPr>
        <w:jc w:val="both"/>
        <w:rPr>
          <w:ins w:id="1304" w:author="Gonzalo Ríos" w:date="2026-05-06T12:13:00Z" w16du:dateUtc="2026-05-06T02:13:00Z"/>
          <w:rFonts w:ascii="Times New Roman" w:eastAsiaTheme="minorEastAsia" w:hAnsi="Times New Roman" w:cs="Times New Roman"/>
          <w:sz w:val="24"/>
          <w:szCs w:val="24"/>
          <w:lang w:val="en-AU"/>
        </w:rPr>
      </w:pPr>
      <w:ins w:id="1305" w:author="Gonzalo Ríos" w:date="2026-05-06T12:13:00Z" w16du:dateUtc="2026-05-06T02:13:00Z">
        <w:r>
          <w:rPr>
            <w:rFonts w:ascii="Times New Roman" w:eastAsiaTheme="minorEastAsia" w:hAnsi="Times New Roman" w:cs="Times New Roman"/>
            <w:sz w:val="24"/>
            <w:szCs w:val="24"/>
            <w:lang w:val="en-AU"/>
          </w:rPr>
          <w:t>The empirical results also highlight the role of contextual variables in reducing omitted variable bias. By explicitly incorporating environmental and operational factors into the model, the hierarchical specification prevents geometric design effects from absorbing the influence of exposure and other confounding variables. This leads to more stable and theoretically consistent estimates, improving both inference and policy relevance.</w:t>
        </w:r>
      </w:ins>
    </w:p>
    <w:p w14:paraId="67ADD733" w14:textId="77777777" w:rsidR="00902A32" w:rsidRDefault="00902A32" w:rsidP="00902A32">
      <w:pPr>
        <w:jc w:val="both"/>
        <w:rPr>
          <w:ins w:id="1306" w:author="Gonzalo Ríos" w:date="2026-05-06T12:13:00Z" w16du:dateUtc="2026-05-06T02:13:00Z"/>
          <w:rFonts w:ascii="Times New Roman" w:eastAsiaTheme="minorEastAsia" w:hAnsi="Times New Roman" w:cs="Times New Roman"/>
          <w:sz w:val="24"/>
          <w:szCs w:val="24"/>
          <w:lang w:val="en-AU"/>
        </w:rPr>
      </w:pPr>
      <w:ins w:id="1307" w:author="Gonzalo Ríos" w:date="2026-05-06T12:13:00Z" w16du:dateUtc="2026-05-06T02:13:00Z">
        <w:r>
          <w:rPr>
            <w:rFonts w:ascii="Times New Roman" w:eastAsiaTheme="minorEastAsia" w:hAnsi="Times New Roman" w:cs="Times New Roman"/>
            <w:sz w:val="24"/>
            <w:szCs w:val="24"/>
            <w:lang w:val="en-AU"/>
          </w:rPr>
          <w:t>Overall, the hierarchical CMF framework offers a statistically efficient and conceptually consistent alternative to conventional methods in road safety analysis. It enhances the representation of crash generation mechanisms, improves predictive reliability, and provides a unified approach for developing SPFs and CMFs. Furthermore, the results indicate that the magnitude of the advantages depends on the structure and heterogeneity of the data, with stronger gains observed in more complex and heterogeneous settings.</w:t>
        </w:r>
      </w:ins>
    </w:p>
    <w:p w14:paraId="3A9E2D8F" w14:textId="1325BF6F" w:rsidR="000941C8" w:rsidRPr="000941C8" w:rsidDel="00902A32" w:rsidRDefault="00902A32" w:rsidP="00902A32">
      <w:pPr>
        <w:rPr>
          <w:ins w:id="1308" w:author="Zeke Ahern" w:date="2026-04-28T10:42:00Z"/>
          <w:del w:id="1309" w:author="Gonzalo Ríos" w:date="2026-05-06T12:13:00Z" w16du:dateUtc="2026-05-06T02:13:00Z"/>
          <w:rFonts w:ascii="Times New Roman" w:eastAsiaTheme="minorEastAsia" w:hAnsi="Times New Roman" w:cs="Times New Roman"/>
          <w:sz w:val="24"/>
          <w:szCs w:val="24"/>
          <w:lang w:val="en-AU"/>
        </w:rPr>
      </w:pPr>
      <w:ins w:id="1310" w:author="Gonzalo Ríos" w:date="2026-05-06T12:13:00Z" w16du:dateUtc="2026-05-06T02:13:00Z">
        <w:r>
          <w:rPr>
            <w:rFonts w:ascii="Times New Roman" w:eastAsiaTheme="minorEastAsia" w:hAnsi="Times New Roman" w:cs="Times New Roman"/>
            <w:sz w:val="24"/>
            <w:szCs w:val="24"/>
            <w:lang w:val="en-AU"/>
          </w:rPr>
          <w:t>Future research could extend the framework by incorporating spatial dependence, temporal dynamics, or more flexible non-linear specifications. These extensions would further improve the ability of hierarchical models to capture the complex mechanisms underlying crash occurrence and support more accurate and context-sensitive safety evaluations.</w:t>
        </w:r>
      </w:ins>
      <w:ins w:id="1311" w:author="Zeke Ahern" w:date="2026-04-28T10:42:00Z">
        <w:del w:id="1312" w:author="Gonzalo Ríos" w:date="2026-05-06T12:13:00Z" w16du:dateUtc="2026-05-06T02:13:00Z">
          <w:r w:rsidR="000941C8" w:rsidRPr="000941C8" w:rsidDel="00902A32">
            <w:rPr>
              <w:rFonts w:ascii="Times New Roman" w:eastAsiaTheme="minorEastAsia" w:hAnsi="Times New Roman" w:cs="Times New Roman"/>
              <w:sz w:val="24"/>
              <w:szCs w:val="24"/>
              <w:lang w:val="en-AU"/>
            </w:rPr>
            <w:delText xml:space="preserve">The hierarchical </w:delText>
          </w:r>
        </w:del>
      </w:ins>
      <w:ins w:id="1313" w:author="Zeke Ahern" w:date="2026-04-28T10:45:00Z" w16du:dateUtc="2026-04-28T00:45:00Z">
        <w:del w:id="1314" w:author="Gonzalo Ríos" w:date="2026-05-06T12:13:00Z" w16du:dateUtc="2026-05-06T02:13:00Z">
          <w:r w:rsidR="00951DAD" w:rsidRPr="000941C8" w:rsidDel="00902A32">
            <w:rPr>
              <w:rFonts w:ascii="Times New Roman" w:eastAsiaTheme="minorEastAsia" w:hAnsi="Times New Roman" w:cs="Times New Roman"/>
              <w:sz w:val="24"/>
              <w:szCs w:val="24"/>
              <w:lang w:val="en-AU"/>
            </w:rPr>
            <w:delText>modelling</w:delText>
          </w:r>
        </w:del>
      </w:ins>
      <w:ins w:id="1315" w:author="Zeke Ahern" w:date="2026-04-28T10:42:00Z">
        <w:del w:id="1316" w:author="Gonzalo Ríos" w:date="2026-05-06T12:13:00Z" w16du:dateUtc="2026-05-06T02:13:00Z">
          <w:r w:rsidR="000941C8" w:rsidRPr="000941C8" w:rsidDel="00902A32">
            <w:rPr>
              <w:rFonts w:ascii="Times New Roman" w:eastAsiaTheme="minorEastAsia" w:hAnsi="Times New Roman" w:cs="Times New Roman"/>
              <w:sz w:val="24"/>
              <w:szCs w:val="24"/>
              <w:lang w:val="en-AU"/>
            </w:rPr>
            <w:delText xml:space="preserve"> framework offers several key advantages for crash frequency analysis. It reduces mean squared error (MSE), mitigates omitted variable bias, and captures structured heterogeneity across road segments and contexts. By separating baseline crash propensity from traffic-scaling </w:delText>
          </w:r>
        </w:del>
      </w:ins>
      <w:ins w:id="1317" w:author="Zeke Ahern" w:date="2026-04-28T10:45:00Z" w16du:dateUtc="2026-04-28T00:45:00Z">
        <w:del w:id="1318" w:author="Gonzalo Ríos" w:date="2026-05-06T12:13:00Z" w16du:dateUtc="2026-05-06T02:13:00Z">
          <w:r w:rsidR="00951DAD" w:rsidRPr="000941C8" w:rsidDel="00902A32">
            <w:rPr>
              <w:rFonts w:ascii="Times New Roman" w:eastAsiaTheme="minorEastAsia" w:hAnsi="Times New Roman" w:cs="Times New Roman"/>
              <w:sz w:val="24"/>
              <w:szCs w:val="24"/>
              <w:lang w:val="en-AU"/>
            </w:rPr>
            <w:delText>behaviour</w:delText>
          </w:r>
        </w:del>
      </w:ins>
      <w:ins w:id="1319" w:author="Zeke Ahern" w:date="2026-04-28T10:42:00Z">
        <w:del w:id="1320" w:author="Gonzalo Ríos" w:date="2026-05-06T12:13:00Z" w16du:dateUtc="2026-05-06T02:13:00Z">
          <w:r w:rsidR="000941C8" w:rsidRPr="000941C8" w:rsidDel="00902A32">
            <w:rPr>
              <w:rFonts w:ascii="Times New Roman" w:eastAsiaTheme="minorEastAsia" w:hAnsi="Times New Roman" w:cs="Times New Roman"/>
              <w:sz w:val="24"/>
              <w:szCs w:val="24"/>
              <w:lang w:val="en-AU"/>
            </w:rPr>
            <w:delText>, it enables the derivation of traffic-sensitive Crash Modification Factors (CMFs), allowing treatment effects to vary with exposure levels. Moreover, the hierarchical CMF specification aligns naturally with the multiplicative structure proposed in the Highway Safety Manual (HSM).</w:delText>
          </w:r>
        </w:del>
      </w:ins>
    </w:p>
    <w:p w14:paraId="6146988B" w14:textId="21B9174F" w:rsidR="000941C8" w:rsidRPr="000941C8" w:rsidDel="00902A32" w:rsidRDefault="000941C8" w:rsidP="000941C8">
      <w:pPr>
        <w:rPr>
          <w:ins w:id="1321" w:author="Zeke Ahern" w:date="2026-04-28T10:42:00Z"/>
          <w:del w:id="1322" w:author="Gonzalo Ríos" w:date="2026-05-06T12:13:00Z" w16du:dateUtc="2026-05-06T02:13:00Z"/>
          <w:rFonts w:ascii="Times New Roman" w:eastAsiaTheme="minorEastAsia" w:hAnsi="Times New Roman" w:cs="Times New Roman"/>
          <w:sz w:val="24"/>
          <w:szCs w:val="24"/>
          <w:lang w:val="en-AU"/>
        </w:rPr>
      </w:pPr>
      <w:ins w:id="1323" w:author="Zeke Ahern" w:date="2026-04-28T10:42:00Z">
        <w:del w:id="1324" w:author="Gonzalo Ríos" w:date="2026-05-06T12:13:00Z" w16du:dateUtc="2026-05-06T02:13:00Z">
          <w:r w:rsidRPr="000941C8" w:rsidDel="00902A32">
            <w:rPr>
              <w:rFonts w:ascii="Times New Roman" w:eastAsiaTheme="minorEastAsia" w:hAnsi="Times New Roman" w:cs="Times New Roman"/>
              <w:sz w:val="24"/>
              <w:szCs w:val="24"/>
              <w:lang w:val="en-AU"/>
            </w:rPr>
            <w:delText>Overall, the hierarchical CMF model provides both statistical efficiency and mechanistic interpretability, offering a principled and policy-relevant framework for road safety analysis and treatment evaluation.</w:delText>
          </w:r>
        </w:del>
      </w:ins>
    </w:p>
    <w:p w14:paraId="09937082" w14:textId="0D2E472D" w:rsidR="00BF5083" w:rsidRDefault="00BF5083">
      <w:pP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br w:type="page"/>
      </w:r>
      <w:commentRangeStart w:id="1325"/>
      <w:commentRangeEnd w:id="1325"/>
      <w:r w:rsidR="00727FA3">
        <w:rPr>
          <w:rStyle w:val="Refdecomentario"/>
          <w:rFonts w:ascii="Times New Roman" w:eastAsiaTheme="minorEastAsia" w:hAnsi="Times New Roman" w:cs="Times New Roman"/>
          <w:sz w:val="24"/>
          <w:szCs w:val="24"/>
          <w:lang w:val="en-US"/>
        </w:rPr>
        <w:commentReference w:id="1325"/>
      </w:r>
    </w:p>
    <w:p w14:paraId="30AAC165" w14:textId="4C5EF618" w:rsidR="00F85E2C" w:rsidDel="00902A32" w:rsidRDefault="00BF5083" w:rsidP="00177E96">
      <w:pPr>
        <w:jc w:val="both"/>
        <w:rPr>
          <w:ins w:id="1326" w:author="Zeke Ahern" w:date="2026-04-28T10:34:00Z" w16du:dateUtc="2026-04-28T00:34:00Z"/>
          <w:del w:id="1327" w:author="Gonzalo Ríos" w:date="2026-05-06T12:13:00Z" w16du:dateUtc="2026-05-06T02:13:00Z"/>
          <w:rFonts w:ascii="Times New Roman" w:eastAsiaTheme="minorEastAsia" w:hAnsi="Times New Roman" w:cs="Times New Roman"/>
          <w:b/>
          <w:bCs/>
          <w:sz w:val="24"/>
          <w:szCs w:val="24"/>
          <w:lang w:val="en-US"/>
        </w:rPr>
      </w:pPr>
      <w:commentRangeStart w:id="1328"/>
      <w:commentRangeStart w:id="1329"/>
      <w:del w:id="1330" w:author="Gonzalo Ríos" w:date="2026-05-06T12:13:00Z" w16du:dateUtc="2026-05-06T02:13:00Z">
        <w:r w:rsidRPr="00BF5083" w:rsidDel="00902A32">
          <w:rPr>
            <w:rFonts w:ascii="Times New Roman" w:eastAsiaTheme="minorEastAsia" w:hAnsi="Times New Roman" w:cs="Times New Roman"/>
            <w:b/>
            <w:bCs/>
            <w:sz w:val="24"/>
            <w:szCs w:val="24"/>
            <w:lang w:val="en-US"/>
          </w:rPr>
          <w:lastRenderedPageBreak/>
          <w:delText>CMF derivation</w:delText>
        </w:r>
        <w:commentRangeEnd w:id="1328"/>
        <w:r w:rsidR="00727FA3" w:rsidDel="00902A32">
          <w:rPr>
            <w:rStyle w:val="Refdecomentario"/>
            <w:rFonts w:ascii="Times New Roman" w:eastAsiaTheme="minorEastAsia" w:hAnsi="Times New Roman" w:cs="Times New Roman"/>
            <w:b/>
            <w:bCs/>
            <w:sz w:val="24"/>
            <w:szCs w:val="24"/>
            <w:lang w:val="en-US"/>
          </w:rPr>
          <w:commentReference w:id="1328"/>
        </w:r>
        <w:commentRangeEnd w:id="1329"/>
        <w:r w:rsidR="005F0CB2" w:rsidDel="00902A32">
          <w:rPr>
            <w:rStyle w:val="Refdecomentario"/>
            <w:rFonts w:ascii="Times New Roman" w:eastAsiaTheme="minorEastAsia" w:hAnsi="Times New Roman" w:cs="Times New Roman"/>
            <w:b/>
            <w:bCs/>
            <w:sz w:val="24"/>
            <w:szCs w:val="24"/>
            <w:lang w:val="en-US"/>
          </w:rPr>
          <w:commentReference w:id="1329"/>
        </w:r>
      </w:del>
    </w:p>
    <w:p w14:paraId="5E3FEABC" w14:textId="7213DF17" w:rsidR="00F85E2C" w:rsidDel="00902A32" w:rsidRDefault="00F85E2C" w:rsidP="00177E96">
      <w:pPr>
        <w:jc w:val="both"/>
        <w:rPr>
          <w:ins w:id="1331" w:author="Zeke Ahern" w:date="2026-04-28T10:34:00Z" w16du:dateUtc="2026-04-28T00:34:00Z"/>
          <w:del w:id="1332" w:author="Gonzalo Ríos" w:date="2026-05-06T12:13:00Z" w16du:dateUtc="2026-05-06T02:13:00Z"/>
          <w:rFonts w:ascii="Times New Roman" w:eastAsiaTheme="minorEastAsia" w:hAnsi="Times New Roman" w:cs="Times New Roman"/>
          <w:b/>
          <w:bCs/>
          <w:sz w:val="24"/>
          <w:szCs w:val="24"/>
          <w:lang w:val="en-US"/>
        </w:rPr>
      </w:pPr>
    </w:p>
    <w:p w14:paraId="25C5056C" w14:textId="7F6A1EF0" w:rsidR="00F85E2C" w:rsidRPr="00F85E2C" w:rsidDel="00902A32" w:rsidRDefault="00F85E2C" w:rsidP="00F85E2C">
      <w:pPr>
        <w:jc w:val="both"/>
        <w:rPr>
          <w:ins w:id="1333" w:author="Zeke Ahern" w:date="2026-04-28T10:34:00Z"/>
          <w:del w:id="1334" w:author="Gonzalo Ríos" w:date="2026-05-06T12:13:00Z" w16du:dateUtc="2026-05-06T02:13:00Z"/>
          <w:rFonts w:ascii="Times New Roman" w:eastAsiaTheme="minorEastAsia" w:hAnsi="Times New Roman" w:cs="Times New Roman"/>
          <w:b/>
          <w:bCs/>
          <w:sz w:val="24"/>
          <w:szCs w:val="24"/>
          <w:lang w:val="en-AU"/>
        </w:rPr>
      </w:pPr>
      <w:ins w:id="1335" w:author="Zeke Ahern" w:date="2026-04-28T10:34:00Z">
        <w:del w:id="1336" w:author="Gonzalo Ríos" w:date="2026-05-06T12:13:00Z" w16du:dateUtc="2026-05-06T02:13:00Z">
          <w:r w:rsidRPr="00F85E2C" w:rsidDel="00902A32">
            <w:rPr>
              <w:rFonts w:ascii="Times New Roman" w:eastAsiaTheme="minorEastAsia" w:hAnsi="Times New Roman" w:cs="Times New Roman"/>
              <w:b/>
              <w:bCs/>
              <w:sz w:val="24"/>
              <w:szCs w:val="24"/>
              <w:lang w:val="en-AU"/>
            </w:rPr>
            <w:delText>Separate two cases:</w:delText>
          </w:r>
        </w:del>
      </w:ins>
    </w:p>
    <w:p w14:paraId="126DBC68" w14:textId="02B131FB" w:rsidR="00F85E2C" w:rsidRPr="00F85E2C" w:rsidDel="00902A32" w:rsidRDefault="00F85E2C" w:rsidP="00F85E2C">
      <w:pPr>
        <w:jc w:val="both"/>
        <w:rPr>
          <w:ins w:id="1337" w:author="Zeke Ahern" w:date="2026-04-28T10:34:00Z"/>
          <w:del w:id="1338" w:author="Gonzalo Ríos" w:date="2026-05-06T12:13:00Z" w16du:dateUtc="2026-05-06T02:13:00Z"/>
          <w:rFonts w:ascii="Times New Roman" w:eastAsiaTheme="minorEastAsia" w:hAnsi="Times New Roman" w:cs="Times New Roman"/>
          <w:b/>
          <w:bCs/>
          <w:sz w:val="24"/>
          <w:szCs w:val="24"/>
          <w:lang w:val="en-AU"/>
        </w:rPr>
      </w:pPr>
      <w:ins w:id="1339" w:author="Zeke Ahern" w:date="2026-04-28T10:34:00Z">
        <w:del w:id="1340" w:author="Gonzalo Ríos" w:date="2026-05-06T12:13:00Z" w16du:dateUtc="2026-05-06T02:13:00Z">
          <w:r w:rsidRPr="00F85E2C" w:rsidDel="00902A32">
            <w:rPr>
              <w:rFonts w:ascii="Times New Roman" w:eastAsiaTheme="minorEastAsia" w:hAnsi="Times New Roman" w:cs="Times New Roman"/>
              <w:b/>
              <w:bCs/>
              <w:sz w:val="24"/>
              <w:szCs w:val="24"/>
              <w:lang w:val="en-AU"/>
            </w:rPr>
            <w:delText>Case 1 – Treatment affects baseline only:</w:delText>
          </w:r>
        </w:del>
      </w:ins>
    </w:p>
    <w:p w14:paraId="16E18FCA" w14:textId="5172C289" w:rsidR="00F85E2C" w:rsidRPr="00F85E2C" w:rsidDel="00902A32" w:rsidRDefault="00F85E2C" w:rsidP="00F85E2C">
      <w:pPr>
        <w:jc w:val="both"/>
        <w:rPr>
          <w:ins w:id="1341" w:author="Zeke Ahern" w:date="2026-04-28T10:34:00Z"/>
          <w:del w:id="1342" w:author="Gonzalo Ríos" w:date="2026-05-06T12:13:00Z" w16du:dateUtc="2026-05-06T02:13:00Z"/>
          <w:rFonts w:ascii="Times New Roman" w:eastAsiaTheme="minorEastAsia" w:hAnsi="Times New Roman" w:cs="Times New Roman"/>
          <w:b/>
          <w:bCs/>
          <w:sz w:val="24"/>
          <w:szCs w:val="24"/>
          <w:lang w:val="en-AU"/>
        </w:rPr>
      </w:pPr>
      <m:oMathPara>
        <m:oMath>
          <m:r>
            <w:ins w:id="1343" w:author="Zeke Ahern" w:date="2026-04-28T10:34:00Z">
              <w:del w:id="1344" w:author="Gonzalo Ríos" w:date="2026-05-06T12:13:00Z" w16du:dateUtc="2026-05-06T02:13:00Z">
                <m:rPr>
                  <m:sty m:val="bi"/>
                </m:rPr>
                <w:rPr>
                  <w:rFonts w:ascii="Cambria Math" w:eastAsiaTheme="minorEastAsia" w:hAnsi="Cambria Math" w:cs="Times New Roman"/>
                  <w:sz w:val="24"/>
                  <w:szCs w:val="24"/>
                  <w:lang w:val="en-AU"/>
                </w:rPr>
                <m:t>CMF=</m:t>
              </w:del>
            </w:ins>
          </m:r>
          <m:r>
            <w:ins w:id="1345" w:author="Zeke Ahern" w:date="2026-04-28T10:34:00Z">
              <w:del w:id="1346" w:author="Gonzalo Ríos" w:date="2026-05-06T12:13:00Z" w16du:dateUtc="2026-05-06T02:13:00Z">
                <m:rPr>
                  <m:sty m:val="b"/>
                </m:rPr>
                <w:rPr>
                  <w:rFonts w:ascii="Cambria Math" w:eastAsiaTheme="minorEastAsia" w:hAnsi="Cambria Math" w:cs="Times New Roman"/>
                  <w:sz w:val="24"/>
                  <w:szCs w:val="24"/>
                  <w:lang w:val="en-AU"/>
                </w:rPr>
                <m:t>exp</m:t>
              </w:del>
            </w:ins>
          </m:r>
          <m:r>
            <w:ins w:id="1347" w:author="Zeke Ahern" w:date="2026-04-28T10:34:00Z">
              <w:del w:id="1348" w:author="Gonzalo Ríos" w:date="2026-05-06T12:13:00Z" w16du:dateUtc="2026-05-06T02:13:00Z">
                <m:rPr>
                  <m:sty m:val="bi"/>
                </m:rPr>
                <w:rPr>
                  <w:rFonts w:ascii="Cambria Math" w:eastAsiaTheme="minorEastAsia" w:hAnsi="Cambria Math" w:cs="Times New Roman"/>
                  <w:sz w:val="24"/>
                  <w:szCs w:val="24"/>
                  <w:lang w:val="en-AU"/>
                </w:rPr>
                <m:t>⁡(</m:t>
              </w:del>
            </w:ins>
          </m:r>
          <m:sSub>
            <m:sSubPr>
              <m:ctrlPr>
                <w:ins w:id="1349" w:author="Zeke Ahern" w:date="2026-04-28T10:34:00Z">
                  <w:del w:id="1350" w:author="Gonzalo Ríos" w:date="2026-05-06T12:13:00Z" w16du:dateUtc="2026-05-06T02:13:00Z">
                    <w:rPr>
                      <w:rFonts w:ascii="Cambria Math" w:eastAsiaTheme="minorEastAsia" w:hAnsi="Cambria Math" w:cs="Times New Roman"/>
                      <w:b/>
                      <w:bCs/>
                      <w:sz w:val="24"/>
                      <w:szCs w:val="24"/>
                      <w:lang w:val="en-AU"/>
                    </w:rPr>
                  </w:del>
                </w:ins>
              </m:ctrlPr>
            </m:sSubPr>
            <m:e>
              <m:r>
                <w:ins w:id="1351" w:author="Zeke Ahern" w:date="2026-04-28T10:34:00Z">
                  <w:del w:id="1352" w:author="Gonzalo Ríos" w:date="2026-05-06T12:13:00Z" w16du:dateUtc="2026-05-06T02:13:00Z">
                    <m:rPr>
                      <m:sty m:val="bi"/>
                    </m:rPr>
                    <w:rPr>
                      <w:rFonts w:ascii="Cambria Math" w:eastAsiaTheme="minorEastAsia" w:hAnsi="Cambria Math" w:cs="Times New Roman"/>
                      <w:sz w:val="24"/>
                      <w:szCs w:val="24"/>
                      <w:lang w:val="en-AU"/>
                    </w:rPr>
                    <m:t>α</m:t>
                  </w:del>
                </w:ins>
              </m:r>
            </m:e>
            <m:sub>
              <m:r>
                <w:ins w:id="1353" w:author="Zeke Ahern" w:date="2026-04-28T10:34:00Z">
                  <w:del w:id="1354" w:author="Gonzalo Ríos" w:date="2026-05-06T12:13:00Z" w16du:dateUtc="2026-05-06T02:13:00Z">
                    <m:rPr>
                      <m:sty m:val="bi"/>
                    </m:rPr>
                    <w:rPr>
                      <w:rFonts w:ascii="Cambria Math" w:eastAsiaTheme="minorEastAsia" w:hAnsi="Cambria Math" w:cs="Times New Roman"/>
                      <w:sz w:val="24"/>
                      <w:szCs w:val="24"/>
                      <w:lang w:val="en-AU"/>
                    </w:rPr>
                    <m:t>j</m:t>
                  </w:del>
                </w:ins>
              </m:r>
            </m:sub>
          </m:sSub>
          <m:r>
            <w:ins w:id="1355" w:author="Zeke Ahern" w:date="2026-04-28T10:34:00Z">
              <w:del w:id="1356" w:author="Gonzalo Ríos" w:date="2026-05-06T12:13:00Z" w16du:dateUtc="2026-05-06T02:13:00Z">
                <m:rPr>
                  <m:sty m:val="b"/>
                </m:rPr>
                <w:rPr>
                  <w:rFonts w:ascii="Cambria Math" w:eastAsiaTheme="minorEastAsia" w:hAnsi="Cambria Math" w:cs="Times New Roman"/>
                  <w:sz w:val="24"/>
                  <w:szCs w:val="24"/>
                  <w:lang w:val="en-AU"/>
                </w:rPr>
                <m:t>Δ</m:t>
              </w:del>
            </w:ins>
          </m:r>
          <m:r>
            <w:ins w:id="1357" w:author="Zeke Ahern" w:date="2026-04-28T10:34:00Z">
              <w:del w:id="1358" w:author="Gonzalo Ríos" w:date="2026-05-06T12:13:00Z" w16du:dateUtc="2026-05-06T02:13:00Z">
                <m:rPr>
                  <m:sty m:val="bi"/>
                </m:rPr>
                <w:rPr>
                  <w:rFonts w:ascii="Cambria Math" w:eastAsiaTheme="minorEastAsia" w:hAnsi="Cambria Math" w:cs="Times New Roman"/>
                  <w:sz w:val="24"/>
                  <w:szCs w:val="24"/>
                  <w:lang w:val="en-AU"/>
                </w:rPr>
                <m:t>x)</m:t>
              </w:del>
            </w:ins>
          </m:r>
          <m:r>
            <w:ins w:id="1359" w:author="Zeke Ahern" w:date="2026-04-28T10:34:00Z">
              <w:del w:id="1360" w:author="Gonzalo Ríos" w:date="2026-05-06T12:13:00Z" w16du:dateUtc="2026-05-06T02:13:00Z">
                <m:rPr>
                  <m:sty m:val="p"/>
                </m:rPr>
                <w:rPr>
                  <w:rFonts w:ascii="Times New Roman" w:eastAsiaTheme="minorEastAsia" w:hAnsi="Times New Roman" w:cs="Times New Roman"/>
                  <w:sz w:val="24"/>
                  <w:szCs w:val="24"/>
                  <w:lang w:val="en-AU"/>
                </w:rPr>
                <w:br/>
              </w:del>
            </w:ins>
          </m:r>
        </m:oMath>
      </m:oMathPara>
    </w:p>
    <w:p w14:paraId="66560016" w14:textId="56ADEDF2" w:rsidR="00F85E2C" w:rsidRPr="00F85E2C" w:rsidDel="00902A32" w:rsidRDefault="00F85E2C" w:rsidP="00F85E2C">
      <w:pPr>
        <w:jc w:val="both"/>
        <w:rPr>
          <w:ins w:id="1361" w:author="Zeke Ahern" w:date="2026-04-28T10:34:00Z"/>
          <w:del w:id="1362" w:author="Gonzalo Ríos" w:date="2026-05-06T12:13:00Z" w16du:dateUtc="2026-05-06T02:13:00Z"/>
          <w:rFonts w:ascii="Times New Roman" w:eastAsiaTheme="minorEastAsia" w:hAnsi="Times New Roman" w:cs="Times New Roman"/>
          <w:b/>
          <w:bCs/>
          <w:sz w:val="24"/>
          <w:szCs w:val="24"/>
          <w:lang w:val="en-AU"/>
        </w:rPr>
      </w:pPr>
      <w:ins w:id="1363" w:author="Zeke Ahern" w:date="2026-04-28T10:34:00Z">
        <w:del w:id="1364" w:author="Gonzalo Ríos" w:date="2026-05-06T12:13:00Z" w16du:dateUtc="2026-05-06T02:13:00Z">
          <w:r w:rsidRPr="00F85E2C" w:rsidDel="00902A32">
            <w:rPr>
              <w:rFonts w:ascii="Times New Roman" w:eastAsiaTheme="minorEastAsia" w:hAnsi="Times New Roman" w:cs="Times New Roman"/>
              <w:b/>
              <w:bCs/>
              <w:sz w:val="24"/>
              <w:szCs w:val="24"/>
              <w:lang w:val="en-AU"/>
            </w:rPr>
            <w:delText>Case 2 – Treatment affects baseline AND traffic elasticity:</w:delText>
          </w:r>
        </w:del>
      </w:ins>
    </w:p>
    <w:p w14:paraId="0C4E45AE" w14:textId="04248BA9" w:rsidR="00F85E2C" w:rsidRPr="00F85E2C" w:rsidDel="00902A32" w:rsidRDefault="00F85E2C" w:rsidP="00F85E2C">
      <w:pPr>
        <w:jc w:val="both"/>
        <w:rPr>
          <w:ins w:id="1365" w:author="Zeke Ahern" w:date="2026-04-28T10:34:00Z"/>
          <w:del w:id="1366" w:author="Gonzalo Ríos" w:date="2026-05-06T12:13:00Z" w16du:dateUtc="2026-05-06T02:13:00Z"/>
          <w:rFonts w:ascii="Times New Roman" w:eastAsiaTheme="minorEastAsia" w:hAnsi="Times New Roman" w:cs="Times New Roman"/>
          <w:b/>
          <w:bCs/>
          <w:sz w:val="24"/>
          <w:szCs w:val="24"/>
          <w:lang w:val="en-AU"/>
        </w:rPr>
      </w:pPr>
      <m:oMathPara>
        <m:oMath>
          <m:r>
            <w:ins w:id="1367" w:author="Zeke Ahern" w:date="2026-04-28T10:34:00Z">
              <w:del w:id="1368" w:author="Gonzalo Ríos" w:date="2026-05-06T12:13:00Z" w16du:dateUtc="2026-05-06T02:13:00Z">
                <m:rPr>
                  <m:sty m:val="bi"/>
                </m:rPr>
                <w:rPr>
                  <w:rFonts w:ascii="Cambria Math" w:eastAsiaTheme="minorEastAsia" w:hAnsi="Cambria Math" w:cs="Times New Roman"/>
                  <w:sz w:val="24"/>
                  <w:szCs w:val="24"/>
                  <w:lang w:val="en-AU"/>
                </w:rPr>
                <m:t>CMF(AADT)=</m:t>
              </w:del>
            </w:ins>
          </m:r>
          <m:r>
            <w:ins w:id="1369" w:author="Zeke Ahern" w:date="2026-04-28T10:34:00Z">
              <w:del w:id="1370" w:author="Gonzalo Ríos" w:date="2026-05-06T12:13:00Z" w16du:dateUtc="2026-05-06T02:13:00Z">
                <m:rPr>
                  <m:sty m:val="b"/>
                </m:rPr>
                <w:rPr>
                  <w:rFonts w:ascii="Cambria Math" w:eastAsiaTheme="minorEastAsia" w:hAnsi="Cambria Math" w:cs="Times New Roman"/>
                  <w:sz w:val="24"/>
                  <w:szCs w:val="24"/>
                  <w:lang w:val="en-AU"/>
                </w:rPr>
                <m:t>exp</m:t>
              </w:del>
            </w:ins>
          </m:r>
          <m:r>
            <w:ins w:id="1371" w:author="Zeke Ahern" w:date="2026-04-28T10:34:00Z">
              <w:del w:id="1372" w:author="Gonzalo Ríos" w:date="2026-05-06T12:13:00Z" w16du:dateUtc="2026-05-06T02:13:00Z">
                <m:rPr>
                  <m:sty m:val="bi"/>
                </m:rPr>
                <w:rPr>
                  <w:rFonts w:ascii="Cambria Math" w:eastAsiaTheme="minorEastAsia" w:hAnsi="Cambria Math" w:cs="Times New Roman"/>
                  <w:sz w:val="24"/>
                  <w:szCs w:val="24"/>
                  <w:lang w:val="en-AU"/>
                </w:rPr>
                <m:t>⁡</m:t>
              </w:del>
            </w:ins>
          </m:r>
          <m:d>
            <m:dPr>
              <m:begChr m:val="["/>
              <m:endChr m:val="]"/>
              <m:ctrlPr>
                <w:ins w:id="1373" w:author="Zeke Ahern" w:date="2026-04-28T10:34:00Z">
                  <w:del w:id="1374" w:author="Gonzalo Ríos" w:date="2026-05-06T12:13:00Z" w16du:dateUtc="2026-05-06T02:13:00Z">
                    <w:rPr>
                      <w:rFonts w:ascii="Cambria Math" w:eastAsiaTheme="minorEastAsia" w:hAnsi="Cambria Math" w:cs="Times New Roman"/>
                      <w:b/>
                      <w:bCs/>
                      <w:sz w:val="24"/>
                      <w:szCs w:val="24"/>
                      <w:lang w:val="en-AU"/>
                    </w:rPr>
                  </w:del>
                </w:ins>
              </m:ctrlPr>
            </m:dPr>
            <m:e>
              <m:r>
                <w:ins w:id="1375" w:author="Zeke Ahern" w:date="2026-04-28T10:34:00Z">
                  <w:del w:id="1376" w:author="Gonzalo Ríos" w:date="2026-05-06T12:13:00Z" w16du:dateUtc="2026-05-06T02:13:00Z">
                    <m:rPr>
                      <m:sty m:val="bi"/>
                    </m:rPr>
                    <w:rPr>
                      <w:rFonts w:ascii="Cambria Math" w:eastAsiaTheme="minorEastAsia" w:hAnsi="Cambria Math" w:cs="Times New Roman"/>
                      <w:sz w:val="24"/>
                      <w:szCs w:val="24"/>
                      <w:lang w:val="en-AU"/>
                    </w:rPr>
                    <m:t>(</m:t>
                  </w:del>
                </w:ins>
              </m:r>
              <m:sSub>
                <m:sSubPr>
                  <m:ctrlPr>
                    <w:ins w:id="1377" w:author="Zeke Ahern" w:date="2026-04-28T10:34:00Z">
                      <w:del w:id="1378" w:author="Gonzalo Ríos" w:date="2026-05-06T12:13:00Z" w16du:dateUtc="2026-05-06T02:13:00Z">
                        <w:rPr>
                          <w:rFonts w:ascii="Cambria Math" w:eastAsiaTheme="minorEastAsia" w:hAnsi="Cambria Math" w:cs="Times New Roman"/>
                          <w:b/>
                          <w:bCs/>
                          <w:sz w:val="24"/>
                          <w:szCs w:val="24"/>
                          <w:lang w:val="en-AU"/>
                        </w:rPr>
                      </w:del>
                    </w:ins>
                  </m:ctrlPr>
                </m:sSubPr>
                <m:e>
                  <m:r>
                    <w:ins w:id="1379" w:author="Zeke Ahern" w:date="2026-04-28T10:34:00Z">
                      <w:del w:id="1380" w:author="Gonzalo Ríos" w:date="2026-05-06T12:13:00Z" w16du:dateUtc="2026-05-06T02:13:00Z">
                        <m:rPr>
                          <m:sty m:val="bi"/>
                        </m:rPr>
                        <w:rPr>
                          <w:rFonts w:ascii="Cambria Math" w:eastAsiaTheme="minorEastAsia" w:hAnsi="Cambria Math" w:cs="Times New Roman"/>
                          <w:sz w:val="24"/>
                          <w:szCs w:val="24"/>
                          <w:lang w:val="en-AU"/>
                        </w:rPr>
                        <m:t>α</m:t>
                      </w:del>
                    </w:ins>
                  </m:r>
                </m:e>
                <m:sub>
                  <m:r>
                    <w:ins w:id="1381" w:author="Zeke Ahern" w:date="2026-04-28T10:34:00Z">
                      <w:del w:id="1382" w:author="Gonzalo Ríos" w:date="2026-05-06T12:13:00Z" w16du:dateUtc="2026-05-06T02:13:00Z">
                        <m:rPr>
                          <m:sty m:val="bi"/>
                        </m:rPr>
                        <w:rPr>
                          <w:rFonts w:ascii="Cambria Math" w:eastAsiaTheme="minorEastAsia" w:hAnsi="Cambria Math" w:cs="Times New Roman"/>
                          <w:sz w:val="24"/>
                          <w:szCs w:val="24"/>
                          <w:lang w:val="en-AU"/>
                        </w:rPr>
                        <m:t>j</m:t>
                      </w:del>
                    </w:ins>
                  </m:r>
                </m:sub>
              </m:sSub>
              <m:r>
                <w:ins w:id="1383" w:author="Zeke Ahern" w:date="2026-04-28T10:34:00Z">
                  <w:del w:id="1384" w:author="Gonzalo Ríos" w:date="2026-05-06T12:13:00Z" w16du:dateUtc="2026-05-06T02:13:00Z">
                    <m:rPr>
                      <m:sty m:val="bi"/>
                    </m:rPr>
                    <w:rPr>
                      <w:rFonts w:ascii="Cambria Math" w:eastAsiaTheme="minorEastAsia" w:hAnsi="Cambria Math" w:cs="Times New Roman"/>
                      <w:sz w:val="24"/>
                      <w:szCs w:val="24"/>
                      <w:lang w:val="en-AU"/>
                    </w:rPr>
                    <m:t>+</m:t>
                  </w:del>
                </w:ins>
              </m:r>
              <m:sSub>
                <m:sSubPr>
                  <m:ctrlPr>
                    <w:ins w:id="1385" w:author="Zeke Ahern" w:date="2026-04-28T10:34:00Z">
                      <w:del w:id="1386" w:author="Gonzalo Ríos" w:date="2026-05-06T12:13:00Z" w16du:dateUtc="2026-05-06T02:13:00Z">
                        <w:rPr>
                          <w:rFonts w:ascii="Cambria Math" w:eastAsiaTheme="minorEastAsia" w:hAnsi="Cambria Math" w:cs="Times New Roman"/>
                          <w:b/>
                          <w:bCs/>
                          <w:sz w:val="24"/>
                          <w:szCs w:val="24"/>
                          <w:lang w:val="en-AU"/>
                        </w:rPr>
                      </w:del>
                    </w:ins>
                  </m:ctrlPr>
                </m:sSubPr>
                <m:e>
                  <m:r>
                    <w:ins w:id="1387" w:author="Zeke Ahern" w:date="2026-04-28T10:34:00Z">
                      <w:del w:id="1388" w:author="Gonzalo Ríos" w:date="2026-05-06T12:13:00Z" w16du:dateUtc="2026-05-06T02:13:00Z">
                        <m:rPr>
                          <m:sty m:val="bi"/>
                        </m:rPr>
                        <w:rPr>
                          <w:rFonts w:ascii="Cambria Math" w:eastAsiaTheme="minorEastAsia" w:hAnsi="Cambria Math" w:cs="Times New Roman"/>
                          <w:sz w:val="24"/>
                          <w:szCs w:val="24"/>
                          <w:lang w:val="en-AU"/>
                        </w:rPr>
                        <m:t>γ</m:t>
                      </w:del>
                    </w:ins>
                  </m:r>
                </m:e>
                <m:sub>
                  <m:r>
                    <w:ins w:id="1389" w:author="Zeke Ahern" w:date="2026-04-28T10:34:00Z">
                      <w:del w:id="1390" w:author="Gonzalo Ríos" w:date="2026-05-06T12:13:00Z" w16du:dateUtc="2026-05-06T02:13:00Z">
                        <m:rPr>
                          <m:sty m:val="bi"/>
                        </m:rPr>
                        <w:rPr>
                          <w:rFonts w:ascii="Cambria Math" w:eastAsiaTheme="minorEastAsia" w:hAnsi="Cambria Math" w:cs="Times New Roman"/>
                          <w:sz w:val="24"/>
                          <w:szCs w:val="24"/>
                          <w:lang w:val="en-AU"/>
                        </w:rPr>
                        <m:t>j</m:t>
                      </w:del>
                    </w:ins>
                  </m:r>
                </m:sub>
              </m:sSub>
              <m:r>
                <w:ins w:id="1391" w:author="Zeke Ahern" w:date="2026-04-28T10:34:00Z">
                  <w:del w:id="1392" w:author="Gonzalo Ríos" w:date="2026-05-06T12:13:00Z" w16du:dateUtc="2026-05-06T02:13:00Z">
                    <m:rPr>
                      <m:sty m:val="b"/>
                    </m:rPr>
                    <w:rPr>
                      <w:rFonts w:ascii="Cambria Math" w:eastAsiaTheme="minorEastAsia" w:hAnsi="Cambria Math" w:cs="Times New Roman"/>
                      <w:sz w:val="24"/>
                      <w:szCs w:val="24"/>
                      <w:lang w:val="en-AU"/>
                    </w:rPr>
                    <m:t>log</m:t>
                  </w:del>
                </w:ins>
              </m:r>
              <m:r>
                <w:ins w:id="1393" w:author="Zeke Ahern" w:date="2026-04-28T10:34:00Z">
                  <w:del w:id="1394" w:author="Gonzalo Ríos" w:date="2026-05-06T12:13:00Z" w16du:dateUtc="2026-05-06T02:13:00Z">
                    <m:rPr>
                      <m:sty m:val="bi"/>
                    </m:rPr>
                    <w:rPr>
                      <w:rFonts w:ascii="Cambria Math" w:eastAsiaTheme="minorEastAsia" w:hAnsi="Cambria Math" w:cs="Times New Roman"/>
                      <w:sz w:val="24"/>
                      <w:szCs w:val="24"/>
                      <w:lang w:val="en-AU"/>
                    </w:rPr>
                    <m:t>⁡(AADT))</m:t>
                  </w:del>
                </w:ins>
              </m:r>
              <m:r>
                <w:ins w:id="1395" w:author="Zeke Ahern" w:date="2026-04-28T10:34:00Z">
                  <w:del w:id="1396" w:author="Gonzalo Ríos" w:date="2026-05-06T12:13:00Z" w16du:dateUtc="2026-05-06T02:13:00Z">
                    <m:rPr>
                      <m:sty m:val="b"/>
                    </m:rPr>
                    <w:rPr>
                      <w:rFonts w:ascii="Cambria Math" w:eastAsiaTheme="minorEastAsia" w:hAnsi="Cambria Math" w:cs="Times New Roman"/>
                      <w:sz w:val="24"/>
                      <w:szCs w:val="24"/>
                      <w:lang w:val="en-AU"/>
                    </w:rPr>
                    <m:t>Δ</m:t>
                  </w:del>
                </w:ins>
              </m:r>
              <m:r>
                <w:ins w:id="1397" w:author="Zeke Ahern" w:date="2026-04-28T10:34:00Z">
                  <w:del w:id="1398" w:author="Gonzalo Ríos" w:date="2026-05-06T12:13:00Z" w16du:dateUtc="2026-05-06T02:13:00Z">
                    <m:rPr>
                      <m:sty m:val="bi"/>
                    </m:rPr>
                    <w:rPr>
                      <w:rFonts w:ascii="Cambria Math" w:eastAsiaTheme="minorEastAsia" w:hAnsi="Cambria Math" w:cs="Times New Roman"/>
                      <w:sz w:val="24"/>
                      <w:szCs w:val="24"/>
                      <w:lang w:val="en-AU"/>
                    </w:rPr>
                    <m:t>x</m:t>
                  </w:del>
                </w:ins>
              </m:r>
            </m:e>
          </m:d>
          <m:r>
            <w:ins w:id="1399" w:author="Zeke Ahern" w:date="2026-04-28T10:34:00Z">
              <w:del w:id="1400" w:author="Gonzalo Ríos" w:date="2026-05-06T12:13:00Z" w16du:dateUtc="2026-05-06T02:13:00Z">
                <m:rPr>
                  <m:sty m:val="p"/>
                </m:rPr>
                <w:rPr>
                  <w:rFonts w:ascii="Times New Roman" w:eastAsiaTheme="minorEastAsia" w:hAnsi="Times New Roman" w:cs="Times New Roman"/>
                  <w:sz w:val="24"/>
                  <w:szCs w:val="24"/>
                  <w:lang w:val="en-AU"/>
                </w:rPr>
                <w:br/>
              </w:del>
            </w:ins>
          </m:r>
        </m:oMath>
      </m:oMathPara>
    </w:p>
    <w:p w14:paraId="31D3D717" w14:textId="0C18DA5C" w:rsidR="00F85E2C" w:rsidRPr="00F85E2C" w:rsidDel="00902A32" w:rsidRDefault="00F85E2C" w:rsidP="00F85E2C">
      <w:pPr>
        <w:jc w:val="both"/>
        <w:rPr>
          <w:ins w:id="1401" w:author="Zeke Ahern" w:date="2026-04-28T10:34:00Z"/>
          <w:del w:id="1402" w:author="Gonzalo Ríos" w:date="2026-05-06T12:13:00Z" w16du:dateUtc="2026-05-06T02:13:00Z"/>
          <w:rFonts w:ascii="Times New Roman" w:eastAsiaTheme="minorEastAsia" w:hAnsi="Times New Roman" w:cs="Times New Roman"/>
          <w:b/>
          <w:bCs/>
          <w:sz w:val="24"/>
          <w:szCs w:val="24"/>
          <w:lang w:val="en-AU"/>
        </w:rPr>
      </w:pPr>
      <w:ins w:id="1403" w:author="Zeke Ahern" w:date="2026-04-28T10:34:00Z">
        <w:del w:id="1404" w:author="Gonzalo Ríos" w:date="2026-05-06T12:13:00Z" w16du:dateUtc="2026-05-06T02:13:00Z">
          <w:r w:rsidRPr="00F85E2C" w:rsidDel="00902A32">
            <w:rPr>
              <w:rFonts w:ascii="Times New Roman" w:eastAsiaTheme="minorEastAsia" w:hAnsi="Times New Roman" w:cs="Times New Roman"/>
              <w:b/>
              <w:bCs/>
              <w:sz w:val="24"/>
              <w:szCs w:val="24"/>
              <w:lang w:val="en-AU"/>
            </w:rPr>
            <w:delText>Then explicitly state:</w:delText>
          </w:r>
        </w:del>
      </w:ins>
    </w:p>
    <w:p w14:paraId="26EF4DA5" w14:textId="63A25D15" w:rsidR="00F85E2C" w:rsidRPr="00F85E2C" w:rsidDel="00902A32" w:rsidRDefault="00F85E2C" w:rsidP="00F85E2C">
      <w:pPr>
        <w:jc w:val="both"/>
        <w:rPr>
          <w:ins w:id="1405" w:author="Zeke Ahern" w:date="2026-04-28T10:34:00Z"/>
          <w:del w:id="1406" w:author="Gonzalo Ríos" w:date="2026-05-06T12:13:00Z" w16du:dateUtc="2026-05-06T02:13:00Z"/>
          <w:rFonts w:ascii="Times New Roman" w:eastAsiaTheme="minorEastAsia" w:hAnsi="Times New Roman" w:cs="Times New Roman"/>
          <w:b/>
          <w:bCs/>
          <w:sz w:val="24"/>
          <w:szCs w:val="24"/>
          <w:lang w:val="en-AU"/>
        </w:rPr>
      </w:pPr>
      <w:ins w:id="1407" w:author="Zeke Ahern" w:date="2026-04-28T10:34:00Z">
        <w:del w:id="1408" w:author="Gonzalo Ríos" w:date="2026-05-06T12:13:00Z" w16du:dateUtc="2026-05-06T02:13:00Z">
          <w:r w:rsidRPr="00F85E2C" w:rsidDel="00902A32">
            <w:rPr>
              <w:rFonts w:ascii="Times New Roman" w:eastAsiaTheme="minorEastAsia" w:hAnsi="Times New Roman" w:cs="Times New Roman"/>
              <w:b/>
              <w:bCs/>
              <w:sz w:val="24"/>
              <w:szCs w:val="24"/>
              <w:lang w:val="en-AU"/>
            </w:rPr>
            <w:delText>Under the hierarchical CMF model, treatment effects may vary by traffic level.</w:delText>
          </w:r>
        </w:del>
      </w:ins>
    </w:p>
    <w:p w14:paraId="00BB6A53" w14:textId="21CA0574" w:rsidR="00345BB0" w:rsidRPr="00BF5083" w:rsidRDefault="00E62C0F" w:rsidP="00177E96">
      <w:pPr>
        <w:jc w:val="both"/>
        <w:rPr>
          <w:rFonts w:ascii="Times New Roman" w:eastAsiaTheme="minorEastAsia" w:hAnsi="Times New Roman" w:cs="Times New Roman"/>
          <w:b/>
          <w:bCs/>
          <w:sz w:val="24"/>
          <w:szCs w:val="24"/>
          <w:lang w:val="en-US"/>
        </w:rPr>
      </w:pPr>
      <w:r w:rsidRPr="00BF5083">
        <w:rPr>
          <w:rFonts w:ascii="Times New Roman" w:eastAsiaTheme="minorEastAsia" w:hAnsi="Times New Roman" w:cs="Times New Roman"/>
          <w:b/>
          <w:bCs/>
          <w:sz w:val="24"/>
          <w:szCs w:val="24"/>
          <w:lang w:val="en-US"/>
        </w:rPr>
        <w:br w:type="page"/>
      </w:r>
    </w:p>
    <w:sdt>
      <w:sdtPr>
        <w:rPr>
          <w:rFonts w:asciiTheme="minorHAnsi" w:eastAsiaTheme="minorHAnsi" w:hAnsiTheme="minorHAnsi" w:cstheme="minorBidi"/>
          <w:color w:val="auto"/>
          <w:sz w:val="22"/>
          <w:szCs w:val="22"/>
          <w:lang w:val="es-ES"/>
        </w:rPr>
        <w:id w:val="-1445922388"/>
        <w:docPartObj>
          <w:docPartGallery w:val="Bibliographies"/>
          <w:docPartUnique/>
        </w:docPartObj>
      </w:sdtPr>
      <w:sdtEndPr>
        <w:rPr>
          <w:rFonts w:ascii="Times New Roman" w:hAnsi="Times New Roman" w:cs="Times New Roman"/>
          <w:lang w:val="es-CL"/>
        </w:rPr>
      </w:sdtEndPr>
      <w:sdtContent>
        <w:p w14:paraId="24A163CE" w14:textId="6D629A3C" w:rsidR="00345BB0" w:rsidRPr="00BE322D" w:rsidRDefault="00345BB0">
          <w:pPr>
            <w:pStyle w:val="Ttulo1"/>
            <w:rPr>
              <w:rFonts w:ascii="Times New Roman" w:hAnsi="Times New Roman" w:cs="Times New Roman"/>
              <w:color w:val="auto"/>
              <w:lang w:val="en-US"/>
            </w:rPr>
          </w:pPr>
          <w:r w:rsidRPr="00BE322D">
            <w:rPr>
              <w:rFonts w:ascii="Times New Roman" w:hAnsi="Times New Roman" w:cs="Times New Roman"/>
              <w:color w:val="auto"/>
              <w:lang w:val="en-US"/>
            </w:rPr>
            <w:t>References</w:t>
          </w:r>
        </w:p>
        <w:sdt>
          <w:sdtPr>
            <w:rPr>
              <w:rFonts w:ascii="Times New Roman" w:hAnsi="Times New Roman" w:cs="Times New Roman"/>
            </w:rPr>
            <w:id w:val="501781001"/>
            <w:bibliography/>
          </w:sdtPr>
          <w:sdtContent>
            <w:p w14:paraId="536BF18F" w14:textId="77777777" w:rsidR="00D630DE" w:rsidRDefault="00345BB0" w:rsidP="00D630DE">
              <w:pPr>
                <w:pStyle w:val="Bibliografa"/>
                <w:ind w:left="720" w:hanging="720"/>
                <w:rPr>
                  <w:ins w:id="1409" w:author="Gonzalo Ríos" w:date="2026-05-06T20:48:00Z" w16du:dateUtc="2026-05-06T10:48:00Z"/>
                  <w:noProof/>
                  <w:kern w:val="0"/>
                  <w:sz w:val="24"/>
                  <w:szCs w:val="24"/>
                  <w:lang w:val="en-US"/>
                  <w14:ligatures w14:val="none"/>
                </w:rPr>
              </w:pPr>
              <w:r w:rsidRPr="00945933">
                <w:rPr>
                  <w:rFonts w:ascii="Times New Roman" w:hAnsi="Times New Roman" w:cs="Times New Roman"/>
                </w:rPr>
                <w:fldChar w:fldCharType="begin"/>
              </w:r>
              <w:r w:rsidRPr="00945933">
                <w:rPr>
                  <w:rFonts w:ascii="Times New Roman" w:hAnsi="Times New Roman" w:cs="Times New Roman"/>
                  <w:lang w:val="en-US"/>
                </w:rPr>
                <w:instrText>BIBLIOGRAPHY</w:instrText>
              </w:r>
              <w:r w:rsidRPr="00945933">
                <w:rPr>
                  <w:rFonts w:ascii="Times New Roman" w:hAnsi="Times New Roman" w:cs="Times New Roman"/>
                </w:rPr>
                <w:fldChar w:fldCharType="separate"/>
              </w:r>
              <w:ins w:id="1410" w:author="Gonzalo Ríos" w:date="2026-05-06T20:48:00Z" w16du:dateUtc="2026-05-06T10:48:00Z">
                <w:r w:rsidR="00D630DE">
                  <w:rPr>
                    <w:noProof/>
                    <w:lang w:val="en-US"/>
                  </w:rPr>
                  <w:t xml:space="preserve">AASHTO. (2010). </w:t>
                </w:r>
                <w:r w:rsidR="00D630DE">
                  <w:rPr>
                    <w:i/>
                    <w:iCs/>
                    <w:noProof/>
                    <w:lang w:val="en-US"/>
                  </w:rPr>
                  <w:t>Transportation Research Board. Task Force on Development of the Highway Safety Manual, &amp; Transportation Officials. Joint Task Force on the Highway Safety Manual.</w:t>
                </w:r>
                <w:r w:rsidR="00D630DE">
                  <w:rPr>
                    <w:noProof/>
                    <w:lang w:val="en-US"/>
                  </w:rPr>
                  <w:t xml:space="preserve"> (Vol. 1).</w:t>
                </w:r>
              </w:ins>
            </w:p>
            <w:p w14:paraId="6F1ECF17" w14:textId="77777777" w:rsidR="00D630DE" w:rsidRDefault="00D630DE" w:rsidP="00D630DE">
              <w:pPr>
                <w:pStyle w:val="Bibliografa"/>
                <w:ind w:left="720" w:hanging="720"/>
                <w:rPr>
                  <w:ins w:id="1411" w:author="Gonzalo Ríos" w:date="2026-05-06T20:48:00Z" w16du:dateUtc="2026-05-06T10:48:00Z"/>
                  <w:noProof/>
                  <w:lang w:val="en-US"/>
                </w:rPr>
              </w:pPr>
              <w:ins w:id="1412" w:author="Gonzalo Ríos" w:date="2026-05-06T20:48:00Z" w16du:dateUtc="2026-05-06T10:48:00Z">
                <w:r>
                  <w:rPr>
                    <w:noProof/>
                    <w:lang w:val="en-US"/>
                  </w:rPr>
                  <w:t xml:space="preserve">Bahar, G. &amp;. (2014). User’s guide to develop highway safety manual safety performance function calibration factors. </w:t>
                </w:r>
                <w:r>
                  <w:rPr>
                    <w:i/>
                    <w:iCs/>
                    <w:noProof/>
                    <w:lang w:val="en-US"/>
                  </w:rPr>
                  <w:t>National Cooperative Highway Research Program, Transportation Research Board</w:t>
                </w:r>
                <w:r>
                  <w:rPr>
                    <w:noProof/>
                    <w:lang w:val="en-US"/>
                  </w:rPr>
                  <w:t>.</w:t>
                </w:r>
              </w:ins>
            </w:p>
            <w:p w14:paraId="0BFBA4E3" w14:textId="77777777" w:rsidR="00D630DE" w:rsidRDefault="00D630DE" w:rsidP="00D630DE">
              <w:pPr>
                <w:pStyle w:val="Bibliografa"/>
                <w:ind w:left="720" w:hanging="720"/>
                <w:rPr>
                  <w:ins w:id="1413" w:author="Gonzalo Ríos" w:date="2026-05-06T20:48:00Z" w16du:dateUtc="2026-05-06T10:48:00Z"/>
                  <w:noProof/>
                  <w:lang w:val="en-US"/>
                </w:rPr>
              </w:pPr>
              <w:ins w:id="1414" w:author="Gonzalo Ríos" w:date="2026-05-06T20:48:00Z" w16du:dateUtc="2026-05-06T10:48:00Z">
                <w:r>
                  <w:rPr>
                    <w:noProof/>
                    <w:lang w:val="en-US"/>
                  </w:rPr>
                  <w:t xml:space="preserve">Butt, M. S. (2025). A literature review: AI models for road safety for prediction of crash frequency and severity. </w:t>
                </w:r>
                <w:r>
                  <w:rPr>
                    <w:i/>
                    <w:iCs/>
                    <w:noProof/>
                    <w:lang w:val="en-US"/>
                  </w:rPr>
                  <w:t>Discover Civil Engineering, 2</w:t>
                </w:r>
                <w:r>
                  <w:rPr>
                    <w:noProof/>
                    <w:lang w:val="en-US"/>
                  </w:rPr>
                  <w:t>(1).</w:t>
                </w:r>
              </w:ins>
            </w:p>
            <w:p w14:paraId="4FF151EF" w14:textId="77777777" w:rsidR="00D630DE" w:rsidRDefault="00D630DE" w:rsidP="00D630DE">
              <w:pPr>
                <w:pStyle w:val="Bibliografa"/>
                <w:ind w:left="720" w:hanging="720"/>
                <w:rPr>
                  <w:ins w:id="1415" w:author="Gonzalo Ríos" w:date="2026-05-06T20:48:00Z" w16du:dateUtc="2026-05-06T10:48:00Z"/>
                  <w:noProof/>
                  <w:lang w:val="en-US"/>
                </w:rPr>
              </w:pPr>
              <w:ins w:id="1416" w:author="Gonzalo Ríos" w:date="2026-05-06T20:48:00Z" w16du:dateUtc="2026-05-06T10:48:00Z">
                <w:r>
                  <w:rPr>
                    <w:noProof/>
                    <w:lang w:val="en-US"/>
                  </w:rPr>
                  <w:t xml:space="preserve">Chen, Y. &amp;. (2014). Methodology to develop crash modification functions for road safety treatments with fully specified and hierarchical models. </w:t>
                </w:r>
                <w:r>
                  <w:rPr>
                    <w:i/>
                    <w:iCs/>
                    <w:noProof/>
                    <w:lang w:val="en-US"/>
                  </w:rPr>
                  <w:t>Accident Analysis &amp; Prevention, 70</w:t>
                </w:r>
                <w:r>
                  <w:rPr>
                    <w:noProof/>
                    <w:lang w:val="en-US"/>
                  </w:rPr>
                  <w:t>, 131-139.</w:t>
                </w:r>
              </w:ins>
            </w:p>
            <w:p w14:paraId="77E123E0" w14:textId="77777777" w:rsidR="00D630DE" w:rsidRDefault="00D630DE" w:rsidP="00D630DE">
              <w:pPr>
                <w:pStyle w:val="Bibliografa"/>
                <w:ind w:left="720" w:hanging="720"/>
                <w:rPr>
                  <w:ins w:id="1417" w:author="Gonzalo Ríos" w:date="2026-05-06T20:48:00Z" w16du:dateUtc="2026-05-06T10:48:00Z"/>
                  <w:noProof/>
                  <w:lang w:val="en-US"/>
                </w:rPr>
              </w:pPr>
              <w:ins w:id="1418" w:author="Gonzalo Ríos" w:date="2026-05-06T20:48:00Z" w16du:dateUtc="2026-05-06T10:48:00Z">
                <w:r>
                  <w:rPr>
                    <w:noProof/>
                    <w:lang w:val="en-US"/>
                  </w:rPr>
                  <w:t xml:space="preserve">Deflorio, F. &amp;. (2022). Safety systems and vehicle generations: Analysis of accident and travel data collected using event data recorders. </w:t>
                </w:r>
                <w:r>
                  <w:rPr>
                    <w:i/>
                    <w:iCs/>
                    <w:noProof/>
                    <w:lang w:val="en-US"/>
                  </w:rPr>
                  <w:t>Journal of Transportation Safety &amp; Security, 14</w:t>
                </w:r>
                <w:r>
                  <w:rPr>
                    <w:noProof/>
                    <w:lang w:val="en-US"/>
                  </w:rPr>
                  <w:t>(8), 1307-1332.</w:t>
                </w:r>
              </w:ins>
            </w:p>
            <w:p w14:paraId="132A315A" w14:textId="77777777" w:rsidR="00D630DE" w:rsidRDefault="00D630DE" w:rsidP="00D630DE">
              <w:pPr>
                <w:pStyle w:val="Bibliografa"/>
                <w:ind w:left="720" w:hanging="720"/>
                <w:rPr>
                  <w:ins w:id="1419" w:author="Gonzalo Ríos" w:date="2026-05-06T20:48:00Z" w16du:dateUtc="2026-05-06T10:48:00Z"/>
                  <w:noProof/>
                  <w:lang w:val="en-US"/>
                </w:rPr>
              </w:pPr>
              <w:ins w:id="1420" w:author="Gonzalo Ríos" w:date="2026-05-06T20:48:00Z" w16du:dateUtc="2026-05-06T10:48:00Z">
                <w:r>
                  <w:rPr>
                    <w:noProof/>
                    <w:lang w:val="en-US"/>
                  </w:rPr>
                  <w:t xml:space="preserve">Elvik, R. (2009). The non-linearity of risk and the promotion of environmentally sustainable transport. </w:t>
                </w:r>
                <w:r>
                  <w:rPr>
                    <w:i/>
                    <w:iCs/>
                    <w:noProof/>
                    <w:lang w:val="en-US"/>
                  </w:rPr>
                  <w:t>Accident Analysis &amp; Prevention, 41</w:t>
                </w:r>
                <w:r>
                  <w:rPr>
                    <w:noProof/>
                    <w:lang w:val="en-US"/>
                  </w:rPr>
                  <w:t>(4), 849-855.</w:t>
                </w:r>
              </w:ins>
            </w:p>
            <w:p w14:paraId="54B40F9A" w14:textId="77777777" w:rsidR="00D630DE" w:rsidRDefault="00D630DE" w:rsidP="00D630DE">
              <w:pPr>
                <w:pStyle w:val="Bibliografa"/>
                <w:ind w:left="720" w:hanging="720"/>
                <w:rPr>
                  <w:ins w:id="1421" w:author="Gonzalo Ríos" w:date="2026-05-06T20:48:00Z" w16du:dateUtc="2026-05-06T10:48:00Z"/>
                  <w:noProof/>
                  <w:lang w:val="en-US"/>
                </w:rPr>
              </w:pPr>
              <w:ins w:id="1422" w:author="Gonzalo Ríos" w:date="2026-05-06T20:48:00Z" w16du:dateUtc="2026-05-06T10:48:00Z">
                <w:r>
                  <w:rPr>
                    <w:noProof/>
                    <w:lang w:val="en-US"/>
                  </w:rPr>
                  <w:t xml:space="preserve">Elvik, R. (2013). International transferability of accident modification functions for horizontal curves. </w:t>
                </w:r>
                <w:r>
                  <w:rPr>
                    <w:i/>
                    <w:iCs/>
                    <w:noProof/>
                    <w:lang w:val="en-US"/>
                  </w:rPr>
                  <w:t>Accident Analysis &amp; Prevention, 59</w:t>
                </w:r>
                <w:r>
                  <w:rPr>
                    <w:noProof/>
                    <w:lang w:val="en-US"/>
                  </w:rPr>
                  <w:t>, 487-496.</w:t>
                </w:r>
              </w:ins>
            </w:p>
            <w:p w14:paraId="1AC772D8" w14:textId="77777777" w:rsidR="00D630DE" w:rsidRDefault="00D630DE" w:rsidP="00D630DE">
              <w:pPr>
                <w:pStyle w:val="Bibliografa"/>
                <w:ind w:left="720" w:hanging="720"/>
                <w:rPr>
                  <w:ins w:id="1423" w:author="Gonzalo Ríos" w:date="2026-05-06T20:48:00Z" w16du:dateUtc="2026-05-06T10:48:00Z"/>
                  <w:noProof/>
                  <w:lang w:val="en-US"/>
                </w:rPr>
              </w:pPr>
              <w:ins w:id="1424" w:author="Gonzalo Ríos" w:date="2026-05-06T20:48:00Z" w16du:dateUtc="2026-05-06T10:48:00Z">
                <w:r>
                  <w:rPr>
                    <w:noProof/>
                    <w:lang w:val="en-US"/>
                  </w:rPr>
                  <w:t xml:space="preserve">Elvik, R. H. (2009). Basic concepts of road safety research. </w:t>
                </w:r>
                <w:r>
                  <w:rPr>
                    <w:i/>
                    <w:iCs/>
                    <w:noProof/>
                    <w:lang w:val="en-US"/>
                  </w:rPr>
                  <w:t>The Handbook of road safety measures</w:t>
                </w:r>
                <w:r>
                  <w:rPr>
                    <w:noProof/>
                    <w:lang w:val="en-US"/>
                  </w:rPr>
                  <w:t>, 81-98.</w:t>
                </w:r>
              </w:ins>
            </w:p>
            <w:p w14:paraId="708D9185" w14:textId="77777777" w:rsidR="00D630DE" w:rsidRDefault="00D630DE" w:rsidP="00D630DE">
              <w:pPr>
                <w:pStyle w:val="Bibliografa"/>
                <w:ind w:left="720" w:hanging="720"/>
                <w:rPr>
                  <w:ins w:id="1425" w:author="Gonzalo Ríos" w:date="2026-05-06T20:48:00Z" w16du:dateUtc="2026-05-06T10:48:00Z"/>
                  <w:noProof/>
                  <w:lang w:val="en-US"/>
                </w:rPr>
              </w:pPr>
              <w:ins w:id="1426" w:author="Gonzalo Ríos" w:date="2026-05-06T20:48:00Z" w16du:dateUtc="2026-05-06T10:48:00Z">
                <w:r>
                  <w:rPr>
                    <w:noProof/>
                    <w:lang w:val="en-US"/>
                  </w:rPr>
                  <w:t xml:space="preserve">Elvik, R. H. (2009). </w:t>
                </w:r>
                <w:r>
                  <w:rPr>
                    <w:i/>
                    <w:iCs/>
                    <w:noProof/>
                    <w:lang w:val="en-US"/>
                  </w:rPr>
                  <w:t>The handbook of road safety measures.</w:t>
                </w:r>
                <w:r>
                  <w:rPr>
                    <w:noProof/>
                    <w:lang w:val="en-US"/>
                  </w:rPr>
                  <w:t xml:space="preserve"> Emerald Group Publishing Limited.</w:t>
                </w:r>
              </w:ins>
            </w:p>
            <w:p w14:paraId="02149F58" w14:textId="77777777" w:rsidR="00D630DE" w:rsidRDefault="00D630DE" w:rsidP="00D630DE">
              <w:pPr>
                <w:pStyle w:val="Bibliografa"/>
                <w:ind w:left="720" w:hanging="720"/>
                <w:rPr>
                  <w:ins w:id="1427" w:author="Gonzalo Ríos" w:date="2026-05-06T20:48:00Z" w16du:dateUtc="2026-05-06T10:48:00Z"/>
                  <w:noProof/>
                  <w:lang w:val="en-US"/>
                </w:rPr>
              </w:pPr>
              <w:ins w:id="1428" w:author="Gonzalo Ríos" w:date="2026-05-06T20:48:00Z" w16du:dateUtc="2026-05-06T10:48:00Z">
                <w:r>
                  <w:rPr>
                    <w:noProof/>
                    <w:lang w:val="en-US"/>
                  </w:rPr>
                  <w:t xml:space="preserve">Fawcett, L. T. (2017). A novel Bayesian hierarchical model for road safety hotspot prediction. </w:t>
                </w:r>
                <w:r>
                  <w:rPr>
                    <w:i/>
                    <w:iCs/>
                    <w:noProof/>
                    <w:lang w:val="en-US"/>
                  </w:rPr>
                  <w:t>Accident Analysis &amp; Prevention, 99</w:t>
                </w:r>
                <w:r>
                  <w:rPr>
                    <w:noProof/>
                    <w:lang w:val="en-US"/>
                  </w:rPr>
                  <w:t>, 262-271.</w:t>
                </w:r>
              </w:ins>
            </w:p>
            <w:p w14:paraId="6C31A88A" w14:textId="77777777" w:rsidR="00D630DE" w:rsidRDefault="00D630DE" w:rsidP="00D630DE">
              <w:pPr>
                <w:pStyle w:val="Bibliografa"/>
                <w:ind w:left="720" w:hanging="720"/>
                <w:rPr>
                  <w:ins w:id="1429" w:author="Gonzalo Ríos" w:date="2026-05-06T20:48:00Z" w16du:dateUtc="2026-05-06T10:48:00Z"/>
                  <w:noProof/>
                  <w:lang w:val="en-US"/>
                </w:rPr>
              </w:pPr>
              <w:ins w:id="1430" w:author="Gonzalo Ríos" w:date="2026-05-06T20:48:00Z" w16du:dateUtc="2026-05-06T10:48:00Z">
                <w:r>
                  <w:rPr>
                    <w:noProof/>
                    <w:lang w:val="en-US"/>
                  </w:rPr>
                  <w:t xml:space="preserve">Fiorentini, N. &amp;. (2025). Developing safety performance functions to inform transport policies on urban two-lane roads. </w:t>
                </w:r>
                <w:r>
                  <w:rPr>
                    <w:i/>
                    <w:iCs/>
                    <w:noProof/>
                    <w:lang w:val="en-US"/>
                  </w:rPr>
                  <w:t>Research in Transportation Business &amp; Management, 60</w:t>
                </w:r>
                <w:r>
                  <w:rPr>
                    <w:noProof/>
                    <w:lang w:val="en-US"/>
                  </w:rPr>
                  <w:t>, 101357.</w:t>
                </w:r>
              </w:ins>
            </w:p>
            <w:p w14:paraId="481BB178" w14:textId="77777777" w:rsidR="00D630DE" w:rsidRDefault="00D630DE" w:rsidP="00D630DE">
              <w:pPr>
                <w:pStyle w:val="Bibliografa"/>
                <w:ind w:left="720" w:hanging="720"/>
                <w:rPr>
                  <w:ins w:id="1431" w:author="Gonzalo Ríos" w:date="2026-05-06T20:48:00Z" w16du:dateUtc="2026-05-06T10:48:00Z"/>
                  <w:noProof/>
                  <w:lang w:val="en-US"/>
                </w:rPr>
              </w:pPr>
              <w:ins w:id="1432" w:author="Gonzalo Ríos" w:date="2026-05-06T20:48:00Z" w16du:dateUtc="2026-05-06T10:48:00Z">
                <w:r>
                  <w:rPr>
                    <w:noProof/>
                    <w:lang w:val="en-US"/>
                  </w:rPr>
                  <w:t xml:space="preserve">Gan, X. W. (2022). Spatial-temporal varying coefficient model for lane-changing behavior in work zone merging areas. </w:t>
                </w:r>
                <w:r>
                  <w:rPr>
                    <w:i/>
                    <w:iCs/>
                    <w:noProof/>
                    <w:lang w:val="en-US"/>
                  </w:rPr>
                  <w:t>Journal of Transportation Safety &amp; Security, 14</w:t>
                </w:r>
                <w:r>
                  <w:rPr>
                    <w:noProof/>
                    <w:lang w:val="en-US"/>
                  </w:rPr>
                  <w:t>(6), 949-972.</w:t>
                </w:r>
              </w:ins>
            </w:p>
            <w:p w14:paraId="69741265" w14:textId="77777777" w:rsidR="00D630DE" w:rsidRDefault="00D630DE" w:rsidP="00D630DE">
              <w:pPr>
                <w:pStyle w:val="Bibliografa"/>
                <w:ind w:left="720" w:hanging="720"/>
                <w:rPr>
                  <w:ins w:id="1433" w:author="Gonzalo Ríos" w:date="2026-05-06T20:48:00Z" w16du:dateUtc="2026-05-06T10:48:00Z"/>
                  <w:noProof/>
                  <w:lang w:val="en-US"/>
                </w:rPr>
              </w:pPr>
              <w:ins w:id="1434" w:author="Gonzalo Ríos" w:date="2026-05-06T20:48:00Z" w16du:dateUtc="2026-05-06T10:48:00Z">
                <w:r>
                  <w:rPr>
                    <w:noProof/>
                    <w:lang w:val="en-US"/>
                  </w:rPr>
                  <w:t xml:space="preserve">Gayah, V. V. (2021). Estimating safety performance functions for two-lane rural roads using an alternative functional form for traffic volume. </w:t>
                </w:r>
                <w:r>
                  <w:rPr>
                    <w:i/>
                    <w:iCs/>
                    <w:noProof/>
                    <w:lang w:val="en-US"/>
                  </w:rPr>
                  <w:t>Accident Analysis &amp; Prevention, 157</w:t>
                </w:r>
                <w:r>
                  <w:rPr>
                    <w:noProof/>
                    <w:lang w:val="en-US"/>
                  </w:rPr>
                  <w:t>.</w:t>
                </w:r>
              </w:ins>
            </w:p>
            <w:p w14:paraId="24F2A9AC" w14:textId="77777777" w:rsidR="00D630DE" w:rsidRDefault="00D630DE" w:rsidP="00D630DE">
              <w:pPr>
                <w:pStyle w:val="Bibliografa"/>
                <w:ind w:left="720" w:hanging="720"/>
                <w:rPr>
                  <w:ins w:id="1435" w:author="Gonzalo Ríos" w:date="2026-05-06T20:48:00Z" w16du:dateUtc="2026-05-06T10:48:00Z"/>
                  <w:noProof/>
                  <w:lang w:val="en-US"/>
                </w:rPr>
              </w:pPr>
              <w:ins w:id="1436" w:author="Gonzalo Ríos" w:date="2026-05-06T20:48:00Z" w16du:dateUtc="2026-05-06T10:48:00Z">
                <w:r>
                  <w:rPr>
                    <w:noProof/>
                    <w:lang w:val="en-US"/>
                  </w:rPr>
                  <w:t xml:space="preserve">Gelman, A. &amp;. (2007). </w:t>
                </w:r>
                <w:r>
                  <w:rPr>
                    <w:i/>
                    <w:iCs/>
                    <w:noProof/>
                    <w:lang w:val="en-US"/>
                  </w:rPr>
                  <w:t>Data analysis using regression and multilevel/hierarchical models.</w:t>
                </w:r>
                <w:r>
                  <w:rPr>
                    <w:noProof/>
                    <w:lang w:val="en-US"/>
                  </w:rPr>
                  <w:t xml:space="preserve"> Cambridge university press.</w:t>
                </w:r>
              </w:ins>
            </w:p>
            <w:p w14:paraId="0C64046D" w14:textId="77777777" w:rsidR="00D630DE" w:rsidRDefault="00D630DE" w:rsidP="00D630DE">
              <w:pPr>
                <w:pStyle w:val="Bibliografa"/>
                <w:ind w:left="720" w:hanging="720"/>
                <w:rPr>
                  <w:ins w:id="1437" w:author="Gonzalo Ríos" w:date="2026-05-06T20:48:00Z" w16du:dateUtc="2026-05-06T10:48:00Z"/>
                  <w:noProof/>
                  <w:lang w:val="en-US"/>
                </w:rPr>
              </w:pPr>
              <w:ins w:id="1438" w:author="Gonzalo Ríos" w:date="2026-05-06T20:48:00Z" w16du:dateUtc="2026-05-06T10:48:00Z">
                <w:r>
                  <w:rPr>
                    <w:noProof/>
                    <w:lang w:val="en-US"/>
                  </w:rPr>
                  <w:t xml:space="preserve">German, A. C. (2025). </w:t>
                </w:r>
                <w:r>
                  <w:rPr>
                    <w:i/>
                    <w:iCs/>
                    <w:noProof/>
                    <w:lang w:val="en-US"/>
                  </w:rPr>
                  <w:t>Bayesian Data Analysis.</w:t>
                </w:r>
                <w:r>
                  <w:rPr>
                    <w:noProof/>
                    <w:lang w:val="en-US"/>
                  </w:rPr>
                  <w:t xml:space="preserve"> </w:t>
                </w:r>
              </w:ins>
            </w:p>
            <w:p w14:paraId="740A9460" w14:textId="77777777" w:rsidR="00D630DE" w:rsidRDefault="00D630DE" w:rsidP="00D630DE">
              <w:pPr>
                <w:pStyle w:val="Bibliografa"/>
                <w:ind w:left="720" w:hanging="720"/>
                <w:rPr>
                  <w:ins w:id="1439" w:author="Gonzalo Ríos" w:date="2026-05-06T20:48:00Z" w16du:dateUtc="2026-05-06T10:48:00Z"/>
                  <w:noProof/>
                  <w:lang w:val="en-US"/>
                </w:rPr>
              </w:pPr>
              <w:ins w:id="1440" w:author="Gonzalo Ríos" w:date="2026-05-06T20:48:00Z" w16du:dateUtc="2026-05-06T10:48:00Z">
                <w:r>
                  <w:rPr>
                    <w:noProof/>
                    <w:lang w:val="en-US"/>
                  </w:rPr>
                  <w:lastRenderedPageBreak/>
                  <w:t xml:space="preserve">Hauer, E. (2010). Cause, effect and regression in road safety: A case study. </w:t>
                </w:r>
                <w:r>
                  <w:rPr>
                    <w:i/>
                    <w:iCs/>
                    <w:noProof/>
                    <w:lang w:val="en-US"/>
                  </w:rPr>
                  <w:t>Accident Analysis &amp; Prevention, 42</w:t>
                </w:r>
                <w:r>
                  <w:rPr>
                    <w:noProof/>
                    <w:lang w:val="en-US"/>
                  </w:rPr>
                  <w:t>(4), 1128-1135.</w:t>
                </w:r>
              </w:ins>
            </w:p>
            <w:p w14:paraId="54EB0B5A" w14:textId="77777777" w:rsidR="00D630DE" w:rsidRDefault="00D630DE" w:rsidP="00D630DE">
              <w:pPr>
                <w:pStyle w:val="Bibliografa"/>
                <w:ind w:left="720" w:hanging="720"/>
                <w:rPr>
                  <w:ins w:id="1441" w:author="Gonzalo Ríos" w:date="2026-05-06T20:48:00Z" w16du:dateUtc="2026-05-06T10:48:00Z"/>
                  <w:noProof/>
                  <w:lang w:val="en-US"/>
                </w:rPr>
              </w:pPr>
              <w:ins w:id="1442" w:author="Gonzalo Ríos" w:date="2026-05-06T20:48:00Z" w16du:dateUtc="2026-05-06T10:48:00Z">
                <w:r>
                  <w:rPr>
                    <w:noProof/>
                    <w:lang w:val="en-US"/>
                  </w:rPr>
                  <w:t xml:space="preserve">Hodson, T. O. (2021). Mean squared error, deconstructed. </w:t>
                </w:r>
                <w:r>
                  <w:rPr>
                    <w:i/>
                    <w:iCs/>
                    <w:noProof/>
                    <w:lang w:val="en-US"/>
                  </w:rPr>
                  <w:t>Journal of Advances in Modeling Earth Systems, 13</w:t>
                </w:r>
                <w:r>
                  <w:rPr>
                    <w:noProof/>
                    <w:lang w:val="en-US"/>
                  </w:rPr>
                  <w:t>(12).</w:t>
                </w:r>
              </w:ins>
            </w:p>
            <w:p w14:paraId="581F6BDD" w14:textId="77777777" w:rsidR="00D630DE" w:rsidRDefault="00D630DE" w:rsidP="00D630DE">
              <w:pPr>
                <w:pStyle w:val="Bibliografa"/>
                <w:ind w:left="720" w:hanging="720"/>
                <w:rPr>
                  <w:ins w:id="1443" w:author="Gonzalo Ríos" w:date="2026-05-06T20:48:00Z" w16du:dateUtc="2026-05-06T10:48:00Z"/>
                  <w:noProof/>
                  <w:lang w:val="en-US"/>
                </w:rPr>
              </w:pPr>
              <w:ins w:id="1444" w:author="Gonzalo Ríos" w:date="2026-05-06T20:48:00Z" w16du:dateUtc="2026-05-06T10:48:00Z">
                <w:r>
                  <w:rPr>
                    <w:noProof/>
                    <w:lang w:val="en-US"/>
                  </w:rPr>
                  <w:t xml:space="preserve">Huang, H. &amp;.-A. (2010). Multilevel data and Bayesian analysis in traffic safety. </w:t>
                </w:r>
                <w:r>
                  <w:rPr>
                    <w:i/>
                    <w:iCs/>
                    <w:noProof/>
                    <w:lang w:val="en-US"/>
                  </w:rPr>
                  <w:t>Accident Analysis &amp; Prevention, 42</w:t>
                </w:r>
                <w:r>
                  <w:rPr>
                    <w:noProof/>
                    <w:lang w:val="en-US"/>
                  </w:rPr>
                  <w:t>(6), 1556-1565.</w:t>
                </w:r>
              </w:ins>
            </w:p>
            <w:p w14:paraId="4879D3E7" w14:textId="77777777" w:rsidR="00D630DE" w:rsidRDefault="00D630DE" w:rsidP="00D630DE">
              <w:pPr>
                <w:pStyle w:val="Bibliografa"/>
                <w:ind w:left="720" w:hanging="720"/>
                <w:rPr>
                  <w:ins w:id="1445" w:author="Gonzalo Ríos" w:date="2026-05-06T20:48:00Z" w16du:dateUtc="2026-05-06T10:48:00Z"/>
                  <w:noProof/>
                  <w:lang w:val="en-US"/>
                </w:rPr>
              </w:pPr>
              <w:ins w:id="1446" w:author="Gonzalo Ríos" w:date="2026-05-06T20:48:00Z" w16du:dateUtc="2026-05-06T10:48:00Z">
                <w:r>
                  <w:rPr>
                    <w:noProof/>
                    <w:lang w:val="en-US"/>
                  </w:rPr>
                  <w:t xml:space="preserve">Huang, H. C. (2008). Severity of driver injury and vehicle damage in traffic crashes at intersections: a Bayesian hierarchical analysis. </w:t>
                </w:r>
                <w:r>
                  <w:rPr>
                    <w:i/>
                    <w:iCs/>
                    <w:noProof/>
                    <w:lang w:val="en-US"/>
                  </w:rPr>
                  <w:t>Accident Analysis &amp; Prevention, 40</w:t>
                </w:r>
                <w:r>
                  <w:rPr>
                    <w:noProof/>
                    <w:lang w:val="en-US"/>
                  </w:rPr>
                  <w:t>(1).</w:t>
                </w:r>
              </w:ins>
            </w:p>
            <w:p w14:paraId="04C31DDD" w14:textId="77777777" w:rsidR="00D630DE" w:rsidRDefault="00D630DE" w:rsidP="00D630DE">
              <w:pPr>
                <w:pStyle w:val="Bibliografa"/>
                <w:ind w:left="720" w:hanging="720"/>
                <w:rPr>
                  <w:ins w:id="1447" w:author="Gonzalo Ríos" w:date="2026-05-06T20:48:00Z" w16du:dateUtc="2026-05-06T10:48:00Z"/>
                  <w:noProof/>
                  <w:lang w:val="en-US"/>
                </w:rPr>
              </w:pPr>
              <w:ins w:id="1448" w:author="Gonzalo Ríos" w:date="2026-05-06T20:48:00Z" w16du:dateUtc="2026-05-06T10:48:00Z">
                <w:r>
                  <w:rPr>
                    <w:noProof/>
                    <w:lang w:val="en-US"/>
                  </w:rPr>
                  <w:t xml:space="preserve">Islam, A. M. (2023). Grouped Random Parameters Negative Binomial-Lindley for accounting unobserved heterogeneity in crash data with preponderant zero observations. </w:t>
                </w:r>
                <w:r>
                  <w:rPr>
                    <w:i/>
                    <w:iCs/>
                    <w:noProof/>
                    <w:lang w:val="en-US"/>
                  </w:rPr>
                  <w:t>Analytic methods in accident research, 37</w:t>
                </w:r>
                <w:r>
                  <w:rPr>
                    <w:noProof/>
                    <w:lang w:val="en-US"/>
                  </w:rPr>
                  <w:t>, 100255.</w:t>
                </w:r>
              </w:ins>
            </w:p>
            <w:p w14:paraId="4C5D4BB3" w14:textId="77777777" w:rsidR="00D630DE" w:rsidRDefault="00D630DE" w:rsidP="00D630DE">
              <w:pPr>
                <w:pStyle w:val="Bibliografa"/>
                <w:ind w:left="720" w:hanging="720"/>
                <w:rPr>
                  <w:ins w:id="1449" w:author="Gonzalo Ríos" w:date="2026-05-06T20:48:00Z" w16du:dateUtc="2026-05-06T10:48:00Z"/>
                  <w:noProof/>
                  <w:lang w:val="en-US"/>
                </w:rPr>
              </w:pPr>
              <w:ins w:id="1450" w:author="Gonzalo Ríos" w:date="2026-05-06T20:48:00Z" w16du:dateUtc="2026-05-06T10:48:00Z">
                <w:r>
                  <w:rPr>
                    <w:noProof/>
                    <w:lang w:val="en-US"/>
                  </w:rPr>
                  <w:t xml:space="preserve">Jiaxu Jin, H. F. (2025). Road safety measurement with reliability using an advanced hybrid decision model. </w:t>
                </w:r>
                <w:r>
                  <w:rPr>
                    <w:i/>
                    <w:iCs/>
                    <w:noProof/>
                    <w:lang w:val="en-US"/>
                  </w:rPr>
                  <w:t>Scientific Reports, 15</w:t>
                </w:r>
                <w:r>
                  <w:rPr>
                    <w:noProof/>
                    <w:lang w:val="en-US"/>
                  </w:rPr>
                  <w:t>(1).</w:t>
                </w:r>
              </w:ins>
            </w:p>
            <w:p w14:paraId="322DF682" w14:textId="77777777" w:rsidR="00D630DE" w:rsidRDefault="00D630DE" w:rsidP="00D630DE">
              <w:pPr>
                <w:pStyle w:val="Bibliografa"/>
                <w:ind w:left="720" w:hanging="720"/>
                <w:rPr>
                  <w:ins w:id="1451" w:author="Gonzalo Ríos" w:date="2026-05-06T20:48:00Z" w16du:dateUtc="2026-05-06T10:48:00Z"/>
                  <w:noProof/>
                  <w:lang w:val="en-US"/>
                </w:rPr>
              </w:pPr>
              <w:ins w:id="1452" w:author="Gonzalo Ríos" w:date="2026-05-06T20:48:00Z" w16du:dateUtc="2026-05-06T10:48:00Z">
                <w:r>
                  <w:rPr>
                    <w:noProof/>
                    <w:lang w:val="en-US"/>
                  </w:rPr>
                  <w:t xml:space="preserve">Jones, A. P. (2003). The use of multilevel models for the prediction of road accident outcomes. </w:t>
                </w:r>
                <w:r>
                  <w:rPr>
                    <w:i/>
                    <w:iCs/>
                    <w:noProof/>
                    <w:lang w:val="en-US"/>
                  </w:rPr>
                  <w:t>Accident Analysis &amp; Prevention, 35</w:t>
                </w:r>
                <w:r>
                  <w:rPr>
                    <w:noProof/>
                    <w:lang w:val="en-US"/>
                  </w:rPr>
                  <w:t>(1), 59-69.</w:t>
                </w:r>
              </w:ins>
            </w:p>
            <w:p w14:paraId="2856A2F5" w14:textId="77777777" w:rsidR="00D630DE" w:rsidRDefault="00D630DE" w:rsidP="00D630DE">
              <w:pPr>
                <w:pStyle w:val="Bibliografa"/>
                <w:ind w:left="720" w:hanging="720"/>
                <w:rPr>
                  <w:ins w:id="1453" w:author="Gonzalo Ríos" w:date="2026-05-06T20:48:00Z" w16du:dateUtc="2026-05-06T10:48:00Z"/>
                  <w:noProof/>
                  <w:lang w:val="en-US"/>
                </w:rPr>
              </w:pPr>
              <w:ins w:id="1454" w:author="Gonzalo Ríos" w:date="2026-05-06T20:48:00Z" w16du:dateUtc="2026-05-06T10:48:00Z">
                <w:r>
                  <w:rPr>
                    <w:noProof/>
                    <w:lang w:val="en-US"/>
                  </w:rPr>
                  <w:t xml:space="preserve">Kim, D. G. (2007). Modeling crash outcome probabilities at rural intersections: Application of hierarchical binomial logistic models. </w:t>
                </w:r>
                <w:r>
                  <w:rPr>
                    <w:i/>
                    <w:iCs/>
                    <w:noProof/>
                    <w:lang w:val="en-US"/>
                  </w:rPr>
                  <w:t>Accident Analysis &amp; Prevention, 39</w:t>
                </w:r>
                <w:r>
                  <w:rPr>
                    <w:noProof/>
                    <w:lang w:val="en-US"/>
                  </w:rPr>
                  <w:t>(1), 125-134.</w:t>
                </w:r>
              </w:ins>
            </w:p>
            <w:p w14:paraId="1EB660A8" w14:textId="77777777" w:rsidR="00D630DE" w:rsidRDefault="00D630DE" w:rsidP="00D630DE">
              <w:pPr>
                <w:pStyle w:val="Bibliografa"/>
                <w:ind w:left="720" w:hanging="720"/>
                <w:rPr>
                  <w:ins w:id="1455" w:author="Gonzalo Ríos" w:date="2026-05-06T20:48:00Z" w16du:dateUtc="2026-05-06T10:48:00Z"/>
                  <w:noProof/>
                  <w:lang w:val="en-US"/>
                </w:rPr>
              </w:pPr>
              <w:ins w:id="1456" w:author="Gonzalo Ríos" w:date="2026-05-06T20:48:00Z" w16du:dateUtc="2026-05-06T10:48:00Z">
                <w:r>
                  <w:rPr>
                    <w:noProof/>
                    <w:lang w:val="en-US"/>
                  </w:rPr>
                  <w:t xml:space="preserve">Lord, D. &amp;. (2010). The statistical analysis of crash-frequency data: A review and assessment of methodological alternatives. </w:t>
                </w:r>
                <w:r>
                  <w:rPr>
                    <w:i/>
                    <w:iCs/>
                    <w:noProof/>
                    <w:lang w:val="en-US"/>
                  </w:rPr>
                  <w:t>Transportation research part A: policy and practice, 44</w:t>
                </w:r>
                <w:r>
                  <w:rPr>
                    <w:noProof/>
                    <w:lang w:val="en-US"/>
                  </w:rPr>
                  <w:t>(5), 291-305.</w:t>
                </w:r>
              </w:ins>
            </w:p>
            <w:p w14:paraId="55A6C3BA" w14:textId="77777777" w:rsidR="00D630DE" w:rsidRDefault="00D630DE" w:rsidP="00D630DE">
              <w:pPr>
                <w:pStyle w:val="Bibliografa"/>
                <w:ind w:left="720" w:hanging="720"/>
                <w:rPr>
                  <w:ins w:id="1457" w:author="Gonzalo Ríos" w:date="2026-05-06T20:48:00Z" w16du:dateUtc="2026-05-06T10:48:00Z"/>
                  <w:noProof/>
                  <w:lang w:val="en-US"/>
                </w:rPr>
              </w:pPr>
              <w:ins w:id="1458" w:author="Gonzalo Ríos" w:date="2026-05-06T20:48:00Z" w16du:dateUtc="2026-05-06T10:48:00Z">
                <w:r>
                  <w:rPr>
                    <w:noProof/>
                    <w:lang w:val="en-US"/>
                  </w:rPr>
                  <w:t xml:space="preserve">Mannering, F. B.-A. (2020). Big data, traditional data and the tradeoffs between prediction and causality in highway-safety analysis. </w:t>
                </w:r>
                <w:r>
                  <w:rPr>
                    <w:i/>
                    <w:iCs/>
                    <w:noProof/>
                    <w:lang w:val="en-US"/>
                  </w:rPr>
                  <w:t>Analytic methods in accident research, 25</w:t>
                </w:r>
                <w:r>
                  <w:rPr>
                    <w:noProof/>
                    <w:lang w:val="en-US"/>
                  </w:rPr>
                  <w:t>, 100-113.</w:t>
                </w:r>
              </w:ins>
            </w:p>
            <w:p w14:paraId="79AFA756" w14:textId="77777777" w:rsidR="00D630DE" w:rsidRDefault="00D630DE" w:rsidP="00D630DE">
              <w:pPr>
                <w:pStyle w:val="Bibliografa"/>
                <w:ind w:left="720" w:hanging="720"/>
                <w:rPr>
                  <w:ins w:id="1459" w:author="Gonzalo Ríos" w:date="2026-05-06T20:48:00Z" w16du:dateUtc="2026-05-06T10:48:00Z"/>
                  <w:noProof/>
                  <w:lang w:val="en-US"/>
                </w:rPr>
              </w:pPr>
              <w:ins w:id="1460" w:author="Gonzalo Ríos" w:date="2026-05-06T20:48:00Z" w16du:dateUtc="2026-05-06T10:48:00Z">
                <w:r>
                  <w:rPr>
                    <w:noProof/>
                    <w:lang w:val="en-US"/>
                  </w:rPr>
                  <w:t xml:space="preserve">Mitra, S. &amp;. (2012). On the significance of omitted variables in intersection crash modeling. </w:t>
                </w:r>
                <w:r>
                  <w:rPr>
                    <w:i/>
                    <w:iCs/>
                    <w:noProof/>
                    <w:lang w:val="en-US"/>
                  </w:rPr>
                  <w:t>Accident Analysis &amp; Prevention, 49</w:t>
                </w:r>
                <w:r>
                  <w:rPr>
                    <w:noProof/>
                    <w:lang w:val="en-US"/>
                  </w:rPr>
                  <w:t>, 439-448.</w:t>
                </w:r>
              </w:ins>
            </w:p>
            <w:p w14:paraId="62B3763E" w14:textId="77777777" w:rsidR="00D630DE" w:rsidRDefault="00D630DE" w:rsidP="00D630DE">
              <w:pPr>
                <w:pStyle w:val="Bibliografa"/>
                <w:ind w:left="720" w:hanging="720"/>
                <w:rPr>
                  <w:ins w:id="1461" w:author="Gonzalo Ríos" w:date="2026-05-06T20:48:00Z" w16du:dateUtc="2026-05-06T10:48:00Z"/>
                  <w:noProof/>
                  <w:lang w:val="en-US"/>
                </w:rPr>
              </w:pPr>
              <w:ins w:id="1462" w:author="Gonzalo Ríos" w:date="2026-05-06T20:48:00Z" w16du:dateUtc="2026-05-06T10:48:00Z">
                <w:r>
                  <w:rPr>
                    <w:noProof/>
                    <w:lang w:val="en-US"/>
                  </w:rPr>
                  <w:t xml:space="preserve">Munira, S. &amp;. (2020). A geographically weighted regression model to examine the spatial variation of the socioeconomic and land-use factors associated with Strava bike activity in Austin, Texas. </w:t>
                </w:r>
                <w:r>
                  <w:rPr>
                    <w:i/>
                    <w:iCs/>
                    <w:noProof/>
                    <w:lang w:val="en-US"/>
                  </w:rPr>
                  <w:t>Journal of Transport Geography, 88</w:t>
                </w:r>
                <w:r>
                  <w:rPr>
                    <w:noProof/>
                    <w:lang w:val="en-US"/>
                  </w:rPr>
                  <w:t>.</w:t>
                </w:r>
              </w:ins>
            </w:p>
            <w:p w14:paraId="19CC06DC" w14:textId="77777777" w:rsidR="00D630DE" w:rsidRDefault="00D630DE" w:rsidP="00D630DE">
              <w:pPr>
                <w:pStyle w:val="Bibliografa"/>
                <w:ind w:left="720" w:hanging="720"/>
                <w:rPr>
                  <w:ins w:id="1463" w:author="Gonzalo Ríos" w:date="2026-05-06T20:48:00Z" w16du:dateUtc="2026-05-06T10:48:00Z"/>
                  <w:noProof/>
                  <w:lang w:val="en-US"/>
                </w:rPr>
              </w:pPr>
              <w:ins w:id="1464" w:author="Gonzalo Ríos" w:date="2026-05-06T20:48:00Z" w16du:dateUtc="2026-05-06T10:48:00Z">
                <w:r>
                  <w:rPr>
                    <w:noProof/>
                    <w:lang w:val="en-US"/>
                  </w:rPr>
                  <w:t xml:space="preserve">Park, H. C. (2019). Injury severity of bus–pedestrian crashes in South Korea considering the effects of regional and company factors. </w:t>
                </w:r>
                <w:r>
                  <w:rPr>
                    <w:i/>
                    <w:iCs/>
                    <w:noProof/>
                    <w:lang w:val="en-US"/>
                  </w:rPr>
                  <w:t>Sustainability, 11</w:t>
                </w:r>
                <w:r>
                  <w:rPr>
                    <w:noProof/>
                    <w:lang w:val="en-US"/>
                  </w:rPr>
                  <w:t>(11), 3169.</w:t>
                </w:r>
              </w:ins>
            </w:p>
            <w:p w14:paraId="432FF3B3" w14:textId="77777777" w:rsidR="00D630DE" w:rsidRDefault="00D630DE" w:rsidP="00D630DE">
              <w:pPr>
                <w:pStyle w:val="Bibliografa"/>
                <w:ind w:left="720" w:hanging="720"/>
                <w:rPr>
                  <w:ins w:id="1465" w:author="Gonzalo Ríos" w:date="2026-05-06T20:48:00Z" w16du:dateUtc="2026-05-06T10:48:00Z"/>
                  <w:noProof/>
                  <w:lang w:val="en-US"/>
                </w:rPr>
              </w:pPr>
              <w:ins w:id="1466" w:author="Gonzalo Ríos" w:date="2026-05-06T20:48:00Z" w16du:dateUtc="2026-05-06T10:48:00Z">
                <w:r>
                  <w:rPr>
                    <w:noProof/>
                    <w:lang w:val="en-US"/>
                  </w:rPr>
                  <w:t xml:space="preserve">Pervaz, S. B. (2022). Integrating macro and micro level crash frequency models considering spatial heterogeneity and random effects. </w:t>
                </w:r>
                <w:r>
                  <w:rPr>
                    <w:i/>
                    <w:iCs/>
                    <w:noProof/>
                    <w:lang w:val="en-US"/>
                  </w:rPr>
                  <w:t>Analytic methods in accident research, 36</w:t>
                </w:r>
                <w:r>
                  <w:rPr>
                    <w:noProof/>
                    <w:lang w:val="en-US"/>
                  </w:rPr>
                  <w:t>. Retrieved from https://doi.org/10.1016/j.amar.2022.100238</w:t>
                </w:r>
              </w:ins>
            </w:p>
            <w:p w14:paraId="21A4E256" w14:textId="77777777" w:rsidR="00D630DE" w:rsidRDefault="00D630DE" w:rsidP="00D630DE">
              <w:pPr>
                <w:pStyle w:val="Bibliografa"/>
                <w:ind w:left="720" w:hanging="720"/>
                <w:rPr>
                  <w:ins w:id="1467" w:author="Gonzalo Ríos" w:date="2026-05-06T20:48:00Z" w16du:dateUtc="2026-05-06T10:48:00Z"/>
                  <w:noProof/>
                  <w:lang w:val="en-US"/>
                </w:rPr>
              </w:pPr>
              <w:ins w:id="1468" w:author="Gonzalo Ríos" w:date="2026-05-06T20:48:00Z" w16du:dateUtc="2026-05-06T10:48:00Z">
                <w:r>
                  <w:rPr>
                    <w:noProof/>
                    <w:lang w:val="en-US"/>
                  </w:rPr>
                  <w:t xml:space="preserve">Simon Washington, M. G. (2020). </w:t>
                </w:r>
                <w:r>
                  <w:rPr>
                    <w:i/>
                    <w:iCs/>
                    <w:noProof/>
                    <w:lang w:val="en-US"/>
                  </w:rPr>
                  <w:t>Statistical and Econometric Methods for Transportation Data Analysis</w:t>
                </w:r>
                <w:r>
                  <w:rPr>
                    <w:noProof/>
                    <w:lang w:val="en-US"/>
                  </w:rPr>
                  <w:t xml:space="preserve"> (Vol. 3). Chapman and Hall/CRC.</w:t>
                </w:r>
              </w:ins>
            </w:p>
            <w:p w14:paraId="4D8BBB95" w14:textId="77777777" w:rsidR="00D630DE" w:rsidRDefault="00D630DE" w:rsidP="00D630DE">
              <w:pPr>
                <w:pStyle w:val="Bibliografa"/>
                <w:ind w:left="720" w:hanging="720"/>
                <w:rPr>
                  <w:ins w:id="1469" w:author="Gonzalo Ríos" w:date="2026-05-06T20:48:00Z" w16du:dateUtc="2026-05-06T10:48:00Z"/>
                  <w:noProof/>
                  <w:lang w:val="en-US"/>
                </w:rPr>
              </w:pPr>
              <w:ins w:id="1470" w:author="Gonzalo Ríos" w:date="2026-05-06T20:48:00Z" w16du:dateUtc="2026-05-06T10:48:00Z">
                <w:r>
                  <w:rPr>
                    <w:noProof/>
                    <w:lang w:val="en-US"/>
                  </w:rPr>
                  <w:lastRenderedPageBreak/>
                  <w:t xml:space="preserve">Vayalamkuzhi, P. &amp;. (2016). Influence of geometric design characteristics on safety under heterogeneous traffic flow. </w:t>
                </w:r>
                <w:r>
                  <w:rPr>
                    <w:i/>
                    <w:iCs/>
                    <w:noProof/>
                    <w:lang w:val="en-US"/>
                  </w:rPr>
                  <w:t>Journal of traffic and transportation engineering (English edition), 3</w:t>
                </w:r>
                <w:r>
                  <w:rPr>
                    <w:noProof/>
                    <w:lang w:val="en-US"/>
                  </w:rPr>
                  <w:t>(6), 559-570.</w:t>
                </w:r>
              </w:ins>
            </w:p>
            <w:p w14:paraId="04A821C4" w14:textId="77777777" w:rsidR="00D630DE" w:rsidRDefault="00D630DE" w:rsidP="00D630DE">
              <w:pPr>
                <w:pStyle w:val="Bibliografa"/>
                <w:ind w:left="720" w:hanging="720"/>
                <w:rPr>
                  <w:ins w:id="1471" w:author="Gonzalo Ríos" w:date="2026-05-06T20:48:00Z" w16du:dateUtc="2026-05-06T10:48:00Z"/>
                  <w:noProof/>
                  <w:lang w:val="en-US"/>
                </w:rPr>
              </w:pPr>
              <w:ins w:id="1472" w:author="Gonzalo Ríos" w:date="2026-05-06T20:48:00Z" w16du:dateUtc="2026-05-06T10:48:00Z">
                <w:r>
                  <w:rPr>
                    <w:noProof/>
                    <w:lang w:val="en-US"/>
                  </w:rPr>
                  <w:t xml:space="preserve">Venkataraman, N. S. (2014). Extending the Highway Safety Manual (HSM) framework for traffic safety performance evaluation. </w:t>
                </w:r>
                <w:r>
                  <w:rPr>
                    <w:i/>
                    <w:iCs/>
                    <w:noProof/>
                    <w:lang w:val="en-US"/>
                  </w:rPr>
                  <w:t>Safety science, 64</w:t>
                </w:r>
                <w:r>
                  <w:rPr>
                    <w:noProof/>
                    <w:lang w:val="en-US"/>
                  </w:rPr>
                  <w:t>, 146-154.</w:t>
                </w:r>
              </w:ins>
            </w:p>
            <w:p w14:paraId="41241F7D" w14:textId="77777777" w:rsidR="00D630DE" w:rsidRDefault="00D630DE" w:rsidP="00D630DE">
              <w:pPr>
                <w:pStyle w:val="Bibliografa"/>
                <w:ind w:left="720" w:hanging="720"/>
                <w:rPr>
                  <w:ins w:id="1473" w:author="Gonzalo Ríos" w:date="2026-05-06T20:48:00Z" w16du:dateUtc="2026-05-06T10:48:00Z"/>
                  <w:noProof/>
                  <w:lang w:val="en-US"/>
                </w:rPr>
              </w:pPr>
              <w:ins w:id="1474" w:author="Gonzalo Ríos" w:date="2026-05-06T20:48:00Z" w16du:dateUtc="2026-05-06T10:48:00Z">
                <w:r>
                  <w:rPr>
                    <w:noProof/>
                    <w:lang w:val="en-US"/>
                  </w:rPr>
                  <w:t xml:space="preserve">Wagner, P. H. (2021). Observations on the relationship between crash frequency and traffic flow. </w:t>
                </w:r>
                <w:r>
                  <w:rPr>
                    <w:i/>
                    <w:iCs/>
                    <w:noProof/>
                    <w:lang w:val="en-US"/>
                  </w:rPr>
                  <w:t>Safety, 71</w:t>
                </w:r>
                <w:r>
                  <w:rPr>
                    <w:noProof/>
                    <w:lang w:val="en-US"/>
                  </w:rPr>
                  <w:t>(3), 3.</w:t>
                </w:r>
              </w:ins>
            </w:p>
            <w:p w14:paraId="21D8DC99" w14:textId="77777777" w:rsidR="00D630DE" w:rsidRDefault="00D630DE" w:rsidP="00D630DE">
              <w:pPr>
                <w:pStyle w:val="Bibliografa"/>
                <w:ind w:left="720" w:hanging="720"/>
                <w:rPr>
                  <w:ins w:id="1475" w:author="Gonzalo Ríos" w:date="2026-05-06T20:48:00Z" w16du:dateUtc="2026-05-06T10:48:00Z"/>
                  <w:noProof/>
                  <w:lang w:val="en-US"/>
                </w:rPr>
              </w:pPr>
              <w:ins w:id="1476" w:author="Gonzalo Ríos" w:date="2026-05-06T20:48:00Z" w16du:dateUtc="2026-05-06T10:48:00Z">
                <w:r>
                  <w:rPr>
                    <w:noProof/>
                    <w:lang w:val="en-US"/>
                  </w:rPr>
                  <w:t xml:space="preserve">Wali, B. K. (2018). Development of safety performance functions: Incorporating unobserved heterogeneity and functional form analysis. </w:t>
                </w:r>
                <w:r>
                  <w:rPr>
                    <w:i/>
                    <w:iCs/>
                    <w:noProof/>
                    <w:lang w:val="en-US"/>
                  </w:rPr>
                  <w:t>Transportation research record, 2672</w:t>
                </w:r>
                <w:r>
                  <w:rPr>
                    <w:noProof/>
                    <w:lang w:val="en-US"/>
                  </w:rPr>
                  <w:t>(30), 9-20.</w:t>
                </w:r>
              </w:ins>
            </w:p>
            <w:p w14:paraId="1793996C" w14:textId="77777777" w:rsidR="00D630DE" w:rsidRDefault="00D630DE" w:rsidP="00D630DE">
              <w:pPr>
                <w:pStyle w:val="Bibliografa"/>
                <w:ind w:left="720" w:hanging="720"/>
                <w:rPr>
                  <w:ins w:id="1477" w:author="Gonzalo Ríos" w:date="2026-05-06T20:48:00Z" w16du:dateUtc="2026-05-06T10:48:00Z"/>
                  <w:noProof/>
                  <w:lang w:val="en-US"/>
                </w:rPr>
              </w:pPr>
              <w:ins w:id="1478" w:author="Gonzalo Ríos" w:date="2026-05-06T20:48:00Z" w16du:dateUtc="2026-05-06T10:48:00Z">
                <w:r>
                  <w:rPr>
                    <w:noProof/>
                    <w:lang w:val="en-US"/>
                  </w:rPr>
                  <w:t xml:space="preserve">Wang, C. F. (2025). Data-Driven Road Traffic Safety Modeling: A Comprehensive Literature Review. </w:t>
                </w:r>
                <w:r>
                  <w:rPr>
                    <w:i/>
                    <w:iCs/>
                    <w:noProof/>
                    <w:lang w:val="en-US"/>
                  </w:rPr>
                  <w:t>Applied Sciences, 16</w:t>
                </w:r>
                <w:r>
                  <w:rPr>
                    <w:noProof/>
                    <w:lang w:val="en-US"/>
                  </w:rPr>
                  <w:t>(1).</w:t>
                </w:r>
              </w:ins>
            </w:p>
            <w:p w14:paraId="147194C9" w14:textId="77777777" w:rsidR="00D630DE" w:rsidRDefault="00D630DE" w:rsidP="00D630DE">
              <w:pPr>
                <w:pStyle w:val="Bibliografa"/>
                <w:ind w:left="720" w:hanging="720"/>
                <w:rPr>
                  <w:ins w:id="1479" w:author="Gonzalo Ríos" w:date="2026-05-06T20:48:00Z" w16du:dateUtc="2026-05-06T10:48:00Z"/>
                  <w:noProof/>
                  <w:lang w:val="en-US"/>
                </w:rPr>
              </w:pPr>
              <w:ins w:id="1480" w:author="Gonzalo Ríos" w:date="2026-05-06T20:48:00Z" w16du:dateUtc="2026-05-06T10:48:00Z">
                <w:r>
                  <w:rPr>
                    <w:noProof/>
                    <w:lang w:val="en-US"/>
                  </w:rPr>
                  <w:t xml:space="preserve">Wu, L. &amp;. (2017). Examining the influence of link function misspecification in conventional regression models for developing crash modification factors. </w:t>
                </w:r>
                <w:r>
                  <w:rPr>
                    <w:i/>
                    <w:iCs/>
                    <w:noProof/>
                    <w:lang w:val="en-US"/>
                  </w:rPr>
                  <w:t>Accident Analysis &amp; Prevention, 102</w:t>
                </w:r>
                <w:r>
                  <w:rPr>
                    <w:noProof/>
                    <w:lang w:val="en-US"/>
                  </w:rPr>
                  <w:t>, 123-135.</w:t>
                </w:r>
              </w:ins>
            </w:p>
            <w:p w14:paraId="7A68EE45" w14:textId="6465A09C" w:rsidR="00902A32" w:rsidDel="00D630DE" w:rsidRDefault="00902A32" w:rsidP="00D630DE">
              <w:pPr>
                <w:pStyle w:val="Bibliografa"/>
                <w:ind w:left="720" w:hanging="720"/>
                <w:rPr>
                  <w:del w:id="1481" w:author="Gonzalo Ríos" w:date="2026-05-06T20:48:00Z" w16du:dateUtc="2026-05-06T10:48:00Z"/>
                  <w:noProof/>
                  <w:kern w:val="0"/>
                  <w:sz w:val="24"/>
                  <w:szCs w:val="24"/>
                  <w:lang w:val="en-US"/>
                  <w14:ligatures w14:val="none"/>
                </w:rPr>
              </w:pPr>
              <w:del w:id="1482" w:author="Gonzalo Ríos" w:date="2026-05-06T20:48:00Z" w16du:dateUtc="2026-05-06T10:48:00Z">
                <w:r w:rsidDel="00D630DE">
                  <w:rPr>
                    <w:noProof/>
                    <w:lang w:val="en-US"/>
                  </w:rPr>
                  <w:delText xml:space="preserve">AASHTO. (2010). </w:delText>
                </w:r>
                <w:r w:rsidDel="00D630DE">
                  <w:rPr>
                    <w:i/>
                    <w:iCs/>
                    <w:noProof/>
                    <w:lang w:val="en-US"/>
                  </w:rPr>
                  <w:delText>Transportation Research Board. Task Force on Development of the Highway Safety Manual, &amp; Transportation Officials. Joint Task Force on the Highway Safety Manual.</w:delText>
                </w:r>
                <w:r w:rsidDel="00D630DE">
                  <w:rPr>
                    <w:noProof/>
                    <w:lang w:val="en-US"/>
                  </w:rPr>
                  <w:delText xml:space="preserve"> (Vol. 1).</w:delText>
                </w:r>
              </w:del>
            </w:p>
            <w:p w14:paraId="2689D690" w14:textId="77777777" w:rsidR="00902A32" w:rsidDel="00D630DE" w:rsidRDefault="00902A32" w:rsidP="00D630DE">
              <w:pPr>
                <w:pStyle w:val="Bibliografa"/>
                <w:ind w:left="720" w:hanging="720"/>
                <w:rPr>
                  <w:del w:id="1483" w:author="Gonzalo Ríos" w:date="2026-05-06T20:48:00Z" w16du:dateUtc="2026-05-06T10:48:00Z"/>
                  <w:noProof/>
                  <w:lang w:val="en-US"/>
                </w:rPr>
              </w:pPr>
              <w:del w:id="1484" w:author="Gonzalo Ríos" w:date="2026-05-06T20:48:00Z" w16du:dateUtc="2026-05-06T10:48:00Z">
                <w:r w:rsidDel="00D630DE">
                  <w:rPr>
                    <w:noProof/>
                    <w:lang w:val="en-US"/>
                  </w:rPr>
                  <w:delText xml:space="preserve">Bahar, G. &amp;. (2014). User’s guide to develop highway safety manual safety performance function calibration factors. </w:delText>
                </w:r>
                <w:r w:rsidDel="00D630DE">
                  <w:rPr>
                    <w:i/>
                    <w:iCs/>
                    <w:noProof/>
                    <w:lang w:val="en-US"/>
                  </w:rPr>
                  <w:delText>National Cooperative Highway Research Program, Transportation Research Board</w:delText>
                </w:r>
                <w:r w:rsidDel="00D630DE">
                  <w:rPr>
                    <w:noProof/>
                    <w:lang w:val="en-US"/>
                  </w:rPr>
                  <w:delText>.</w:delText>
                </w:r>
              </w:del>
            </w:p>
            <w:p w14:paraId="10F911C8" w14:textId="77777777" w:rsidR="00902A32" w:rsidDel="00D630DE" w:rsidRDefault="00902A32" w:rsidP="00D630DE">
              <w:pPr>
                <w:pStyle w:val="Bibliografa"/>
                <w:ind w:left="720" w:hanging="720"/>
                <w:rPr>
                  <w:del w:id="1485" w:author="Gonzalo Ríos" w:date="2026-05-06T20:48:00Z" w16du:dateUtc="2026-05-06T10:48:00Z"/>
                  <w:noProof/>
                  <w:lang w:val="en-US"/>
                </w:rPr>
              </w:pPr>
              <w:del w:id="1486" w:author="Gonzalo Ríos" w:date="2026-05-06T20:48:00Z" w16du:dateUtc="2026-05-06T10:48:00Z">
                <w:r w:rsidDel="00D630DE">
                  <w:rPr>
                    <w:noProof/>
                    <w:lang w:val="en-US"/>
                  </w:rPr>
                  <w:delText xml:space="preserve">Chen, Y. &amp;. (2014). Methodology to develop crash modification functions for road safety treatments with fully specified and hierarchical models. </w:delText>
                </w:r>
                <w:r w:rsidDel="00D630DE">
                  <w:rPr>
                    <w:i/>
                    <w:iCs/>
                    <w:noProof/>
                    <w:lang w:val="en-US"/>
                  </w:rPr>
                  <w:delText>Accident Analysis &amp; Prevention, 70</w:delText>
                </w:r>
                <w:r w:rsidDel="00D630DE">
                  <w:rPr>
                    <w:noProof/>
                    <w:lang w:val="en-US"/>
                  </w:rPr>
                  <w:delText>, 131-139.</w:delText>
                </w:r>
              </w:del>
            </w:p>
            <w:p w14:paraId="3E2BD35D" w14:textId="77777777" w:rsidR="00902A32" w:rsidDel="00D630DE" w:rsidRDefault="00902A32" w:rsidP="00D630DE">
              <w:pPr>
                <w:pStyle w:val="Bibliografa"/>
                <w:ind w:left="720" w:hanging="720"/>
                <w:rPr>
                  <w:del w:id="1487" w:author="Gonzalo Ríos" w:date="2026-05-06T20:48:00Z" w16du:dateUtc="2026-05-06T10:48:00Z"/>
                  <w:noProof/>
                  <w:lang w:val="en-US"/>
                </w:rPr>
              </w:pPr>
              <w:del w:id="1488" w:author="Gonzalo Ríos" w:date="2026-05-06T20:48:00Z" w16du:dateUtc="2026-05-06T10:48:00Z">
                <w:r w:rsidDel="00D630DE">
                  <w:rPr>
                    <w:noProof/>
                    <w:lang w:val="en-US"/>
                  </w:rPr>
                  <w:delText xml:space="preserve">Deflorio, F. &amp;. (2022). Safety systems and vehicle generations: Analysis of accident and travel data collected using event data recorders. </w:delText>
                </w:r>
                <w:r w:rsidDel="00D630DE">
                  <w:rPr>
                    <w:i/>
                    <w:iCs/>
                    <w:noProof/>
                    <w:lang w:val="en-US"/>
                  </w:rPr>
                  <w:delText>Journal of Transportation Safety &amp; Security, 14</w:delText>
                </w:r>
                <w:r w:rsidDel="00D630DE">
                  <w:rPr>
                    <w:noProof/>
                    <w:lang w:val="en-US"/>
                  </w:rPr>
                  <w:delText>(8), 1307-1332.</w:delText>
                </w:r>
              </w:del>
            </w:p>
            <w:p w14:paraId="325868FC" w14:textId="77777777" w:rsidR="00902A32" w:rsidDel="00D630DE" w:rsidRDefault="00902A32" w:rsidP="00D630DE">
              <w:pPr>
                <w:pStyle w:val="Bibliografa"/>
                <w:ind w:left="720" w:hanging="720"/>
                <w:rPr>
                  <w:del w:id="1489" w:author="Gonzalo Ríos" w:date="2026-05-06T20:48:00Z" w16du:dateUtc="2026-05-06T10:48:00Z"/>
                  <w:noProof/>
                  <w:lang w:val="en-US"/>
                </w:rPr>
              </w:pPr>
              <w:del w:id="1490" w:author="Gonzalo Ríos" w:date="2026-05-06T20:48:00Z" w16du:dateUtc="2026-05-06T10:48:00Z">
                <w:r w:rsidDel="00D630DE">
                  <w:rPr>
                    <w:noProof/>
                    <w:lang w:val="en-US"/>
                  </w:rPr>
                  <w:delText xml:space="preserve">Elvik, R. (2009). The non-linearity of risk and the promotion of environmentally sustainable transport. </w:delText>
                </w:r>
                <w:r w:rsidDel="00D630DE">
                  <w:rPr>
                    <w:i/>
                    <w:iCs/>
                    <w:noProof/>
                    <w:lang w:val="en-US"/>
                  </w:rPr>
                  <w:delText>Accident Analysis &amp; Prevention, 41</w:delText>
                </w:r>
                <w:r w:rsidDel="00D630DE">
                  <w:rPr>
                    <w:noProof/>
                    <w:lang w:val="en-US"/>
                  </w:rPr>
                  <w:delText>(4), 849-855.</w:delText>
                </w:r>
              </w:del>
            </w:p>
            <w:p w14:paraId="04C048FE" w14:textId="77777777" w:rsidR="00902A32" w:rsidDel="00D630DE" w:rsidRDefault="00902A32" w:rsidP="00D630DE">
              <w:pPr>
                <w:pStyle w:val="Bibliografa"/>
                <w:ind w:left="720" w:hanging="720"/>
                <w:rPr>
                  <w:del w:id="1491" w:author="Gonzalo Ríos" w:date="2026-05-06T20:48:00Z" w16du:dateUtc="2026-05-06T10:48:00Z"/>
                  <w:noProof/>
                  <w:lang w:val="en-US"/>
                </w:rPr>
              </w:pPr>
              <w:del w:id="1492" w:author="Gonzalo Ríos" w:date="2026-05-06T20:48:00Z" w16du:dateUtc="2026-05-06T10:48:00Z">
                <w:r w:rsidDel="00D630DE">
                  <w:rPr>
                    <w:noProof/>
                    <w:lang w:val="en-US"/>
                  </w:rPr>
                  <w:delText xml:space="preserve">Elvik, R. (2013). International transferability of accident modification functions for horizontal curves. </w:delText>
                </w:r>
                <w:r w:rsidDel="00D630DE">
                  <w:rPr>
                    <w:i/>
                    <w:iCs/>
                    <w:noProof/>
                    <w:lang w:val="en-US"/>
                  </w:rPr>
                  <w:delText>Accident Analysis &amp; Prevention, 59</w:delText>
                </w:r>
                <w:r w:rsidDel="00D630DE">
                  <w:rPr>
                    <w:noProof/>
                    <w:lang w:val="en-US"/>
                  </w:rPr>
                  <w:delText>, 487-496.</w:delText>
                </w:r>
              </w:del>
            </w:p>
            <w:p w14:paraId="5FBCE9A6" w14:textId="77777777" w:rsidR="00902A32" w:rsidDel="00D630DE" w:rsidRDefault="00902A32" w:rsidP="00D630DE">
              <w:pPr>
                <w:pStyle w:val="Bibliografa"/>
                <w:ind w:left="720" w:hanging="720"/>
                <w:rPr>
                  <w:del w:id="1493" w:author="Gonzalo Ríos" w:date="2026-05-06T20:48:00Z" w16du:dateUtc="2026-05-06T10:48:00Z"/>
                  <w:noProof/>
                  <w:lang w:val="en-US"/>
                </w:rPr>
              </w:pPr>
              <w:del w:id="1494" w:author="Gonzalo Ríos" w:date="2026-05-06T20:48:00Z" w16du:dateUtc="2026-05-06T10:48:00Z">
                <w:r w:rsidDel="00D630DE">
                  <w:rPr>
                    <w:noProof/>
                    <w:lang w:val="en-US"/>
                  </w:rPr>
                  <w:delText xml:space="preserve">Elvik, R. H. (2009). Basic concepts of road safety research. </w:delText>
                </w:r>
                <w:r w:rsidDel="00D630DE">
                  <w:rPr>
                    <w:i/>
                    <w:iCs/>
                    <w:noProof/>
                    <w:lang w:val="en-US"/>
                  </w:rPr>
                  <w:delText>The Handbook of road safety measures</w:delText>
                </w:r>
                <w:r w:rsidDel="00D630DE">
                  <w:rPr>
                    <w:noProof/>
                    <w:lang w:val="en-US"/>
                  </w:rPr>
                  <w:delText>, 81-98.</w:delText>
                </w:r>
              </w:del>
            </w:p>
            <w:p w14:paraId="6D5C7A0A" w14:textId="77777777" w:rsidR="00902A32" w:rsidDel="00D630DE" w:rsidRDefault="00902A32" w:rsidP="00D630DE">
              <w:pPr>
                <w:pStyle w:val="Bibliografa"/>
                <w:ind w:left="720" w:hanging="720"/>
                <w:rPr>
                  <w:del w:id="1495" w:author="Gonzalo Ríos" w:date="2026-05-06T20:48:00Z" w16du:dateUtc="2026-05-06T10:48:00Z"/>
                  <w:noProof/>
                  <w:lang w:val="en-US"/>
                </w:rPr>
              </w:pPr>
              <w:del w:id="1496" w:author="Gonzalo Ríos" w:date="2026-05-06T20:48:00Z" w16du:dateUtc="2026-05-06T10:48:00Z">
                <w:r w:rsidDel="00D630DE">
                  <w:rPr>
                    <w:noProof/>
                    <w:lang w:val="en-US"/>
                  </w:rPr>
                  <w:delText xml:space="preserve">Elvik, R. H. (2009). </w:delText>
                </w:r>
                <w:r w:rsidDel="00D630DE">
                  <w:rPr>
                    <w:i/>
                    <w:iCs/>
                    <w:noProof/>
                    <w:lang w:val="en-US"/>
                  </w:rPr>
                  <w:delText>The handbook of road safety measures.</w:delText>
                </w:r>
                <w:r w:rsidDel="00D630DE">
                  <w:rPr>
                    <w:noProof/>
                    <w:lang w:val="en-US"/>
                  </w:rPr>
                  <w:delText xml:space="preserve"> Emerald Group Publishing Limited.</w:delText>
                </w:r>
              </w:del>
            </w:p>
            <w:p w14:paraId="0FC2D1B0" w14:textId="77777777" w:rsidR="00902A32" w:rsidDel="00D630DE" w:rsidRDefault="00902A32" w:rsidP="00D630DE">
              <w:pPr>
                <w:pStyle w:val="Bibliografa"/>
                <w:ind w:left="720" w:hanging="720"/>
                <w:rPr>
                  <w:del w:id="1497" w:author="Gonzalo Ríos" w:date="2026-05-06T20:48:00Z" w16du:dateUtc="2026-05-06T10:48:00Z"/>
                  <w:noProof/>
                  <w:lang w:val="en-US"/>
                </w:rPr>
              </w:pPr>
              <w:del w:id="1498" w:author="Gonzalo Ríos" w:date="2026-05-06T20:48:00Z" w16du:dateUtc="2026-05-06T10:48:00Z">
                <w:r w:rsidDel="00D630DE">
                  <w:rPr>
                    <w:noProof/>
                    <w:lang w:val="en-US"/>
                  </w:rPr>
                  <w:delText xml:space="preserve">Fawcett, L. T. (2017). A novel Bayesian hierarchical model for road safety hotspot prediction. </w:delText>
                </w:r>
                <w:r w:rsidDel="00D630DE">
                  <w:rPr>
                    <w:i/>
                    <w:iCs/>
                    <w:noProof/>
                    <w:lang w:val="en-US"/>
                  </w:rPr>
                  <w:delText>Accident Analysis &amp; Prevention, 99</w:delText>
                </w:r>
                <w:r w:rsidDel="00D630DE">
                  <w:rPr>
                    <w:noProof/>
                    <w:lang w:val="en-US"/>
                  </w:rPr>
                  <w:delText>, 262-271.</w:delText>
                </w:r>
              </w:del>
            </w:p>
            <w:p w14:paraId="3FF310BF" w14:textId="77777777" w:rsidR="00902A32" w:rsidDel="00D630DE" w:rsidRDefault="00902A32" w:rsidP="00D630DE">
              <w:pPr>
                <w:pStyle w:val="Bibliografa"/>
                <w:ind w:left="720" w:hanging="720"/>
                <w:rPr>
                  <w:del w:id="1499" w:author="Gonzalo Ríos" w:date="2026-05-06T20:48:00Z" w16du:dateUtc="2026-05-06T10:48:00Z"/>
                  <w:noProof/>
                  <w:lang w:val="en-US"/>
                </w:rPr>
              </w:pPr>
              <w:del w:id="1500" w:author="Gonzalo Ríos" w:date="2026-05-06T20:48:00Z" w16du:dateUtc="2026-05-06T10:48:00Z">
                <w:r w:rsidDel="00D630DE">
                  <w:rPr>
                    <w:noProof/>
                    <w:lang w:val="en-US"/>
                  </w:rPr>
                  <w:lastRenderedPageBreak/>
                  <w:delText xml:space="preserve">Fiorentini, N. &amp;. (2025). Developing safety performance functions to inform transport policies on urban two-lane roads. </w:delText>
                </w:r>
                <w:r w:rsidDel="00D630DE">
                  <w:rPr>
                    <w:i/>
                    <w:iCs/>
                    <w:noProof/>
                    <w:lang w:val="en-US"/>
                  </w:rPr>
                  <w:delText>Research in Transportation Business &amp; Management, 60</w:delText>
                </w:r>
                <w:r w:rsidDel="00D630DE">
                  <w:rPr>
                    <w:noProof/>
                    <w:lang w:val="en-US"/>
                  </w:rPr>
                  <w:delText>, 101357.</w:delText>
                </w:r>
              </w:del>
            </w:p>
            <w:p w14:paraId="6AD657FC" w14:textId="77777777" w:rsidR="00902A32" w:rsidDel="00D630DE" w:rsidRDefault="00902A32" w:rsidP="00D630DE">
              <w:pPr>
                <w:pStyle w:val="Bibliografa"/>
                <w:ind w:left="720" w:hanging="720"/>
                <w:rPr>
                  <w:del w:id="1501" w:author="Gonzalo Ríos" w:date="2026-05-06T20:48:00Z" w16du:dateUtc="2026-05-06T10:48:00Z"/>
                  <w:noProof/>
                  <w:lang w:val="en-US"/>
                </w:rPr>
              </w:pPr>
              <w:del w:id="1502" w:author="Gonzalo Ríos" w:date="2026-05-06T20:48:00Z" w16du:dateUtc="2026-05-06T10:48:00Z">
                <w:r w:rsidDel="00D630DE">
                  <w:rPr>
                    <w:noProof/>
                    <w:lang w:val="en-US"/>
                  </w:rPr>
                  <w:delText xml:space="preserve">Gan, X. W. (2022). Spatial-temporal varying coefficient model for lane-changing behavior in work zone merging areas. </w:delText>
                </w:r>
                <w:r w:rsidDel="00D630DE">
                  <w:rPr>
                    <w:i/>
                    <w:iCs/>
                    <w:noProof/>
                    <w:lang w:val="en-US"/>
                  </w:rPr>
                  <w:delText>Journal of Transportation Safety &amp; Security, 14</w:delText>
                </w:r>
                <w:r w:rsidDel="00D630DE">
                  <w:rPr>
                    <w:noProof/>
                    <w:lang w:val="en-US"/>
                  </w:rPr>
                  <w:delText>(6), 949-972.</w:delText>
                </w:r>
              </w:del>
            </w:p>
            <w:p w14:paraId="3BFA4E44" w14:textId="77777777" w:rsidR="00902A32" w:rsidDel="00D630DE" w:rsidRDefault="00902A32" w:rsidP="00D630DE">
              <w:pPr>
                <w:pStyle w:val="Bibliografa"/>
                <w:ind w:left="720" w:hanging="720"/>
                <w:rPr>
                  <w:del w:id="1503" w:author="Gonzalo Ríos" w:date="2026-05-06T20:48:00Z" w16du:dateUtc="2026-05-06T10:48:00Z"/>
                  <w:noProof/>
                  <w:lang w:val="en-US"/>
                </w:rPr>
              </w:pPr>
              <w:del w:id="1504" w:author="Gonzalo Ríos" w:date="2026-05-06T20:48:00Z" w16du:dateUtc="2026-05-06T10:48:00Z">
                <w:r w:rsidDel="00D630DE">
                  <w:rPr>
                    <w:noProof/>
                    <w:lang w:val="en-US"/>
                  </w:rPr>
                  <w:delText xml:space="preserve">Gelman, A. &amp;. (2007). </w:delText>
                </w:r>
                <w:r w:rsidDel="00D630DE">
                  <w:rPr>
                    <w:i/>
                    <w:iCs/>
                    <w:noProof/>
                    <w:lang w:val="en-US"/>
                  </w:rPr>
                  <w:delText>Data analysis using regression and multilevel/hierarchical models.</w:delText>
                </w:r>
                <w:r w:rsidDel="00D630DE">
                  <w:rPr>
                    <w:noProof/>
                    <w:lang w:val="en-US"/>
                  </w:rPr>
                  <w:delText xml:space="preserve"> Cambridge university press.</w:delText>
                </w:r>
              </w:del>
            </w:p>
            <w:p w14:paraId="0C9959F4" w14:textId="77777777" w:rsidR="00902A32" w:rsidDel="00D630DE" w:rsidRDefault="00902A32" w:rsidP="00D630DE">
              <w:pPr>
                <w:pStyle w:val="Bibliografa"/>
                <w:ind w:left="720" w:hanging="720"/>
                <w:rPr>
                  <w:del w:id="1505" w:author="Gonzalo Ríos" w:date="2026-05-06T20:48:00Z" w16du:dateUtc="2026-05-06T10:48:00Z"/>
                  <w:noProof/>
                  <w:lang w:val="en-US"/>
                </w:rPr>
              </w:pPr>
              <w:del w:id="1506" w:author="Gonzalo Ríos" w:date="2026-05-06T20:48:00Z" w16du:dateUtc="2026-05-06T10:48:00Z">
                <w:r w:rsidDel="00D630DE">
                  <w:rPr>
                    <w:noProof/>
                    <w:lang w:val="en-US"/>
                  </w:rPr>
                  <w:delText xml:space="preserve">German, A. C. (2025). </w:delText>
                </w:r>
                <w:r w:rsidDel="00D630DE">
                  <w:rPr>
                    <w:i/>
                    <w:iCs/>
                    <w:noProof/>
                    <w:lang w:val="en-US"/>
                  </w:rPr>
                  <w:delText>Bayesian Data Analysis.</w:delText>
                </w:r>
                <w:r w:rsidDel="00D630DE">
                  <w:rPr>
                    <w:noProof/>
                    <w:lang w:val="en-US"/>
                  </w:rPr>
                  <w:delText xml:space="preserve"> </w:delText>
                </w:r>
              </w:del>
            </w:p>
            <w:p w14:paraId="721C918C" w14:textId="77777777" w:rsidR="00902A32" w:rsidDel="00D630DE" w:rsidRDefault="00902A32" w:rsidP="00D630DE">
              <w:pPr>
                <w:pStyle w:val="Bibliografa"/>
                <w:ind w:left="720" w:hanging="720"/>
                <w:rPr>
                  <w:del w:id="1507" w:author="Gonzalo Ríos" w:date="2026-05-06T20:48:00Z" w16du:dateUtc="2026-05-06T10:48:00Z"/>
                  <w:noProof/>
                  <w:lang w:val="en-US"/>
                </w:rPr>
              </w:pPr>
              <w:del w:id="1508" w:author="Gonzalo Ríos" w:date="2026-05-06T20:48:00Z" w16du:dateUtc="2026-05-06T10:48:00Z">
                <w:r w:rsidDel="00D630DE">
                  <w:rPr>
                    <w:noProof/>
                    <w:lang w:val="en-US"/>
                  </w:rPr>
                  <w:delText xml:space="preserve">Hodson, T. O. (2021). Mean squared error, deconstructed. </w:delText>
                </w:r>
                <w:r w:rsidDel="00D630DE">
                  <w:rPr>
                    <w:i/>
                    <w:iCs/>
                    <w:noProof/>
                    <w:lang w:val="en-US"/>
                  </w:rPr>
                  <w:delText>Journal of Advances in Modeling Earth Systems, 13</w:delText>
                </w:r>
                <w:r w:rsidDel="00D630DE">
                  <w:rPr>
                    <w:noProof/>
                    <w:lang w:val="en-US"/>
                  </w:rPr>
                  <w:delText>(12).</w:delText>
                </w:r>
              </w:del>
            </w:p>
            <w:p w14:paraId="4D0892A2" w14:textId="77777777" w:rsidR="00902A32" w:rsidDel="00D630DE" w:rsidRDefault="00902A32" w:rsidP="00D630DE">
              <w:pPr>
                <w:pStyle w:val="Bibliografa"/>
                <w:ind w:left="720" w:hanging="720"/>
                <w:rPr>
                  <w:del w:id="1509" w:author="Gonzalo Ríos" w:date="2026-05-06T20:48:00Z" w16du:dateUtc="2026-05-06T10:48:00Z"/>
                  <w:noProof/>
                  <w:lang w:val="en-US"/>
                </w:rPr>
              </w:pPr>
              <w:del w:id="1510" w:author="Gonzalo Ríos" w:date="2026-05-06T20:48:00Z" w16du:dateUtc="2026-05-06T10:48:00Z">
                <w:r w:rsidDel="00D630DE">
                  <w:rPr>
                    <w:noProof/>
                    <w:lang w:val="en-US"/>
                  </w:rPr>
                  <w:delText xml:space="preserve">Huang, H. &amp;.-A. (2010). Multilevel data and Bayesian analysis in traffic safety. </w:delText>
                </w:r>
                <w:r w:rsidDel="00D630DE">
                  <w:rPr>
                    <w:i/>
                    <w:iCs/>
                    <w:noProof/>
                    <w:lang w:val="en-US"/>
                  </w:rPr>
                  <w:delText>Accident Analysis &amp; Prevention, 42</w:delText>
                </w:r>
                <w:r w:rsidDel="00D630DE">
                  <w:rPr>
                    <w:noProof/>
                    <w:lang w:val="en-US"/>
                  </w:rPr>
                  <w:delText>(6), 1556-1565.</w:delText>
                </w:r>
              </w:del>
            </w:p>
            <w:p w14:paraId="5CEE248C" w14:textId="77777777" w:rsidR="00902A32" w:rsidDel="00D630DE" w:rsidRDefault="00902A32" w:rsidP="00D630DE">
              <w:pPr>
                <w:pStyle w:val="Bibliografa"/>
                <w:ind w:left="720" w:hanging="720"/>
                <w:rPr>
                  <w:del w:id="1511" w:author="Gonzalo Ríos" w:date="2026-05-06T20:48:00Z" w16du:dateUtc="2026-05-06T10:48:00Z"/>
                  <w:noProof/>
                  <w:lang w:val="en-US"/>
                </w:rPr>
              </w:pPr>
              <w:del w:id="1512" w:author="Gonzalo Ríos" w:date="2026-05-06T20:48:00Z" w16du:dateUtc="2026-05-06T10:48:00Z">
                <w:r w:rsidDel="00D630DE">
                  <w:rPr>
                    <w:noProof/>
                    <w:lang w:val="en-US"/>
                  </w:rPr>
                  <w:delText xml:space="preserve">Huang, H. C. (2008). Severity of driver injury and vehicle damage in traffic crashes at intersections: a Bayesian hierarchical analysis. </w:delText>
                </w:r>
                <w:r w:rsidDel="00D630DE">
                  <w:rPr>
                    <w:i/>
                    <w:iCs/>
                    <w:noProof/>
                    <w:lang w:val="en-US"/>
                  </w:rPr>
                  <w:delText>Accident Analysis &amp; Prevention, 40</w:delText>
                </w:r>
                <w:r w:rsidDel="00D630DE">
                  <w:rPr>
                    <w:noProof/>
                    <w:lang w:val="en-US"/>
                  </w:rPr>
                  <w:delText>(1).</w:delText>
                </w:r>
              </w:del>
            </w:p>
            <w:p w14:paraId="36FCE494" w14:textId="77777777" w:rsidR="00902A32" w:rsidDel="00D630DE" w:rsidRDefault="00902A32" w:rsidP="00D630DE">
              <w:pPr>
                <w:pStyle w:val="Bibliografa"/>
                <w:ind w:left="720" w:hanging="720"/>
                <w:rPr>
                  <w:del w:id="1513" w:author="Gonzalo Ríos" w:date="2026-05-06T20:48:00Z" w16du:dateUtc="2026-05-06T10:48:00Z"/>
                  <w:noProof/>
                  <w:lang w:val="en-US"/>
                </w:rPr>
              </w:pPr>
              <w:del w:id="1514" w:author="Gonzalo Ríos" w:date="2026-05-06T20:48:00Z" w16du:dateUtc="2026-05-06T10:48:00Z">
                <w:r w:rsidDel="00D630DE">
                  <w:rPr>
                    <w:noProof/>
                    <w:lang w:val="en-US"/>
                  </w:rPr>
                  <w:delText xml:space="preserve">Islam, A. M. (2023). Grouped Random Parameters Negative Binomial-Lindley for accounting unobserved heterogeneity in crash data with preponderant zero observations. </w:delText>
                </w:r>
                <w:r w:rsidDel="00D630DE">
                  <w:rPr>
                    <w:i/>
                    <w:iCs/>
                    <w:noProof/>
                    <w:lang w:val="en-US"/>
                  </w:rPr>
                  <w:delText>Analytic methods in accident research, 37</w:delText>
                </w:r>
                <w:r w:rsidDel="00D630DE">
                  <w:rPr>
                    <w:noProof/>
                    <w:lang w:val="en-US"/>
                  </w:rPr>
                  <w:delText>, 100255.</w:delText>
                </w:r>
              </w:del>
            </w:p>
            <w:p w14:paraId="1ED9D3D1" w14:textId="77777777" w:rsidR="00902A32" w:rsidDel="00D630DE" w:rsidRDefault="00902A32" w:rsidP="00D630DE">
              <w:pPr>
                <w:pStyle w:val="Bibliografa"/>
                <w:ind w:left="720" w:hanging="720"/>
                <w:rPr>
                  <w:del w:id="1515" w:author="Gonzalo Ríos" w:date="2026-05-06T20:48:00Z" w16du:dateUtc="2026-05-06T10:48:00Z"/>
                  <w:noProof/>
                  <w:lang w:val="en-US"/>
                </w:rPr>
              </w:pPr>
              <w:del w:id="1516" w:author="Gonzalo Ríos" w:date="2026-05-06T20:48:00Z" w16du:dateUtc="2026-05-06T10:48:00Z">
                <w:r w:rsidDel="00D630DE">
                  <w:rPr>
                    <w:noProof/>
                    <w:lang w:val="en-US"/>
                  </w:rPr>
                  <w:delText xml:space="preserve">Jiaxu Jin, H. F. (2025). Road safety measurement with reliability using an advanced hybrid decision model. </w:delText>
                </w:r>
                <w:r w:rsidDel="00D630DE">
                  <w:rPr>
                    <w:i/>
                    <w:iCs/>
                    <w:noProof/>
                    <w:lang w:val="en-US"/>
                  </w:rPr>
                  <w:delText>Scientific Reports, 15</w:delText>
                </w:r>
                <w:r w:rsidDel="00D630DE">
                  <w:rPr>
                    <w:noProof/>
                    <w:lang w:val="en-US"/>
                  </w:rPr>
                  <w:delText>(1).</w:delText>
                </w:r>
              </w:del>
            </w:p>
            <w:p w14:paraId="259FA86F" w14:textId="77777777" w:rsidR="00902A32" w:rsidDel="00D630DE" w:rsidRDefault="00902A32" w:rsidP="00D630DE">
              <w:pPr>
                <w:pStyle w:val="Bibliografa"/>
                <w:ind w:left="720" w:hanging="720"/>
                <w:rPr>
                  <w:del w:id="1517" w:author="Gonzalo Ríos" w:date="2026-05-06T20:48:00Z" w16du:dateUtc="2026-05-06T10:48:00Z"/>
                  <w:noProof/>
                  <w:lang w:val="en-US"/>
                </w:rPr>
              </w:pPr>
              <w:del w:id="1518" w:author="Gonzalo Ríos" w:date="2026-05-06T20:48:00Z" w16du:dateUtc="2026-05-06T10:48:00Z">
                <w:r w:rsidDel="00D630DE">
                  <w:rPr>
                    <w:noProof/>
                    <w:lang w:val="en-US"/>
                  </w:rPr>
                  <w:delText xml:space="preserve">Jones, A. P. (2003). The use of multilevel models for the prediction of road accident outcomes. </w:delText>
                </w:r>
                <w:r w:rsidDel="00D630DE">
                  <w:rPr>
                    <w:i/>
                    <w:iCs/>
                    <w:noProof/>
                    <w:lang w:val="en-US"/>
                  </w:rPr>
                  <w:delText>Accident Analysis &amp; Prevention, 35</w:delText>
                </w:r>
                <w:r w:rsidDel="00D630DE">
                  <w:rPr>
                    <w:noProof/>
                    <w:lang w:val="en-US"/>
                  </w:rPr>
                  <w:delText>(1), 59-69.</w:delText>
                </w:r>
              </w:del>
            </w:p>
            <w:p w14:paraId="790D63F1" w14:textId="77777777" w:rsidR="00902A32" w:rsidDel="00D630DE" w:rsidRDefault="00902A32" w:rsidP="00D630DE">
              <w:pPr>
                <w:pStyle w:val="Bibliografa"/>
                <w:ind w:left="720" w:hanging="720"/>
                <w:rPr>
                  <w:del w:id="1519" w:author="Gonzalo Ríos" w:date="2026-05-06T20:48:00Z" w16du:dateUtc="2026-05-06T10:48:00Z"/>
                  <w:noProof/>
                  <w:lang w:val="en-US"/>
                </w:rPr>
              </w:pPr>
              <w:del w:id="1520" w:author="Gonzalo Ríos" w:date="2026-05-06T20:48:00Z" w16du:dateUtc="2026-05-06T10:48:00Z">
                <w:r w:rsidDel="00D630DE">
                  <w:rPr>
                    <w:noProof/>
                    <w:lang w:val="en-US"/>
                  </w:rPr>
                  <w:delText xml:space="preserve">Kim, D. G. (2007). Modeling crash outcome probabilities at rural intersections: Application of hierarchical binomial logistic models. </w:delText>
                </w:r>
                <w:r w:rsidDel="00D630DE">
                  <w:rPr>
                    <w:i/>
                    <w:iCs/>
                    <w:noProof/>
                    <w:lang w:val="en-US"/>
                  </w:rPr>
                  <w:delText>Accident Analysis &amp; Prevention, 39</w:delText>
                </w:r>
                <w:r w:rsidDel="00D630DE">
                  <w:rPr>
                    <w:noProof/>
                    <w:lang w:val="en-US"/>
                  </w:rPr>
                  <w:delText>(1), 125-134.</w:delText>
                </w:r>
              </w:del>
            </w:p>
            <w:p w14:paraId="11C0088B" w14:textId="77777777" w:rsidR="00902A32" w:rsidDel="00D630DE" w:rsidRDefault="00902A32" w:rsidP="00D630DE">
              <w:pPr>
                <w:pStyle w:val="Bibliografa"/>
                <w:ind w:left="720" w:hanging="720"/>
                <w:rPr>
                  <w:del w:id="1521" w:author="Gonzalo Ríos" w:date="2026-05-06T20:48:00Z" w16du:dateUtc="2026-05-06T10:48:00Z"/>
                  <w:noProof/>
                  <w:lang w:val="en-US"/>
                </w:rPr>
              </w:pPr>
              <w:del w:id="1522" w:author="Gonzalo Ríos" w:date="2026-05-06T20:48:00Z" w16du:dateUtc="2026-05-06T10:48:00Z">
                <w:r w:rsidDel="00D630DE">
                  <w:rPr>
                    <w:noProof/>
                    <w:lang w:val="en-US"/>
                  </w:rPr>
                  <w:delText xml:space="preserve">Lord, D. &amp;. (2010). The statistical analysis of crash-frequency data: A review and assessment of methodological alternatives. </w:delText>
                </w:r>
                <w:r w:rsidDel="00D630DE">
                  <w:rPr>
                    <w:i/>
                    <w:iCs/>
                    <w:noProof/>
                    <w:lang w:val="en-US"/>
                  </w:rPr>
                  <w:delText>Transportation research part A: policy and practice, 44</w:delText>
                </w:r>
                <w:r w:rsidDel="00D630DE">
                  <w:rPr>
                    <w:noProof/>
                    <w:lang w:val="en-US"/>
                  </w:rPr>
                  <w:delText>(5), 291-305.</w:delText>
                </w:r>
              </w:del>
            </w:p>
            <w:p w14:paraId="0F1476DE" w14:textId="77777777" w:rsidR="00902A32" w:rsidDel="00D630DE" w:rsidRDefault="00902A32" w:rsidP="00D630DE">
              <w:pPr>
                <w:pStyle w:val="Bibliografa"/>
                <w:ind w:left="720" w:hanging="720"/>
                <w:rPr>
                  <w:del w:id="1523" w:author="Gonzalo Ríos" w:date="2026-05-06T20:48:00Z" w16du:dateUtc="2026-05-06T10:48:00Z"/>
                  <w:noProof/>
                  <w:lang w:val="en-US"/>
                </w:rPr>
              </w:pPr>
              <w:del w:id="1524" w:author="Gonzalo Ríos" w:date="2026-05-06T20:48:00Z" w16du:dateUtc="2026-05-06T10:48:00Z">
                <w:r w:rsidDel="00D630DE">
                  <w:rPr>
                    <w:noProof/>
                    <w:lang w:val="en-US"/>
                  </w:rPr>
                  <w:delText xml:space="preserve">Mannering, F. B.-A. (2020). Big data, traditional data and the tradeoffs between prediction and causality in highway-safety analysis. </w:delText>
                </w:r>
                <w:r w:rsidDel="00D630DE">
                  <w:rPr>
                    <w:i/>
                    <w:iCs/>
                    <w:noProof/>
                    <w:lang w:val="en-US"/>
                  </w:rPr>
                  <w:delText>Analytic methods in accident research, 25</w:delText>
                </w:r>
                <w:r w:rsidDel="00D630DE">
                  <w:rPr>
                    <w:noProof/>
                    <w:lang w:val="en-US"/>
                  </w:rPr>
                  <w:delText>, 100-113.</w:delText>
                </w:r>
              </w:del>
            </w:p>
            <w:p w14:paraId="1F20E93C" w14:textId="77777777" w:rsidR="00902A32" w:rsidDel="00D630DE" w:rsidRDefault="00902A32" w:rsidP="00D630DE">
              <w:pPr>
                <w:pStyle w:val="Bibliografa"/>
                <w:ind w:left="720" w:hanging="720"/>
                <w:rPr>
                  <w:del w:id="1525" w:author="Gonzalo Ríos" w:date="2026-05-06T20:48:00Z" w16du:dateUtc="2026-05-06T10:48:00Z"/>
                  <w:noProof/>
                  <w:lang w:val="en-US"/>
                </w:rPr>
              </w:pPr>
              <w:del w:id="1526" w:author="Gonzalo Ríos" w:date="2026-05-06T20:48:00Z" w16du:dateUtc="2026-05-06T10:48:00Z">
                <w:r w:rsidDel="00D630DE">
                  <w:rPr>
                    <w:noProof/>
                    <w:lang w:val="en-US"/>
                  </w:rPr>
                  <w:delText xml:space="preserve">Mitra, S. &amp;. (2012). On the significance of omitted variables in intersection crash modeling. </w:delText>
                </w:r>
                <w:r w:rsidDel="00D630DE">
                  <w:rPr>
                    <w:i/>
                    <w:iCs/>
                    <w:noProof/>
                    <w:lang w:val="en-US"/>
                  </w:rPr>
                  <w:delText>Accident Analysis &amp; Prevention, 49</w:delText>
                </w:r>
                <w:r w:rsidDel="00D630DE">
                  <w:rPr>
                    <w:noProof/>
                    <w:lang w:val="en-US"/>
                  </w:rPr>
                  <w:delText>, 439-448.</w:delText>
                </w:r>
              </w:del>
            </w:p>
            <w:p w14:paraId="4CA05A51" w14:textId="77777777" w:rsidR="00902A32" w:rsidDel="00D630DE" w:rsidRDefault="00902A32" w:rsidP="00D630DE">
              <w:pPr>
                <w:pStyle w:val="Bibliografa"/>
                <w:ind w:left="720" w:hanging="720"/>
                <w:rPr>
                  <w:del w:id="1527" w:author="Gonzalo Ríos" w:date="2026-05-06T20:48:00Z" w16du:dateUtc="2026-05-06T10:48:00Z"/>
                  <w:noProof/>
                  <w:lang w:val="en-US"/>
                </w:rPr>
              </w:pPr>
              <w:del w:id="1528" w:author="Gonzalo Ríos" w:date="2026-05-06T20:48:00Z" w16du:dateUtc="2026-05-06T10:48:00Z">
                <w:r w:rsidDel="00D630DE">
                  <w:rPr>
                    <w:noProof/>
                    <w:lang w:val="en-US"/>
                  </w:rPr>
                  <w:delText xml:space="preserve">Park, H. C. (2019). Injury severity of bus–pedestrian crashes in South Korea considering the effects of regional and company factors. </w:delText>
                </w:r>
                <w:r w:rsidDel="00D630DE">
                  <w:rPr>
                    <w:i/>
                    <w:iCs/>
                    <w:noProof/>
                    <w:lang w:val="en-US"/>
                  </w:rPr>
                  <w:delText>Sustainability, 11</w:delText>
                </w:r>
                <w:r w:rsidDel="00D630DE">
                  <w:rPr>
                    <w:noProof/>
                    <w:lang w:val="en-US"/>
                  </w:rPr>
                  <w:delText>(11), 3169.</w:delText>
                </w:r>
              </w:del>
            </w:p>
            <w:p w14:paraId="3EB5C61E" w14:textId="77777777" w:rsidR="00902A32" w:rsidDel="00D630DE" w:rsidRDefault="00902A32" w:rsidP="00D630DE">
              <w:pPr>
                <w:pStyle w:val="Bibliografa"/>
                <w:ind w:left="720" w:hanging="720"/>
                <w:rPr>
                  <w:del w:id="1529" w:author="Gonzalo Ríos" w:date="2026-05-06T20:48:00Z" w16du:dateUtc="2026-05-06T10:48:00Z"/>
                  <w:noProof/>
                  <w:lang w:val="en-US"/>
                </w:rPr>
              </w:pPr>
              <w:del w:id="1530" w:author="Gonzalo Ríos" w:date="2026-05-06T20:48:00Z" w16du:dateUtc="2026-05-06T10:48:00Z">
                <w:r w:rsidDel="00D630DE">
                  <w:rPr>
                    <w:noProof/>
                    <w:lang w:val="en-US"/>
                  </w:rPr>
                  <w:delText xml:space="preserve">Pervaz, S. B. (2022). Integrating macro and micro level crash frequency models considering spatial heterogeneity and random effects. </w:delText>
                </w:r>
                <w:r w:rsidDel="00D630DE">
                  <w:rPr>
                    <w:i/>
                    <w:iCs/>
                    <w:noProof/>
                    <w:lang w:val="en-US"/>
                  </w:rPr>
                  <w:delText>Analytic methods in accident research, 36</w:delText>
                </w:r>
                <w:r w:rsidDel="00D630DE">
                  <w:rPr>
                    <w:noProof/>
                    <w:lang w:val="en-US"/>
                  </w:rPr>
                  <w:delText>. Retrieved from https://doi.org/10.1016/j.amar.2022.100238</w:delText>
                </w:r>
              </w:del>
            </w:p>
            <w:p w14:paraId="5E7E4DEE" w14:textId="77777777" w:rsidR="00902A32" w:rsidDel="00D630DE" w:rsidRDefault="00902A32" w:rsidP="00D630DE">
              <w:pPr>
                <w:pStyle w:val="Bibliografa"/>
                <w:ind w:left="720" w:hanging="720"/>
                <w:rPr>
                  <w:del w:id="1531" w:author="Gonzalo Ríos" w:date="2026-05-06T20:48:00Z" w16du:dateUtc="2026-05-06T10:48:00Z"/>
                  <w:noProof/>
                  <w:lang w:val="en-US"/>
                </w:rPr>
              </w:pPr>
              <w:del w:id="1532" w:author="Gonzalo Ríos" w:date="2026-05-06T20:48:00Z" w16du:dateUtc="2026-05-06T10:48:00Z">
                <w:r w:rsidDel="00D630DE">
                  <w:rPr>
                    <w:noProof/>
                    <w:lang w:val="en-US"/>
                  </w:rPr>
                  <w:lastRenderedPageBreak/>
                  <w:delText xml:space="preserve">Simon Washington, M. G. (2020). </w:delText>
                </w:r>
                <w:r w:rsidDel="00D630DE">
                  <w:rPr>
                    <w:i/>
                    <w:iCs/>
                    <w:noProof/>
                    <w:lang w:val="en-US"/>
                  </w:rPr>
                  <w:delText>Statistical and Econometric Methods for Transportation Data Analysis</w:delText>
                </w:r>
                <w:r w:rsidDel="00D630DE">
                  <w:rPr>
                    <w:noProof/>
                    <w:lang w:val="en-US"/>
                  </w:rPr>
                  <w:delText xml:space="preserve"> (Vol. 3). Chapman and Hall/CRC.</w:delText>
                </w:r>
              </w:del>
            </w:p>
            <w:p w14:paraId="2E8085EB" w14:textId="77777777" w:rsidR="00902A32" w:rsidDel="00D630DE" w:rsidRDefault="00902A32" w:rsidP="00D630DE">
              <w:pPr>
                <w:pStyle w:val="Bibliografa"/>
                <w:ind w:left="720" w:hanging="720"/>
                <w:rPr>
                  <w:del w:id="1533" w:author="Gonzalo Ríos" w:date="2026-05-06T20:48:00Z" w16du:dateUtc="2026-05-06T10:48:00Z"/>
                  <w:noProof/>
                  <w:lang w:val="en-US"/>
                </w:rPr>
              </w:pPr>
              <w:del w:id="1534" w:author="Gonzalo Ríos" w:date="2026-05-06T20:48:00Z" w16du:dateUtc="2026-05-06T10:48:00Z">
                <w:r w:rsidDel="00D630DE">
                  <w:rPr>
                    <w:noProof/>
                    <w:lang w:val="en-US"/>
                  </w:rPr>
                  <w:delText xml:space="preserve">Wagner, P. H. (2021). Observations on the relationship between crash frequency and traffic flow. </w:delText>
                </w:r>
                <w:r w:rsidDel="00D630DE">
                  <w:rPr>
                    <w:i/>
                    <w:iCs/>
                    <w:noProof/>
                    <w:lang w:val="en-US"/>
                  </w:rPr>
                  <w:delText>Safety, 71</w:delText>
                </w:r>
                <w:r w:rsidDel="00D630DE">
                  <w:rPr>
                    <w:noProof/>
                    <w:lang w:val="en-US"/>
                  </w:rPr>
                  <w:delText>(3), 3.</w:delText>
                </w:r>
              </w:del>
            </w:p>
            <w:p w14:paraId="5516C3E9" w14:textId="139E55C6" w:rsidR="00902A32" w:rsidDel="00902A32" w:rsidRDefault="00902A32" w:rsidP="00D630DE">
              <w:pPr>
                <w:pStyle w:val="Bibliografa"/>
                <w:ind w:left="720" w:hanging="720"/>
                <w:rPr>
                  <w:del w:id="1535" w:author="Gonzalo Ríos" w:date="2026-05-06T12:13:00Z" w16du:dateUtc="2026-05-06T02:13:00Z"/>
                  <w:noProof/>
                  <w:kern w:val="0"/>
                  <w:sz w:val="24"/>
                  <w:szCs w:val="24"/>
                  <w:lang w:val="en-US"/>
                  <w14:ligatures w14:val="none"/>
                </w:rPr>
              </w:pPr>
              <w:del w:id="1536" w:author="Gonzalo Ríos" w:date="2026-05-06T12:13:00Z" w16du:dateUtc="2026-05-06T02:13:00Z">
                <w:r w:rsidDel="00902A32">
                  <w:rPr>
                    <w:noProof/>
                    <w:lang w:val="en-US"/>
                  </w:rPr>
                  <w:delText xml:space="preserve">AASHTO. (2010). </w:delText>
                </w:r>
                <w:r w:rsidDel="00902A32">
                  <w:rPr>
                    <w:i/>
                    <w:iCs/>
                    <w:noProof/>
                    <w:lang w:val="en-US"/>
                  </w:rPr>
                  <w:delText>Transportation Research Board. Task Force on Development of the Highway Safety Manual, &amp; Transportation Officials. Joint Task Force on the Highway Safety Manual.</w:delText>
                </w:r>
                <w:r w:rsidDel="00902A32">
                  <w:rPr>
                    <w:noProof/>
                    <w:lang w:val="en-US"/>
                  </w:rPr>
                  <w:delText xml:space="preserve"> (Vol. 1).</w:delText>
                </w:r>
              </w:del>
            </w:p>
            <w:p w14:paraId="6566A5D2" w14:textId="77777777" w:rsidR="00902A32" w:rsidDel="00902A32" w:rsidRDefault="00902A32" w:rsidP="00D630DE">
              <w:pPr>
                <w:pStyle w:val="Bibliografa"/>
                <w:ind w:left="720" w:hanging="720"/>
                <w:rPr>
                  <w:del w:id="1537" w:author="Gonzalo Ríos" w:date="2026-05-06T12:13:00Z" w16du:dateUtc="2026-05-06T02:13:00Z"/>
                  <w:noProof/>
                  <w:lang w:val="en-US"/>
                </w:rPr>
              </w:pPr>
              <w:del w:id="1538" w:author="Gonzalo Ríos" w:date="2026-05-06T12:13:00Z" w16du:dateUtc="2026-05-06T02:13:00Z">
                <w:r w:rsidDel="00902A32">
                  <w:rPr>
                    <w:noProof/>
                    <w:lang w:val="en-US"/>
                  </w:rPr>
                  <w:delText xml:space="preserve">Bahar, G. &amp;. (2014). User’s guide to develop highway safety manual safety performance function calibration factors. </w:delText>
                </w:r>
                <w:r w:rsidDel="00902A32">
                  <w:rPr>
                    <w:i/>
                    <w:iCs/>
                    <w:noProof/>
                    <w:lang w:val="en-US"/>
                  </w:rPr>
                  <w:delText>National Cooperative Highway Research Program, Transportation Research Board</w:delText>
                </w:r>
                <w:r w:rsidDel="00902A32">
                  <w:rPr>
                    <w:noProof/>
                    <w:lang w:val="en-US"/>
                  </w:rPr>
                  <w:delText>.</w:delText>
                </w:r>
              </w:del>
            </w:p>
            <w:p w14:paraId="2DF463E0" w14:textId="77777777" w:rsidR="00902A32" w:rsidDel="00902A32" w:rsidRDefault="00902A32" w:rsidP="00D630DE">
              <w:pPr>
                <w:pStyle w:val="Bibliografa"/>
                <w:ind w:left="720" w:hanging="720"/>
                <w:rPr>
                  <w:del w:id="1539" w:author="Gonzalo Ríos" w:date="2026-05-06T12:13:00Z" w16du:dateUtc="2026-05-06T02:13:00Z"/>
                  <w:noProof/>
                  <w:lang w:val="en-US"/>
                </w:rPr>
              </w:pPr>
              <w:del w:id="1540" w:author="Gonzalo Ríos" w:date="2026-05-06T12:13:00Z" w16du:dateUtc="2026-05-06T02:13:00Z">
                <w:r w:rsidDel="00902A32">
                  <w:rPr>
                    <w:noProof/>
                    <w:lang w:val="en-US"/>
                  </w:rPr>
                  <w:delText xml:space="preserve">Chen, Y. &amp;. (2014). Methodology to develop crash modification functions for road safety treatments with fully specified and hierarchical models. </w:delText>
                </w:r>
                <w:r w:rsidDel="00902A32">
                  <w:rPr>
                    <w:i/>
                    <w:iCs/>
                    <w:noProof/>
                    <w:lang w:val="en-US"/>
                  </w:rPr>
                  <w:delText>Accident Analysis &amp; Prevention, 70</w:delText>
                </w:r>
                <w:r w:rsidDel="00902A32">
                  <w:rPr>
                    <w:noProof/>
                    <w:lang w:val="en-US"/>
                  </w:rPr>
                  <w:delText>, 131-139.</w:delText>
                </w:r>
              </w:del>
            </w:p>
            <w:p w14:paraId="13A84226" w14:textId="77777777" w:rsidR="00902A32" w:rsidDel="00902A32" w:rsidRDefault="00902A32" w:rsidP="00D630DE">
              <w:pPr>
                <w:pStyle w:val="Bibliografa"/>
                <w:ind w:left="720" w:hanging="720"/>
                <w:rPr>
                  <w:del w:id="1541" w:author="Gonzalo Ríos" w:date="2026-05-06T12:13:00Z" w16du:dateUtc="2026-05-06T02:13:00Z"/>
                  <w:noProof/>
                  <w:lang w:val="en-US"/>
                </w:rPr>
              </w:pPr>
              <w:del w:id="1542" w:author="Gonzalo Ríos" w:date="2026-05-06T12:13:00Z" w16du:dateUtc="2026-05-06T02:13:00Z">
                <w:r w:rsidDel="00902A32">
                  <w:rPr>
                    <w:noProof/>
                    <w:lang w:val="en-US"/>
                  </w:rPr>
                  <w:delText xml:space="preserve">Deflorio, F. &amp;. (2022). Safety systems and vehicle generations: Analysis of accident and travel data collected using event data recorders. </w:delText>
                </w:r>
                <w:r w:rsidDel="00902A32">
                  <w:rPr>
                    <w:i/>
                    <w:iCs/>
                    <w:noProof/>
                    <w:lang w:val="en-US"/>
                  </w:rPr>
                  <w:delText>Journal of Transportation Safety &amp; Security, 14</w:delText>
                </w:r>
                <w:r w:rsidDel="00902A32">
                  <w:rPr>
                    <w:noProof/>
                    <w:lang w:val="en-US"/>
                  </w:rPr>
                  <w:delText>(8), 1307-1332.</w:delText>
                </w:r>
              </w:del>
            </w:p>
            <w:p w14:paraId="38FE6101" w14:textId="77777777" w:rsidR="00902A32" w:rsidDel="00902A32" w:rsidRDefault="00902A32" w:rsidP="00D630DE">
              <w:pPr>
                <w:pStyle w:val="Bibliografa"/>
                <w:ind w:left="720" w:hanging="720"/>
                <w:rPr>
                  <w:del w:id="1543" w:author="Gonzalo Ríos" w:date="2026-05-06T12:13:00Z" w16du:dateUtc="2026-05-06T02:13:00Z"/>
                  <w:noProof/>
                  <w:lang w:val="en-US"/>
                </w:rPr>
              </w:pPr>
              <w:del w:id="1544" w:author="Gonzalo Ríos" w:date="2026-05-06T12:13:00Z" w16du:dateUtc="2026-05-06T02:13:00Z">
                <w:r w:rsidDel="00902A32">
                  <w:rPr>
                    <w:noProof/>
                    <w:lang w:val="en-US"/>
                  </w:rPr>
                  <w:delText xml:space="preserve">Elvik, R. (2009). The non-linearity of risk and the promotion of environmentally sustainable transport. </w:delText>
                </w:r>
                <w:r w:rsidDel="00902A32">
                  <w:rPr>
                    <w:i/>
                    <w:iCs/>
                    <w:noProof/>
                    <w:lang w:val="en-US"/>
                  </w:rPr>
                  <w:delText>Accident Analysis &amp; Prevention, 41</w:delText>
                </w:r>
                <w:r w:rsidDel="00902A32">
                  <w:rPr>
                    <w:noProof/>
                    <w:lang w:val="en-US"/>
                  </w:rPr>
                  <w:delText>(4), 849-855.</w:delText>
                </w:r>
              </w:del>
            </w:p>
            <w:p w14:paraId="11DC3BDB" w14:textId="77777777" w:rsidR="00902A32" w:rsidDel="00902A32" w:rsidRDefault="00902A32" w:rsidP="00D630DE">
              <w:pPr>
                <w:pStyle w:val="Bibliografa"/>
                <w:ind w:left="720" w:hanging="720"/>
                <w:rPr>
                  <w:del w:id="1545" w:author="Gonzalo Ríos" w:date="2026-05-06T12:13:00Z" w16du:dateUtc="2026-05-06T02:13:00Z"/>
                  <w:noProof/>
                  <w:lang w:val="en-US"/>
                </w:rPr>
              </w:pPr>
              <w:del w:id="1546" w:author="Gonzalo Ríos" w:date="2026-05-06T12:13:00Z" w16du:dateUtc="2026-05-06T02:13:00Z">
                <w:r w:rsidDel="00902A32">
                  <w:rPr>
                    <w:noProof/>
                    <w:lang w:val="en-US"/>
                  </w:rPr>
                  <w:delText xml:space="preserve">Elvik, R. (2013). International transferability of accident modification functions for horizontal curves. </w:delText>
                </w:r>
                <w:r w:rsidDel="00902A32">
                  <w:rPr>
                    <w:i/>
                    <w:iCs/>
                    <w:noProof/>
                    <w:lang w:val="en-US"/>
                  </w:rPr>
                  <w:delText>Accident Analysis &amp; Prevention, 59</w:delText>
                </w:r>
                <w:r w:rsidDel="00902A32">
                  <w:rPr>
                    <w:noProof/>
                    <w:lang w:val="en-US"/>
                  </w:rPr>
                  <w:delText>, 487-496.</w:delText>
                </w:r>
              </w:del>
            </w:p>
            <w:p w14:paraId="48F107E4" w14:textId="77777777" w:rsidR="00902A32" w:rsidDel="00902A32" w:rsidRDefault="00902A32" w:rsidP="00D630DE">
              <w:pPr>
                <w:pStyle w:val="Bibliografa"/>
                <w:ind w:left="720" w:hanging="720"/>
                <w:rPr>
                  <w:del w:id="1547" w:author="Gonzalo Ríos" w:date="2026-05-06T12:13:00Z" w16du:dateUtc="2026-05-06T02:13:00Z"/>
                  <w:noProof/>
                  <w:lang w:val="en-US"/>
                </w:rPr>
              </w:pPr>
              <w:del w:id="1548" w:author="Gonzalo Ríos" w:date="2026-05-06T12:13:00Z" w16du:dateUtc="2026-05-06T02:13:00Z">
                <w:r w:rsidDel="00902A32">
                  <w:rPr>
                    <w:noProof/>
                    <w:lang w:val="en-US"/>
                  </w:rPr>
                  <w:delText xml:space="preserve">Elvik, R. H. (2009). Basic concepts of road safety research. </w:delText>
                </w:r>
                <w:r w:rsidDel="00902A32">
                  <w:rPr>
                    <w:i/>
                    <w:iCs/>
                    <w:noProof/>
                    <w:lang w:val="en-US"/>
                  </w:rPr>
                  <w:delText>The Handbook of road safety measures</w:delText>
                </w:r>
                <w:r w:rsidDel="00902A32">
                  <w:rPr>
                    <w:noProof/>
                    <w:lang w:val="en-US"/>
                  </w:rPr>
                  <w:delText>, 81-98.</w:delText>
                </w:r>
              </w:del>
            </w:p>
            <w:p w14:paraId="61C88CAB" w14:textId="77777777" w:rsidR="00902A32" w:rsidDel="00902A32" w:rsidRDefault="00902A32" w:rsidP="00D630DE">
              <w:pPr>
                <w:pStyle w:val="Bibliografa"/>
                <w:ind w:left="720" w:hanging="720"/>
                <w:rPr>
                  <w:del w:id="1549" w:author="Gonzalo Ríos" w:date="2026-05-06T12:13:00Z" w16du:dateUtc="2026-05-06T02:13:00Z"/>
                  <w:noProof/>
                  <w:lang w:val="en-US"/>
                </w:rPr>
              </w:pPr>
              <w:del w:id="1550" w:author="Gonzalo Ríos" w:date="2026-05-06T12:13:00Z" w16du:dateUtc="2026-05-06T02:13:00Z">
                <w:r w:rsidDel="00902A32">
                  <w:rPr>
                    <w:noProof/>
                    <w:lang w:val="en-US"/>
                  </w:rPr>
                  <w:delText xml:space="preserve">Elvik, R. H. (2009). </w:delText>
                </w:r>
                <w:r w:rsidDel="00902A32">
                  <w:rPr>
                    <w:i/>
                    <w:iCs/>
                    <w:noProof/>
                    <w:lang w:val="en-US"/>
                  </w:rPr>
                  <w:delText>The handbook of road safety measures.</w:delText>
                </w:r>
                <w:r w:rsidDel="00902A32">
                  <w:rPr>
                    <w:noProof/>
                    <w:lang w:val="en-US"/>
                  </w:rPr>
                  <w:delText xml:space="preserve"> Emerald Group Publishing Limited.</w:delText>
                </w:r>
              </w:del>
            </w:p>
            <w:p w14:paraId="65C969F7" w14:textId="77777777" w:rsidR="00902A32" w:rsidDel="00902A32" w:rsidRDefault="00902A32" w:rsidP="00D630DE">
              <w:pPr>
                <w:pStyle w:val="Bibliografa"/>
                <w:ind w:left="720" w:hanging="720"/>
                <w:rPr>
                  <w:del w:id="1551" w:author="Gonzalo Ríos" w:date="2026-05-06T12:13:00Z" w16du:dateUtc="2026-05-06T02:13:00Z"/>
                  <w:noProof/>
                  <w:lang w:val="en-US"/>
                </w:rPr>
              </w:pPr>
              <w:del w:id="1552" w:author="Gonzalo Ríos" w:date="2026-05-06T12:13:00Z" w16du:dateUtc="2026-05-06T02:13:00Z">
                <w:r w:rsidDel="00902A32">
                  <w:rPr>
                    <w:noProof/>
                    <w:lang w:val="en-US"/>
                  </w:rPr>
                  <w:delText xml:space="preserve">Fawcett, L. T. (2017). A novel Bayesian hierarchical model for road safety hotspot prediction. </w:delText>
                </w:r>
                <w:r w:rsidDel="00902A32">
                  <w:rPr>
                    <w:i/>
                    <w:iCs/>
                    <w:noProof/>
                    <w:lang w:val="en-US"/>
                  </w:rPr>
                  <w:delText>Accident Analysis &amp; Prevention, 99</w:delText>
                </w:r>
                <w:r w:rsidDel="00902A32">
                  <w:rPr>
                    <w:noProof/>
                    <w:lang w:val="en-US"/>
                  </w:rPr>
                  <w:delText>, 262-271.</w:delText>
                </w:r>
              </w:del>
            </w:p>
            <w:p w14:paraId="7AF30D81" w14:textId="77777777" w:rsidR="00902A32" w:rsidDel="00902A32" w:rsidRDefault="00902A32" w:rsidP="00D630DE">
              <w:pPr>
                <w:pStyle w:val="Bibliografa"/>
                <w:ind w:left="720" w:hanging="720"/>
                <w:rPr>
                  <w:del w:id="1553" w:author="Gonzalo Ríos" w:date="2026-05-06T12:13:00Z" w16du:dateUtc="2026-05-06T02:13:00Z"/>
                  <w:noProof/>
                  <w:lang w:val="en-US"/>
                </w:rPr>
              </w:pPr>
              <w:del w:id="1554" w:author="Gonzalo Ríos" w:date="2026-05-06T12:13:00Z" w16du:dateUtc="2026-05-06T02:13:00Z">
                <w:r w:rsidDel="00902A32">
                  <w:rPr>
                    <w:noProof/>
                    <w:lang w:val="en-US"/>
                  </w:rPr>
                  <w:delText xml:space="preserve">Fiorentini, N. &amp;. (2025). Developing safety performance functions to inform transport policies on urban two-lane roads. </w:delText>
                </w:r>
                <w:r w:rsidDel="00902A32">
                  <w:rPr>
                    <w:i/>
                    <w:iCs/>
                    <w:noProof/>
                    <w:lang w:val="en-US"/>
                  </w:rPr>
                  <w:delText>Research in Transportation Business &amp; Management, 60</w:delText>
                </w:r>
                <w:r w:rsidDel="00902A32">
                  <w:rPr>
                    <w:noProof/>
                    <w:lang w:val="en-US"/>
                  </w:rPr>
                  <w:delText>, 101357.</w:delText>
                </w:r>
              </w:del>
            </w:p>
            <w:p w14:paraId="595A19D4" w14:textId="77777777" w:rsidR="00902A32" w:rsidDel="00902A32" w:rsidRDefault="00902A32" w:rsidP="00D630DE">
              <w:pPr>
                <w:pStyle w:val="Bibliografa"/>
                <w:ind w:left="720" w:hanging="720"/>
                <w:rPr>
                  <w:del w:id="1555" w:author="Gonzalo Ríos" w:date="2026-05-06T12:13:00Z" w16du:dateUtc="2026-05-06T02:13:00Z"/>
                  <w:noProof/>
                  <w:lang w:val="en-US"/>
                </w:rPr>
              </w:pPr>
              <w:del w:id="1556" w:author="Gonzalo Ríos" w:date="2026-05-06T12:13:00Z" w16du:dateUtc="2026-05-06T02:13:00Z">
                <w:r w:rsidDel="00902A32">
                  <w:rPr>
                    <w:noProof/>
                    <w:lang w:val="en-US"/>
                  </w:rPr>
                  <w:delText xml:space="preserve">Gan, X. W. (2022). Spatial-temporal varying coefficient model for lane-changing behavior in work zone merging areas. </w:delText>
                </w:r>
                <w:r w:rsidDel="00902A32">
                  <w:rPr>
                    <w:i/>
                    <w:iCs/>
                    <w:noProof/>
                    <w:lang w:val="en-US"/>
                  </w:rPr>
                  <w:delText>Journal of Transportation Safety &amp; Security, 14</w:delText>
                </w:r>
                <w:r w:rsidDel="00902A32">
                  <w:rPr>
                    <w:noProof/>
                    <w:lang w:val="en-US"/>
                  </w:rPr>
                  <w:delText>(6), 949-972.</w:delText>
                </w:r>
              </w:del>
            </w:p>
            <w:p w14:paraId="709DBF8A" w14:textId="77777777" w:rsidR="00902A32" w:rsidDel="00902A32" w:rsidRDefault="00902A32" w:rsidP="00D630DE">
              <w:pPr>
                <w:pStyle w:val="Bibliografa"/>
                <w:ind w:left="720" w:hanging="720"/>
                <w:rPr>
                  <w:del w:id="1557" w:author="Gonzalo Ríos" w:date="2026-05-06T12:13:00Z" w16du:dateUtc="2026-05-06T02:13:00Z"/>
                  <w:noProof/>
                  <w:lang w:val="en-US"/>
                </w:rPr>
              </w:pPr>
              <w:del w:id="1558" w:author="Gonzalo Ríos" w:date="2026-05-06T12:13:00Z" w16du:dateUtc="2026-05-06T02:13:00Z">
                <w:r w:rsidDel="00902A32">
                  <w:rPr>
                    <w:noProof/>
                    <w:lang w:val="en-US"/>
                  </w:rPr>
                  <w:delText xml:space="preserve">Gelman, A. &amp;. (2007). </w:delText>
                </w:r>
                <w:r w:rsidDel="00902A32">
                  <w:rPr>
                    <w:i/>
                    <w:iCs/>
                    <w:noProof/>
                    <w:lang w:val="en-US"/>
                  </w:rPr>
                  <w:delText>Data analysis using regression and multilevel/hierarchical models.</w:delText>
                </w:r>
                <w:r w:rsidDel="00902A32">
                  <w:rPr>
                    <w:noProof/>
                    <w:lang w:val="en-US"/>
                  </w:rPr>
                  <w:delText xml:space="preserve"> Cambridge university press.</w:delText>
                </w:r>
              </w:del>
            </w:p>
            <w:p w14:paraId="6ECA160E" w14:textId="77777777" w:rsidR="00902A32" w:rsidDel="00902A32" w:rsidRDefault="00902A32" w:rsidP="00D630DE">
              <w:pPr>
                <w:pStyle w:val="Bibliografa"/>
                <w:ind w:left="720" w:hanging="720"/>
                <w:rPr>
                  <w:del w:id="1559" w:author="Gonzalo Ríos" w:date="2026-05-06T12:13:00Z" w16du:dateUtc="2026-05-06T02:13:00Z"/>
                  <w:noProof/>
                  <w:lang w:val="en-US"/>
                </w:rPr>
              </w:pPr>
              <w:del w:id="1560" w:author="Gonzalo Ríos" w:date="2026-05-06T12:13:00Z" w16du:dateUtc="2026-05-06T02:13:00Z">
                <w:r w:rsidDel="00902A32">
                  <w:rPr>
                    <w:noProof/>
                    <w:lang w:val="en-US"/>
                  </w:rPr>
                  <w:delText xml:space="preserve">German, A. C. (2025). </w:delText>
                </w:r>
                <w:r w:rsidDel="00902A32">
                  <w:rPr>
                    <w:i/>
                    <w:iCs/>
                    <w:noProof/>
                    <w:lang w:val="en-US"/>
                  </w:rPr>
                  <w:delText>Bayesian Data Analysis.</w:delText>
                </w:r>
                <w:r w:rsidDel="00902A32">
                  <w:rPr>
                    <w:noProof/>
                    <w:lang w:val="en-US"/>
                  </w:rPr>
                  <w:delText xml:space="preserve"> </w:delText>
                </w:r>
              </w:del>
            </w:p>
            <w:p w14:paraId="59BCF9EA" w14:textId="77777777" w:rsidR="00902A32" w:rsidDel="00902A32" w:rsidRDefault="00902A32" w:rsidP="00D630DE">
              <w:pPr>
                <w:pStyle w:val="Bibliografa"/>
                <w:ind w:left="720" w:hanging="720"/>
                <w:rPr>
                  <w:del w:id="1561" w:author="Gonzalo Ríos" w:date="2026-05-06T12:13:00Z" w16du:dateUtc="2026-05-06T02:13:00Z"/>
                  <w:noProof/>
                  <w:lang w:val="en-US"/>
                </w:rPr>
              </w:pPr>
              <w:del w:id="1562" w:author="Gonzalo Ríos" w:date="2026-05-06T12:13:00Z" w16du:dateUtc="2026-05-06T02:13:00Z">
                <w:r w:rsidDel="00902A32">
                  <w:rPr>
                    <w:noProof/>
                    <w:lang w:val="en-US"/>
                  </w:rPr>
                  <w:delText xml:space="preserve">Hodson, T. O. (2021). Mean squared error, deconstructed. </w:delText>
                </w:r>
                <w:r w:rsidDel="00902A32">
                  <w:rPr>
                    <w:i/>
                    <w:iCs/>
                    <w:noProof/>
                    <w:lang w:val="en-US"/>
                  </w:rPr>
                  <w:delText>Journal of Advances in Modeling Earth Systems, 13</w:delText>
                </w:r>
                <w:r w:rsidDel="00902A32">
                  <w:rPr>
                    <w:noProof/>
                    <w:lang w:val="en-US"/>
                  </w:rPr>
                  <w:delText>(12).</w:delText>
                </w:r>
              </w:del>
            </w:p>
            <w:p w14:paraId="41CC7653" w14:textId="77777777" w:rsidR="00902A32" w:rsidDel="00902A32" w:rsidRDefault="00902A32" w:rsidP="00D630DE">
              <w:pPr>
                <w:pStyle w:val="Bibliografa"/>
                <w:ind w:left="720" w:hanging="720"/>
                <w:rPr>
                  <w:del w:id="1563" w:author="Gonzalo Ríos" w:date="2026-05-06T12:13:00Z" w16du:dateUtc="2026-05-06T02:13:00Z"/>
                  <w:noProof/>
                  <w:lang w:val="en-US"/>
                </w:rPr>
              </w:pPr>
              <w:del w:id="1564" w:author="Gonzalo Ríos" w:date="2026-05-06T12:13:00Z" w16du:dateUtc="2026-05-06T02:13:00Z">
                <w:r w:rsidDel="00902A32">
                  <w:rPr>
                    <w:noProof/>
                    <w:lang w:val="en-US"/>
                  </w:rPr>
                  <w:lastRenderedPageBreak/>
                  <w:delText xml:space="preserve">Huang, H. &amp;.-A. (2010). Multilevel data and Bayesian analysis in traffic safety. </w:delText>
                </w:r>
                <w:r w:rsidDel="00902A32">
                  <w:rPr>
                    <w:i/>
                    <w:iCs/>
                    <w:noProof/>
                    <w:lang w:val="en-US"/>
                  </w:rPr>
                  <w:delText>Accident Analysis &amp; Prevention, 42</w:delText>
                </w:r>
                <w:r w:rsidDel="00902A32">
                  <w:rPr>
                    <w:noProof/>
                    <w:lang w:val="en-US"/>
                  </w:rPr>
                  <w:delText>(6), 1556-1565.</w:delText>
                </w:r>
              </w:del>
            </w:p>
            <w:p w14:paraId="5BE432B4" w14:textId="77777777" w:rsidR="00902A32" w:rsidDel="00902A32" w:rsidRDefault="00902A32" w:rsidP="00D630DE">
              <w:pPr>
                <w:pStyle w:val="Bibliografa"/>
                <w:ind w:left="720" w:hanging="720"/>
                <w:rPr>
                  <w:del w:id="1565" w:author="Gonzalo Ríos" w:date="2026-05-06T12:13:00Z" w16du:dateUtc="2026-05-06T02:13:00Z"/>
                  <w:noProof/>
                  <w:lang w:val="en-US"/>
                </w:rPr>
              </w:pPr>
              <w:del w:id="1566" w:author="Gonzalo Ríos" w:date="2026-05-06T12:13:00Z" w16du:dateUtc="2026-05-06T02:13:00Z">
                <w:r w:rsidDel="00902A32">
                  <w:rPr>
                    <w:noProof/>
                    <w:lang w:val="en-US"/>
                  </w:rPr>
                  <w:delText xml:space="preserve">Huang, H. C. (2008). Severity of driver injury and vehicle damage in traffic crashes at intersections: a Bayesian hierarchical analysis. </w:delText>
                </w:r>
                <w:r w:rsidDel="00902A32">
                  <w:rPr>
                    <w:i/>
                    <w:iCs/>
                    <w:noProof/>
                    <w:lang w:val="en-US"/>
                  </w:rPr>
                  <w:delText>Accident Analysis &amp; Prevention, 40</w:delText>
                </w:r>
                <w:r w:rsidDel="00902A32">
                  <w:rPr>
                    <w:noProof/>
                    <w:lang w:val="en-US"/>
                  </w:rPr>
                  <w:delText>(1).</w:delText>
                </w:r>
              </w:del>
            </w:p>
            <w:p w14:paraId="5C7A1A73" w14:textId="77777777" w:rsidR="00902A32" w:rsidDel="00902A32" w:rsidRDefault="00902A32" w:rsidP="00D630DE">
              <w:pPr>
                <w:pStyle w:val="Bibliografa"/>
                <w:ind w:left="720" w:hanging="720"/>
                <w:rPr>
                  <w:del w:id="1567" w:author="Gonzalo Ríos" w:date="2026-05-06T12:13:00Z" w16du:dateUtc="2026-05-06T02:13:00Z"/>
                  <w:noProof/>
                  <w:lang w:val="en-US"/>
                </w:rPr>
              </w:pPr>
              <w:del w:id="1568" w:author="Gonzalo Ríos" w:date="2026-05-06T12:13:00Z" w16du:dateUtc="2026-05-06T02:13:00Z">
                <w:r w:rsidDel="00902A32">
                  <w:rPr>
                    <w:noProof/>
                    <w:lang w:val="en-US"/>
                  </w:rPr>
                  <w:delText xml:space="preserve">Islam, A. M. (2023). Grouped Random Parameters Negative Binomial-Lindley for accounting unobserved heterogeneity in crash data with preponderant zero observations. </w:delText>
                </w:r>
                <w:r w:rsidDel="00902A32">
                  <w:rPr>
                    <w:i/>
                    <w:iCs/>
                    <w:noProof/>
                    <w:lang w:val="en-US"/>
                  </w:rPr>
                  <w:delText>Analytic methods in accident research, 37</w:delText>
                </w:r>
                <w:r w:rsidDel="00902A32">
                  <w:rPr>
                    <w:noProof/>
                    <w:lang w:val="en-US"/>
                  </w:rPr>
                  <w:delText>, 100255.</w:delText>
                </w:r>
              </w:del>
            </w:p>
            <w:p w14:paraId="53559FAB" w14:textId="77777777" w:rsidR="00902A32" w:rsidDel="00902A32" w:rsidRDefault="00902A32" w:rsidP="00D630DE">
              <w:pPr>
                <w:pStyle w:val="Bibliografa"/>
                <w:ind w:left="720" w:hanging="720"/>
                <w:rPr>
                  <w:del w:id="1569" w:author="Gonzalo Ríos" w:date="2026-05-06T12:13:00Z" w16du:dateUtc="2026-05-06T02:13:00Z"/>
                  <w:noProof/>
                  <w:lang w:val="en-US"/>
                </w:rPr>
              </w:pPr>
              <w:del w:id="1570" w:author="Gonzalo Ríos" w:date="2026-05-06T12:13:00Z" w16du:dateUtc="2026-05-06T02:13:00Z">
                <w:r w:rsidDel="00902A32">
                  <w:rPr>
                    <w:noProof/>
                    <w:lang w:val="en-US"/>
                  </w:rPr>
                  <w:delText xml:space="preserve">Jiaxu Jin, H. F. (2025). Road safety measurement with reliability using an advanced hybrid decision model. </w:delText>
                </w:r>
                <w:r w:rsidDel="00902A32">
                  <w:rPr>
                    <w:i/>
                    <w:iCs/>
                    <w:noProof/>
                    <w:lang w:val="en-US"/>
                  </w:rPr>
                  <w:delText>Scientific Reports, 15</w:delText>
                </w:r>
                <w:r w:rsidDel="00902A32">
                  <w:rPr>
                    <w:noProof/>
                    <w:lang w:val="en-US"/>
                  </w:rPr>
                  <w:delText>(1).</w:delText>
                </w:r>
              </w:del>
            </w:p>
            <w:p w14:paraId="16DB408F" w14:textId="77777777" w:rsidR="00902A32" w:rsidDel="00902A32" w:rsidRDefault="00902A32" w:rsidP="00D630DE">
              <w:pPr>
                <w:pStyle w:val="Bibliografa"/>
                <w:ind w:left="720" w:hanging="720"/>
                <w:rPr>
                  <w:del w:id="1571" w:author="Gonzalo Ríos" w:date="2026-05-06T12:13:00Z" w16du:dateUtc="2026-05-06T02:13:00Z"/>
                  <w:noProof/>
                  <w:lang w:val="en-US"/>
                </w:rPr>
              </w:pPr>
              <w:del w:id="1572" w:author="Gonzalo Ríos" w:date="2026-05-06T12:13:00Z" w16du:dateUtc="2026-05-06T02:13:00Z">
                <w:r w:rsidDel="00902A32">
                  <w:rPr>
                    <w:noProof/>
                    <w:lang w:val="en-US"/>
                  </w:rPr>
                  <w:delText xml:space="preserve">Jones, A. P. (2003). The use of multilevel models for the prediction of road accident outcomes. </w:delText>
                </w:r>
                <w:r w:rsidDel="00902A32">
                  <w:rPr>
                    <w:i/>
                    <w:iCs/>
                    <w:noProof/>
                    <w:lang w:val="en-US"/>
                  </w:rPr>
                  <w:delText>Accident Analysis &amp; Prevention, 35</w:delText>
                </w:r>
                <w:r w:rsidDel="00902A32">
                  <w:rPr>
                    <w:noProof/>
                    <w:lang w:val="en-US"/>
                  </w:rPr>
                  <w:delText>(1), 59-69.</w:delText>
                </w:r>
              </w:del>
            </w:p>
            <w:p w14:paraId="744874D4" w14:textId="77777777" w:rsidR="00902A32" w:rsidDel="00902A32" w:rsidRDefault="00902A32" w:rsidP="00D630DE">
              <w:pPr>
                <w:pStyle w:val="Bibliografa"/>
                <w:ind w:left="720" w:hanging="720"/>
                <w:rPr>
                  <w:del w:id="1573" w:author="Gonzalo Ríos" w:date="2026-05-06T12:13:00Z" w16du:dateUtc="2026-05-06T02:13:00Z"/>
                  <w:noProof/>
                  <w:lang w:val="en-US"/>
                </w:rPr>
              </w:pPr>
              <w:del w:id="1574" w:author="Gonzalo Ríos" w:date="2026-05-06T12:13:00Z" w16du:dateUtc="2026-05-06T02:13:00Z">
                <w:r w:rsidDel="00902A32">
                  <w:rPr>
                    <w:noProof/>
                    <w:lang w:val="en-US"/>
                  </w:rPr>
                  <w:delText xml:space="preserve">Kim, D. G. (2007). Modeling crash outcome probabilities at rural intersections: Application of hierarchical binomial logistic models. </w:delText>
                </w:r>
                <w:r w:rsidDel="00902A32">
                  <w:rPr>
                    <w:i/>
                    <w:iCs/>
                    <w:noProof/>
                    <w:lang w:val="en-US"/>
                  </w:rPr>
                  <w:delText>Accident Analysis &amp; Prevention, 39</w:delText>
                </w:r>
                <w:r w:rsidDel="00902A32">
                  <w:rPr>
                    <w:noProof/>
                    <w:lang w:val="en-US"/>
                  </w:rPr>
                  <w:delText>(1), 125-134.</w:delText>
                </w:r>
              </w:del>
            </w:p>
            <w:p w14:paraId="1AB6E2C7" w14:textId="77777777" w:rsidR="00902A32" w:rsidDel="00902A32" w:rsidRDefault="00902A32" w:rsidP="00D630DE">
              <w:pPr>
                <w:pStyle w:val="Bibliografa"/>
                <w:ind w:left="720" w:hanging="720"/>
                <w:rPr>
                  <w:del w:id="1575" w:author="Gonzalo Ríos" w:date="2026-05-06T12:13:00Z" w16du:dateUtc="2026-05-06T02:13:00Z"/>
                  <w:noProof/>
                  <w:lang w:val="en-US"/>
                </w:rPr>
              </w:pPr>
              <w:del w:id="1576" w:author="Gonzalo Ríos" w:date="2026-05-06T12:13:00Z" w16du:dateUtc="2026-05-06T02:13:00Z">
                <w:r w:rsidDel="00902A32">
                  <w:rPr>
                    <w:noProof/>
                    <w:lang w:val="en-US"/>
                  </w:rPr>
                  <w:delText xml:space="preserve">Lord, D. &amp;. (2010). The statistical analysis of crash-frequency data: A review and assessment of methodological alternatives. </w:delText>
                </w:r>
                <w:r w:rsidDel="00902A32">
                  <w:rPr>
                    <w:i/>
                    <w:iCs/>
                    <w:noProof/>
                    <w:lang w:val="en-US"/>
                  </w:rPr>
                  <w:delText>Transportation research part A: policy and practice, 44</w:delText>
                </w:r>
                <w:r w:rsidDel="00902A32">
                  <w:rPr>
                    <w:noProof/>
                    <w:lang w:val="en-US"/>
                  </w:rPr>
                  <w:delText>(5), 291-305.</w:delText>
                </w:r>
              </w:del>
            </w:p>
            <w:p w14:paraId="7526A636" w14:textId="77777777" w:rsidR="00902A32" w:rsidDel="00902A32" w:rsidRDefault="00902A32" w:rsidP="00D630DE">
              <w:pPr>
                <w:pStyle w:val="Bibliografa"/>
                <w:ind w:left="720" w:hanging="720"/>
                <w:rPr>
                  <w:del w:id="1577" w:author="Gonzalo Ríos" w:date="2026-05-06T12:13:00Z" w16du:dateUtc="2026-05-06T02:13:00Z"/>
                  <w:noProof/>
                  <w:lang w:val="en-US"/>
                </w:rPr>
              </w:pPr>
              <w:del w:id="1578" w:author="Gonzalo Ríos" w:date="2026-05-06T12:13:00Z" w16du:dateUtc="2026-05-06T02:13:00Z">
                <w:r w:rsidDel="00902A32">
                  <w:rPr>
                    <w:noProof/>
                    <w:lang w:val="en-US"/>
                  </w:rPr>
                  <w:delText xml:space="preserve">Mannering, F. B.-A. (2020). Big data, traditional data and the tradeoffs between prediction and causality in highway-safety analysis. </w:delText>
                </w:r>
                <w:r w:rsidDel="00902A32">
                  <w:rPr>
                    <w:i/>
                    <w:iCs/>
                    <w:noProof/>
                    <w:lang w:val="en-US"/>
                  </w:rPr>
                  <w:delText>Analytic methods in accident research, 25</w:delText>
                </w:r>
                <w:r w:rsidDel="00902A32">
                  <w:rPr>
                    <w:noProof/>
                    <w:lang w:val="en-US"/>
                  </w:rPr>
                  <w:delText>, 100-113.</w:delText>
                </w:r>
              </w:del>
            </w:p>
            <w:p w14:paraId="66C34F1D" w14:textId="77777777" w:rsidR="00902A32" w:rsidDel="00902A32" w:rsidRDefault="00902A32" w:rsidP="00D630DE">
              <w:pPr>
                <w:pStyle w:val="Bibliografa"/>
                <w:ind w:left="720" w:hanging="720"/>
                <w:rPr>
                  <w:del w:id="1579" w:author="Gonzalo Ríos" w:date="2026-05-06T12:13:00Z" w16du:dateUtc="2026-05-06T02:13:00Z"/>
                  <w:noProof/>
                  <w:lang w:val="en-US"/>
                </w:rPr>
              </w:pPr>
              <w:del w:id="1580" w:author="Gonzalo Ríos" w:date="2026-05-06T12:13:00Z" w16du:dateUtc="2026-05-06T02:13:00Z">
                <w:r w:rsidDel="00902A32">
                  <w:rPr>
                    <w:noProof/>
                    <w:lang w:val="en-US"/>
                  </w:rPr>
                  <w:delText xml:space="preserve">Mitra, S. &amp;. (2012). On the significance of omitted variables in intersection crash modeling. </w:delText>
                </w:r>
                <w:r w:rsidDel="00902A32">
                  <w:rPr>
                    <w:i/>
                    <w:iCs/>
                    <w:noProof/>
                    <w:lang w:val="en-US"/>
                  </w:rPr>
                  <w:delText>Accident Analysis &amp; Prevention, 49</w:delText>
                </w:r>
                <w:r w:rsidDel="00902A32">
                  <w:rPr>
                    <w:noProof/>
                    <w:lang w:val="en-US"/>
                  </w:rPr>
                  <w:delText>, 439-448.</w:delText>
                </w:r>
              </w:del>
            </w:p>
            <w:p w14:paraId="6DBF0225" w14:textId="77777777" w:rsidR="00902A32" w:rsidDel="00902A32" w:rsidRDefault="00902A32" w:rsidP="00D630DE">
              <w:pPr>
                <w:pStyle w:val="Bibliografa"/>
                <w:ind w:left="720" w:hanging="720"/>
                <w:rPr>
                  <w:del w:id="1581" w:author="Gonzalo Ríos" w:date="2026-05-06T12:13:00Z" w16du:dateUtc="2026-05-06T02:13:00Z"/>
                  <w:noProof/>
                  <w:lang w:val="en-US"/>
                </w:rPr>
              </w:pPr>
              <w:del w:id="1582" w:author="Gonzalo Ríos" w:date="2026-05-06T12:13:00Z" w16du:dateUtc="2026-05-06T02:13:00Z">
                <w:r w:rsidDel="00902A32">
                  <w:rPr>
                    <w:noProof/>
                    <w:lang w:val="en-US"/>
                  </w:rPr>
                  <w:delText xml:space="preserve">Park, H. C. (2019). Injury severity of bus–pedestrian crashes in South Korea considering the effects of regional and company factors. </w:delText>
                </w:r>
                <w:r w:rsidDel="00902A32">
                  <w:rPr>
                    <w:i/>
                    <w:iCs/>
                    <w:noProof/>
                    <w:lang w:val="en-US"/>
                  </w:rPr>
                  <w:delText>Sustainability, 11</w:delText>
                </w:r>
                <w:r w:rsidDel="00902A32">
                  <w:rPr>
                    <w:noProof/>
                    <w:lang w:val="en-US"/>
                  </w:rPr>
                  <w:delText>(11), 3169.</w:delText>
                </w:r>
              </w:del>
            </w:p>
            <w:p w14:paraId="53C233E3" w14:textId="77777777" w:rsidR="00902A32" w:rsidDel="00902A32" w:rsidRDefault="00902A32" w:rsidP="00D630DE">
              <w:pPr>
                <w:pStyle w:val="Bibliografa"/>
                <w:ind w:left="720" w:hanging="720"/>
                <w:rPr>
                  <w:del w:id="1583" w:author="Gonzalo Ríos" w:date="2026-05-06T12:13:00Z" w16du:dateUtc="2026-05-06T02:13:00Z"/>
                  <w:noProof/>
                  <w:lang w:val="en-US"/>
                </w:rPr>
              </w:pPr>
              <w:del w:id="1584" w:author="Gonzalo Ríos" w:date="2026-05-06T12:13:00Z" w16du:dateUtc="2026-05-06T02:13:00Z">
                <w:r w:rsidDel="00902A32">
                  <w:rPr>
                    <w:noProof/>
                    <w:lang w:val="en-US"/>
                  </w:rPr>
                  <w:delText xml:space="preserve">Pervaz, S. B. (2022). Integrating macro and micro level crash frequency models considering spatial heterogeneity and random effects. </w:delText>
                </w:r>
                <w:r w:rsidDel="00902A32">
                  <w:rPr>
                    <w:i/>
                    <w:iCs/>
                    <w:noProof/>
                    <w:lang w:val="en-US"/>
                  </w:rPr>
                  <w:delText>Analytic methods in accident research, 36</w:delText>
                </w:r>
                <w:r w:rsidDel="00902A32">
                  <w:rPr>
                    <w:noProof/>
                    <w:lang w:val="en-US"/>
                  </w:rPr>
                  <w:delText>. Retrieved from https://doi.org/10.1016/j.amar.2022.100238</w:delText>
                </w:r>
              </w:del>
            </w:p>
            <w:p w14:paraId="5C4D5B69" w14:textId="77777777" w:rsidR="00902A32" w:rsidDel="00902A32" w:rsidRDefault="00902A32" w:rsidP="00D630DE">
              <w:pPr>
                <w:pStyle w:val="Bibliografa"/>
                <w:ind w:left="720" w:hanging="720"/>
                <w:rPr>
                  <w:del w:id="1585" w:author="Gonzalo Ríos" w:date="2026-05-06T12:13:00Z" w16du:dateUtc="2026-05-06T02:13:00Z"/>
                  <w:noProof/>
                  <w:lang w:val="en-US"/>
                </w:rPr>
              </w:pPr>
              <w:del w:id="1586" w:author="Gonzalo Ríos" w:date="2026-05-06T12:13:00Z" w16du:dateUtc="2026-05-06T02:13:00Z">
                <w:r w:rsidDel="00902A32">
                  <w:rPr>
                    <w:noProof/>
                    <w:lang w:val="en-US"/>
                  </w:rPr>
                  <w:delText xml:space="preserve">Simon Washington, M. G. (2020). </w:delText>
                </w:r>
                <w:r w:rsidDel="00902A32">
                  <w:rPr>
                    <w:i/>
                    <w:iCs/>
                    <w:noProof/>
                    <w:lang w:val="en-US"/>
                  </w:rPr>
                  <w:delText>Statistical and Econometric Methods for Transportation Data Analysis</w:delText>
                </w:r>
                <w:r w:rsidDel="00902A32">
                  <w:rPr>
                    <w:noProof/>
                    <w:lang w:val="en-US"/>
                  </w:rPr>
                  <w:delText xml:space="preserve"> (Vol. 3). Chapman and Hall/CRC.</w:delText>
                </w:r>
              </w:del>
            </w:p>
            <w:p w14:paraId="1EB8C415" w14:textId="77777777" w:rsidR="00902A32" w:rsidDel="00902A32" w:rsidRDefault="00902A32" w:rsidP="00D630DE">
              <w:pPr>
                <w:pStyle w:val="Bibliografa"/>
                <w:ind w:left="720" w:hanging="720"/>
                <w:rPr>
                  <w:del w:id="1587" w:author="Gonzalo Ríos" w:date="2026-05-06T12:13:00Z" w16du:dateUtc="2026-05-06T02:13:00Z"/>
                  <w:noProof/>
                  <w:lang w:val="en-US"/>
                </w:rPr>
              </w:pPr>
              <w:del w:id="1588" w:author="Gonzalo Ríos" w:date="2026-05-06T12:13:00Z" w16du:dateUtc="2026-05-06T02:13:00Z">
                <w:r w:rsidDel="00902A32">
                  <w:rPr>
                    <w:noProof/>
                    <w:lang w:val="en-US"/>
                  </w:rPr>
                  <w:delText xml:space="preserve">Wagner, P. H. (2021). Observations on the relationship between crash frequency and traffic flow. </w:delText>
                </w:r>
                <w:r w:rsidDel="00902A32">
                  <w:rPr>
                    <w:i/>
                    <w:iCs/>
                    <w:noProof/>
                    <w:lang w:val="en-US"/>
                  </w:rPr>
                  <w:delText>Safety, 71</w:delText>
                </w:r>
                <w:r w:rsidDel="00902A32">
                  <w:rPr>
                    <w:noProof/>
                    <w:lang w:val="en-US"/>
                  </w:rPr>
                  <w:delText>(3), 3.</w:delText>
                </w:r>
              </w:del>
            </w:p>
            <w:p w14:paraId="31C92663" w14:textId="30DB304B" w:rsidR="006D174A" w:rsidRPr="00945933" w:rsidRDefault="00345BB0" w:rsidP="00D630DE">
              <w:pPr>
                <w:rPr>
                  <w:rFonts w:ascii="Times New Roman" w:hAnsi="Times New Roman" w:cs="Times New Roman"/>
                </w:rPr>
              </w:pPr>
              <w:r w:rsidRPr="00945933">
                <w:rPr>
                  <w:rFonts w:ascii="Times New Roman" w:hAnsi="Times New Roman" w:cs="Times New Roman"/>
                  <w:b/>
                  <w:bCs/>
                </w:rPr>
                <w:fldChar w:fldCharType="end"/>
              </w:r>
            </w:p>
          </w:sdtContent>
        </w:sdt>
      </w:sdtContent>
    </w:sdt>
    <w:sectPr w:rsidR="006D174A" w:rsidRPr="00945933">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8" w:author="Zeke Ahern" w:date="2026-04-28T10:29:00Z" w:initials="ZA">
    <w:p w14:paraId="5ABEBB3B" w14:textId="77777777" w:rsidR="00F85E2C" w:rsidRDefault="00F85E2C" w:rsidP="00F85E2C">
      <w:pPr>
        <w:pStyle w:val="Textocomentario"/>
      </w:pPr>
      <w:r>
        <w:rPr>
          <w:rStyle w:val="Refdecomentario"/>
        </w:rPr>
        <w:annotationRef/>
      </w:r>
      <w:r>
        <w:rPr>
          <w:lang w:val="en-US"/>
        </w:rPr>
        <w:t>Perhaps consider this</w:t>
      </w:r>
    </w:p>
  </w:comment>
  <w:comment w:id="136" w:author="Zeke Ahern" w:date="2026-04-28T10:26:00Z" w:initials="ZA">
    <w:p w14:paraId="24249051" w14:textId="77777777" w:rsidR="00F85E2C" w:rsidRDefault="00F85E2C" w:rsidP="00F85E2C">
      <w:pPr>
        <w:pStyle w:val="Textocomentario"/>
      </w:pPr>
      <w:r>
        <w:rPr>
          <w:rStyle w:val="Refdecomentario"/>
        </w:rPr>
        <w:annotationRef/>
      </w:r>
      <w:r>
        <w:rPr>
          <w:lang w:val="en-US"/>
        </w:rPr>
        <w:t>Need to explain what the limitation is</w:t>
      </w:r>
    </w:p>
  </w:comment>
  <w:comment w:id="137" w:author="Zeke Ahern" w:date="2026-04-28T10:45:00Z" w:initials="ZA">
    <w:p w14:paraId="5C8BFE44" w14:textId="77777777" w:rsidR="000941C8" w:rsidRDefault="000941C8" w:rsidP="000941C8">
      <w:pPr>
        <w:pStyle w:val="Textocomentario"/>
      </w:pPr>
      <w:r>
        <w:rPr>
          <w:rStyle w:val="Refdecomentario"/>
        </w:rPr>
        <w:annotationRef/>
      </w:r>
      <w:r>
        <w:rPr>
          <w:lang w:val="en-US"/>
        </w:rPr>
        <w:t>Reinforce this points, this is the main advantage of the approach</w:t>
      </w:r>
    </w:p>
  </w:comment>
  <w:comment w:id="201" w:author="Zeke Ahern" w:date="2026-04-28T10:51:00Z" w:initials="ZA">
    <w:p w14:paraId="2BD845A3" w14:textId="77777777" w:rsidR="005F0CB2" w:rsidRDefault="005F0CB2" w:rsidP="005F0CB2">
      <w:pPr>
        <w:pStyle w:val="Textocomentario"/>
      </w:pPr>
      <w:r>
        <w:rPr>
          <w:rStyle w:val="Refdecomentario"/>
        </w:rPr>
        <w:annotationRef/>
      </w:r>
      <w:r>
        <w:rPr>
          <w:lang w:val="en-US"/>
        </w:rPr>
        <w:t>Need to emphasize why we have 2 levels, level 1 being the normal traditional model. Level 2 capturing the traffic or exposure variable under different conditions.</w:t>
      </w:r>
    </w:p>
  </w:comment>
  <w:comment w:id="202" w:author="Zeke Ahern" w:date="2026-04-28T09:27:00Z" w:initials="ZA">
    <w:p w14:paraId="6F9354DA" w14:textId="77777777" w:rsidR="00765EEA" w:rsidRDefault="00765EEA" w:rsidP="00765EEA">
      <w:pPr>
        <w:pStyle w:val="Textocomentario"/>
      </w:pPr>
      <w:r>
        <w:rPr>
          <w:rStyle w:val="Refdecomentario"/>
        </w:rPr>
        <w:annotationRef/>
      </w:r>
      <w:r>
        <w:rPr>
          <w:lang w:val="en-US"/>
        </w:rPr>
        <w:t>Huange,H,(2010), but yeah I know this might just be a bilbilograph problem</w:t>
      </w:r>
    </w:p>
  </w:comment>
  <w:comment w:id="274" w:author="Zeke Ahern" w:date="2026-04-28T10:39:00Z" w:initials="ZA">
    <w:p w14:paraId="50347717" w14:textId="77777777" w:rsidR="000941C8" w:rsidRDefault="000941C8" w:rsidP="000941C8">
      <w:pPr>
        <w:pStyle w:val="Textocomentario"/>
      </w:pPr>
      <w:r>
        <w:rPr>
          <w:rStyle w:val="Refdecomentario"/>
        </w:rPr>
        <w:annotationRef/>
      </w:r>
      <w:r>
        <w:rPr>
          <w:lang w:val="en-US"/>
        </w:rPr>
        <w:t>Need to make it clearer, where baseline is the traditional CMF form.</w:t>
      </w:r>
    </w:p>
  </w:comment>
  <w:comment w:id="327" w:author="Zeke Ahern" w:date="2026-05-11T10:31:00Z" w:initials="ZA">
    <w:p w14:paraId="7DD360EB" w14:textId="77777777" w:rsidR="00B30A8A" w:rsidRDefault="00B30A8A" w:rsidP="00B30A8A">
      <w:pPr>
        <w:pStyle w:val="Textocomentario"/>
      </w:pPr>
      <w:r>
        <w:rPr>
          <w:rStyle w:val="Refdecomentario"/>
        </w:rPr>
        <w:annotationRef/>
      </w:r>
      <w:r>
        <w:rPr>
          <w:lang w:val="en-US"/>
        </w:rPr>
        <w:t>Scope the window better, also Log AADT</w:t>
      </w:r>
    </w:p>
  </w:comment>
  <w:comment w:id="337" w:author="Gonzalo Ríos" w:date="2026-05-08T11:14:00Z" w:initials="GR">
    <w:p w14:paraId="6BC2A928" w14:textId="77777777" w:rsidR="00501140" w:rsidRDefault="00501140" w:rsidP="00501140">
      <w:pPr>
        <w:pStyle w:val="Textocomentario"/>
      </w:pPr>
      <w:r>
        <w:rPr>
          <w:rStyle w:val="Refdecomentario"/>
        </w:rPr>
        <w:annotationRef/>
      </w:r>
      <w:r>
        <w:t>Non-significant</w:t>
      </w:r>
    </w:p>
  </w:comment>
  <w:comment w:id="345" w:author="Zeke Ahern" w:date="2026-05-11T10:30:00Z" w:initials="ZA">
    <w:p w14:paraId="04DC6093" w14:textId="77777777" w:rsidR="00D54960" w:rsidRDefault="00D54960" w:rsidP="00D54960">
      <w:pPr>
        <w:pStyle w:val="Textocomentario"/>
      </w:pPr>
      <w:r>
        <w:rPr>
          <w:rStyle w:val="Refdecomentario"/>
        </w:rPr>
        <w:annotationRef/>
      </w:r>
      <w:r>
        <w:rPr>
          <w:lang w:val="en-US"/>
        </w:rPr>
        <w:t>Can you edit this so the window is more focuses on the trend line. This doesn't show anything clear to the audience other then the fact that the literature values has a lot of scattered values., also update the X axis so its log AADT</w:t>
      </w:r>
    </w:p>
  </w:comment>
  <w:comment w:id="1325" w:author="Zeke Ahern" w:date="2026-04-27T17:36:00Z" w:initials="ZA">
    <w:p w14:paraId="711BB4B5" w14:textId="77777777" w:rsidR="00727FA3" w:rsidRDefault="00727FA3" w:rsidP="00727FA3">
      <w:pPr>
        <w:pStyle w:val="Textocomentario"/>
      </w:pPr>
      <w:r>
        <w:rPr>
          <w:rStyle w:val="Refdecomentario"/>
        </w:rPr>
        <w:annotationRef/>
      </w:r>
      <w:r>
        <w:rPr>
          <w:lang w:val="en-US"/>
        </w:rPr>
        <w:t>It would be nice to have a predicted plot in respect to AADT values. Specfied by traditional vs hierarchical approach so you can clearly see how well it is predicting and how its not sensityive to AADT.</w:t>
      </w:r>
    </w:p>
  </w:comment>
  <w:comment w:id="1328" w:author="Zeke Ahern" w:date="2026-04-27T17:32:00Z" w:initials="ZA">
    <w:p w14:paraId="43F8DEA8" w14:textId="77777777" w:rsidR="00727FA3" w:rsidRDefault="00727FA3" w:rsidP="00727FA3">
      <w:pPr>
        <w:pStyle w:val="Textocomentario"/>
      </w:pPr>
      <w:r>
        <w:rPr>
          <w:rStyle w:val="Refdecomentario"/>
        </w:rPr>
        <w:annotationRef/>
      </w:r>
      <w:r>
        <w:rPr>
          <w:lang w:val="en-US"/>
        </w:rPr>
        <w:t>Is this meant to be done? Still to do</w:t>
      </w:r>
    </w:p>
  </w:comment>
  <w:comment w:id="1329" w:author="Zeke Ahern" w:date="2026-04-28T10:50:00Z" w:initials="ZA">
    <w:p w14:paraId="2451670E" w14:textId="77777777" w:rsidR="005F0CB2" w:rsidRDefault="005F0CB2" w:rsidP="005F0CB2">
      <w:pPr>
        <w:pStyle w:val="Textocomentario"/>
      </w:pPr>
      <w:r>
        <w:rPr>
          <w:rStyle w:val="Refdecomentario"/>
        </w:rPr>
        <w:annotationRef/>
      </w:r>
      <w:r>
        <w:rPr>
          <w:lang w:val="en-US"/>
        </w:rPr>
        <w:t>I added in a start but I think there needs to be a clear case by case base that showcases the the structure under AADT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BEBB3B" w15:done="0"/>
  <w15:commentEx w15:paraId="24249051" w15:done="0"/>
  <w15:commentEx w15:paraId="5C8BFE44" w15:paraIdParent="24249051" w15:done="0"/>
  <w15:commentEx w15:paraId="2BD845A3" w15:done="0"/>
  <w15:commentEx w15:paraId="6F9354DA" w15:done="0"/>
  <w15:commentEx w15:paraId="50347717" w15:done="0"/>
  <w15:commentEx w15:paraId="7DD360EB" w15:done="0"/>
  <w15:commentEx w15:paraId="6BC2A928" w15:done="0"/>
  <w15:commentEx w15:paraId="04DC6093" w15:done="0"/>
  <w15:commentEx w15:paraId="711BB4B5" w15:done="0"/>
  <w15:commentEx w15:paraId="43F8DEA8" w15:done="0"/>
  <w15:commentEx w15:paraId="2451670E" w15:paraIdParent="43F8DE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C1F726" w16cex:dateUtc="2026-04-28T00:29:00Z"/>
  <w16cex:commentExtensible w16cex:durableId="12592585" w16cex:dateUtc="2026-04-28T00:26:00Z"/>
  <w16cex:commentExtensible w16cex:durableId="1953D3D6" w16cex:dateUtc="2026-04-28T00:45:00Z"/>
  <w16cex:commentExtensible w16cex:durableId="68ADA06C" w16cex:dateUtc="2026-04-28T00:51:00Z"/>
  <w16cex:commentExtensible w16cex:durableId="4FF78CB4" w16cex:dateUtc="2026-04-27T23:27:00Z"/>
  <w16cex:commentExtensible w16cex:durableId="05D46F41" w16cex:dateUtc="2026-04-28T00:39:00Z"/>
  <w16cex:commentExtensible w16cex:durableId="09E71519" w16cex:dateUtc="2026-05-11T00:31:00Z"/>
  <w16cex:commentExtensible w16cex:durableId="384A73B6" w16cex:dateUtc="2026-05-08T01:14:00Z"/>
  <w16cex:commentExtensible w16cex:durableId="06971FA4" w16cex:dateUtc="2026-05-11T00:30:00Z"/>
  <w16cex:commentExtensible w16cex:durableId="655B4EE6" w16cex:dateUtc="2026-04-27T07:36:00Z"/>
  <w16cex:commentExtensible w16cex:durableId="07424371" w16cex:dateUtc="2026-04-27T07:32:00Z"/>
  <w16cex:commentExtensible w16cex:durableId="77412B68" w16cex:dateUtc="2026-04-28T0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BEBB3B" w16cid:durableId="45C1F726"/>
  <w16cid:commentId w16cid:paraId="24249051" w16cid:durableId="12592585"/>
  <w16cid:commentId w16cid:paraId="5C8BFE44" w16cid:durableId="1953D3D6"/>
  <w16cid:commentId w16cid:paraId="2BD845A3" w16cid:durableId="68ADA06C"/>
  <w16cid:commentId w16cid:paraId="6F9354DA" w16cid:durableId="4FF78CB4"/>
  <w16cid:commentId w16cid:paraId="50347717" w16cid:durableId="05D46F41"/>
  <w16cid:commentId w16cid:paraId="7DD360EB" w16cid:durableId="09E71519"/>
  <w16cid:commentId w16cid:paraId="6BC2A928" w16cid:durableId="384A73B6"/>
  <w16cid:commentId w16cid:paraId="04DC6093" w16cid:durableId="06971FA4"/>
  <w16cid:commentId w16cid:paraId="711BB4B5" w16cid:durableId="655B4EE6"/>
  <w16cid:commentId w16cid:paraId="43F8DEA8" w16cid:durableId="07424371"/>
  <w16cid:commentId w16cid:paraId="2451670E" w16cid:durableId="77412B6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C1FF4"/>
    <w:multiLevelType w:val="multilevel"/>
    <w:tmpl w:val="FEC8C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14FA1"/>
    <w:multiLevelType w:val="hybridMultilevel"/>
    <w:tmpl w:val="3042B7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A662132"/>
    <w:multiLevelType w:val="hybridMultilevel"/>
    <w:tmpl w:val="B672B9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532D32AE"/>
    <w:multiLevelType w:val="hybridMultilevel"/>
    <w:tmpl w:val="EE724E24"/>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5F494B66"/>
    <w:multiLevelType w:val="hybridMultilevel"/>
    <w:tmpl w:val="15163E58"/>
    <w:lvl w:ilvl="0" w:tplc="F52AF978">
      <w:numFmt w:val="bullet"/>
      <w:lvlText w:val="-"/>
      <w:lvlJc w:val="left"/>
      <w:pPr>
        <w:ind w:left="720" w:hanging="360"/>
      </w:pPr>
      <w:rPr>
        <w:rFonts w:ascii="Times New Roman" w:eastAsiaTheme="minorEastAsia"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A77156E"/>
    <w:multiLevelType w:val="hybridMultilevel"/>
    <w:tmpl w:val="C0FC39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35607918">
    <w:abstractNumId w:val="1"/>
  </w:num>
  <w:num w:numId="2" w16cid:durableId="1608467936">
    <w:abstractNumId w:val="5"/>
  </w:num>
  <w:num w:numId="3" w16cid:durableId="1998797435">
    <w:abstractNumId w:val="2"/>
  </w:num>
  <w:num w:numId="4" w16cid:durableId="1961183929">
    <w:abstractNumId w:val="3"/>
  </w:num>
  <w:num w:numId="5" w16cid:durableId="1953246223">
    <w:abstractNumId w:val="0"/>
  </w:num>
  <w:num w:numId="6" w16cid:durableId="79560896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nzalo Ríos">
    <w15:presenceInfo w15:providerId="AD" w15:userId="S::gonzalo.rios.v@mail.pucv.cl::de902f7a-149c-4683-8680-1d11b4485238"/>
  </w15:person>
  <w15:person w15:author="Zeke Ahern">
    <w15:presenceInfo w15:providerId="AD" w15:userId="S::ahernz@qut.edu.au::5c568f45-0361-48e8-a51d-9e17efaf48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432"/>
    <w:rsid w:val="00031E7B"/>
    <w:rsid w:val="00066D73"/>
    <w:rsid w:val="000802C9"/>
    <w:rsid w:val="00087DDC"/>
    <w:rsid w:val="0009223E"/>
    <w:rsid w:val="000941C8"/>
    <w:rsid w:val="000974E7"/>
    <w:rsid w:val="000A51FD"/>
    <w:rsid w:val="000A713C"/>
    <w:rsid w:val="000E0067"/>
    <w:rsid w:val="000E430C"/>
    <w:rsid w:val="000E782E"/>
    <w:rsid w:val="0013448F"/>
    <w:rsid w:val="00135F36"/>
    <w:rsid w:val="001458B5"/>
    <w:rsid w:val="00155C69"/>
    <w:rsid w:val="00177E96"/>
    <w:rsid w:val="00197B33"/>
    <w:rsid w:val="001A0D5C"/>
    <w:rsid w:val="001C7247"/>
    <w:rsid w:val="001D283C"/>
    <w:rsid w:val="00293A13"/>
    <w:rsid w:val="002B7F76"/>
    <w:rsid w:val="002D7A5C"/>
    <w:rsid w:val="002E53FF"/>
    <w:rsid w:val="003172D9"/>
    <w:rsid w:val="00331AF6"/>
    <w:rsid w:val="0034446D"/>
    <w:rsid w:val="00345BB0"/>
    <w:rsid w:val="003727B1"/>
    <w:rsid w:val="003A3ECD"/>
    <w:rsid w:val="003B0E8E"/>
    <w:rsid w:val="003E39D4"/>
    <w:rsid w:val="003F5F06"/>
    <w:rsid w:val="00412E00"/>
    <w:rsid w:val="004247BF"/>
    <w:rsid w:val="00433CCC"/>
    <w:rsid w:val="00436D01"/>
    <w:rsid w:val="00453F04"/>
    <w:rsid w:val="004544AF"/>
    <w:rsid w:val="00483F85"/>
    <w:rsid w:val="00493BCE"/>
    <w:rsid w:val="004A11A6"/>
    <w:rsid w:val="004A1888"/>
    <w:rsid w:val="004A6D33"/>
    <w:rsid w:val="004F3A1B"/>
    <w:rsid w:val="004F5EDC"/>
    <w:rsid w:val="00501140"/>
    <w:rsid w:val="00517100"/>
    <w:rsid w:val="00526476"/>
    <w:rsid w:val="00583025"/>
    <w:rsid w:val="005A4FC4"/>
    <w:rsid w:val="005D2417"/>
    <w:rsid w:val="005E71D8"/>
    <w:rsid w:val="005F0CB2"/>
    <w:rsid w:val="005F300E"/>
    <w:rsid w:val="005F4098"/>
    <w:rsid w:val="00626EA4"/>
    <w:rsid w:val="00653723"/>
    <w:rsid w:val="006659D2"/>
    <w:rsid w:val="00680432"/>
    <w:rsid w:val="0068286E"/>
    <w:rsid w:val="006A12D2"/>
    <w:rsid w:val="006B46BF"/>
    <w:rsid w:val="006D174A"/>
    <w:rsid w:val="006F67AD"/>
    <w:rsid w:val="007106F2"/>
    <w:rsid w:val="00714C1E"/>
    <w:rsid w:val="00717782"/>
    <w:rsid w:val="007257CC"/>
    <w:rsid w:val="00727FA3"/>
    <w:rsid w:val="00735BFE"/>
    <w:rsid w:val="0074091B"/>
    <w:rsid w:val="00741B74"/>
    <w:rsid w:val="0074354B"/>
    <w:rsid w:val="00765EEA"/>
    <w:rsid w:val="00767EAC"/>
    <w:rsid w:val="00772479"/>
    <w:rsid w:val="00772D84"/>
    <w:rsid w:val="00774934"/>
    <w:rsid w:val="007B085B"/>
    <w:rsid w:val="007B0FAD"/>
    <w:rsid w:val="007B634A"/>
    <w:rsid w:val="007E1875"/>
    <w:rsid w:val="007E79E1"/>
    <w:rsid w:val="00810571"/>
    <w:rsid w:val="00822C73"/>
    <w:rsid w:val="00827D49"/>
    <w:rsid w:val="0085058F"/>
    <w:rsid w:val="00885326"/>
    <w:rsid w:val="008A3A4B"/>
    <w:rsid w:val="00902A32"/>
    <w:rsid w:val="00933939"/>
    <w:rsid w:val="00945933"/>
    <w:rsid w:val="00951DAD"/>
    <w:rsid w:val="00A138A5"/>
    <w:rsid w:val="00A32A99"/>
    <w:rsid w:val="00A36E99"/>
    <w:rsid w:val="00A60B07"/>
    <w:rsid w:val="00A71ECF"/>
    <w:rsid w:val="00AA459B"/>
    <w:rsid w:val="00AB36C1"/>
    <w:rsid w:val="00AB3FB2"/>
    <w:rsid w:val="00AC3491"/>
    <w:rsid w:val="00AC7DBE"/>
    <w:rsid w:val="00AD04C7"/>
    <w:rsid w:val="00AE29EF"/>
    <w:rsid w:val="00AF192B"/>
    <w:rsid w:val="00AF74FB"/>
    <w:rsid w:val="00B30A8A"/>
    <w:rsid w:val="00B558BD"/>
    <w:rsid w:val="00B9649E"/>
    <w:rsid w:val="00BA2CA5"/>
    <w:rsid w:val="00BA701F"/>
    <w:rsid w:val="00BB2F97"/>
    <w:rsid w:val="00BD1B72"/>
    <w:rsid w:val="00BD599C"/>
    <w:rsid w:val="00BE322D"/>
    <w:rsid w:val="00BF5083"/>
    <w:rsid w:val="00BF549F"/>
    <w:rsid w:val="00C062C2"/>
    <w:rsid w:val="00C25FC8"/>
    <w:rsid w:val="00CC7697"/>
    <w:rsid w:val="00CD2CF4"/>
    <w:rsid w:val="00CD504E"/>
    <w:rsid w:val="00CD6758"/>
    <w:rsid w:val="00D2611C"/>
    <w:rsid w:val="00D433BC"/>
    <w:rsid w:val="00D53650"/>
    <w:rsid w:val="00D54960"/>
    <w:rsid w:val="00D57DD5"/>
    <w:rsid w:val="00D630DE"/>
    <w:rsid w:val="00D648D8"/>
    <w:rsid w:val="00D70E65"/>
    <w:rsid w:val="00D824AE"/>
    <w:rsid w:val="00DC0CD2"/>
    <w:rsid w:val="00DD23E1"/>
    <w:rsid w:val="00DE1586"/>
    <w:rsid w:val="00E01A56"/>
    <w:rsid w:val="00E15194"/>
    <w:rsid w:val="00E34A17"/>
    <w:rsid w:val="00E4746C"/>
    <w:rsid w:val="00E616EE"/>
    <w:rsid w:val="00E62C0F"/>
    <w:rsid w:val="00E81509"/>
    <w:rsid w:val="00E840BC"/>
    <w:rsid w:val="00EA38FF"/>
    <w:rsid w:val="00EC4CC1"/>
    <w:rsid w:val="00EC7806"/>
    <w:rsid w:val="00ED228E"/>
    <w:rsid w:val="00F13B88"/>
    <w:rsid w:val="00F26BB8"/>
    <w:rsid w:val="00F44F23"/>
    <w:rsid w:val="00F85E2C"/>
    <w:rsid w:val="00FB0C2B"/>
    <w:rsid w:val="00FE566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CB0CF"/>
  <w15:chartTrackingRefBased/>
  <w15:docId w15:val="{FCB1C6C3-DB82-40A5-BE26-88BDFAA5B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0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80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804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804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804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804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04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04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04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043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8043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8043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8043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8043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804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04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04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0432"/>
    <w:rPr>
      <w:rFonts w:eastAsiaTheme="majorEastAsia" w:cstheme="majorBidi"/>
      <w:color w:val="272727" w:themeColor="text1" w:themeTint="D8"/>
    </w:rPr>
  </w:style>
  <w:style w:type="paragraph" w:styleId="Ttulo">
    <w:name w:val="Title"/>
    <w:basedOn w:val="Normal"/>
    <w:next w:val="Normal"/>
    <w:link w:val="TtuloCar"/>
    <w:uiPriority w:val="10"/>
    <w:qFormat/>
    <w:rsid w:val="00680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04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04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04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0432"/>
    <w:pPr>
      <w:spacing w:before="160"/>
      <w:jc w:val="center"/>
    </w:pPr>
    <w:rPr>
      <w:i/>
      <w:iCs/>
      <w:color w:val="404040" w:themeColor="text1" w:themeTint="BF"/>
    </w:rPr>
  </w:style>
  <w:style w:type="character" w:customStyle="1" w:styleId="CitaCar">
    <w:name w:val="Cita Car"/>
    <w:basedOn w:val="Fuentedeprrafopredeter"/>
    <w:link w:val="Cita"/>
    <w:uiPriority w:val="29"/>
    <w:rsid w:val="00680432"/>
    <w:rPr>
      <w:i/>
      <w:iCs/>
      <w:color w:val="404040" w:themeColor="text1" w:themeTint="BF"/>
    </w:rPr>
  </w:style>
  <w:style w:type="paragraph" w:styleId="Prrafodelista">
    <w:name w:val="List Paragraph"/>
    <w:basedOn w:val="Normal"/>
    <w:uiPriority w:val="34"/>
    <w:qFormat/>
    <w:rsid w:val="00680432"/>
    <w:pPr>
      <w:ind w:left="720"/>
      <w:contextualSpacing/>
    </w:pPr>
  </w:style>
  <w:style w:type="character" w:styleId="nfasisintenso">
    <w:name w:val="Intense Emphasis"/>
    <w:basedOn w:val="Fuentedeprrafopredeter"/>
    <w:uiPriority w:val="21"/>
    <w:qFormat/>
    <w:rsid w:val="00680432"/>
    <w:rPr>
      <w:i/>
      <w:iCs/>
      <w:color w:val="0F4761" w:themeColor="accent1" w:themeShade="BF"/>
    </w:rPr>
  </w:style>
  <w:style w:type="paragraph" w:styleId="Citadestacada">
    <w:name w:val="Intense Quote"/>
    <w:basedOn w:val="Normal"/>
    <w:next w:val="Normal"/>
    <w:link w:val="CitadestacadaCar"/>
    <w:uiPriority w:val="30"/>
    <w:qFormat/>
    <w:rsid w:val="00680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80432"/>
    <w:rPr>
      <w:i/>
      <w:iCs/>
      <w:color w:val="0F4761" w:themeColor="accent1" w:themeShade="BF"/>
    </w:rPr>
  </w:style>
  <w:style w:type="character" w:styleId="Referenciaintensa">
    <w:name w:val="Intense Reference"/>
    <w:basedOn w:val="Fuentedeprrafopredeter"/>
    <w:uiPriority w:val="32"/>
    <w:qFormat/>
    <w:rsid w:val="00680432"/>
    <w:rPr>
      <w:b/>
      <w:bCs/>
      <w:smallCaps/>
      <w:color w:val="0F4761" w:themeColor="accent1" w:themeShade="BF"/>
      <w:spacing w:val="5"/>
    </w:rPr>
  </w:style>
  <w:style w:type="character" w:styleId="Textodelmarcadordeposicin">
    <w:name w:val="Placeholder Text"/>
    <w:basedOn w:val="Fuentedeprrafopredeter"/>
    <w:uiPriority w:val="99"/>
    <w:semiHidden/>
    <w:rsid w:val="00680432"/>
    <w:rPr>
      <w:color w:val="666666"/>
    </w:rPr>
  </w:style>
  <w:style w:type="paragraph" w:styleId="Bibliografa">
    <w:name w:val="Bibliography"/>
    <w:basedOn w:val="Normal"/>
    <w:next w:val="Normal"/>
    <w:uiPriority w:val="37"/>
    <w:unhideWhenUsed/>
    <w:rsid w:val="00345BB0"/>
  </w:style>
  <w:style w:type="table" w:styleId="Tablaconcuadrcula">
    <w:name w:val="Table Grid"/>
    <w:basedOn w:val="Tablanormal"/>
    <w:uiPriority w:val="39"/>
    <w:rsid w:val="00725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27FA3"/>
    <w:rPr>
      <w:sz w:val="16"/>
      <w:szCs w:val="16"/>
    </w:rPr>
  </w:style>
  <w:style w:type="paragraph" w:styleId="Textocomentario">
    <w:name w:val="annotation text"/>
    <w:basedOn w:val="Normal"/>
    <w:link w:val="TextocomentarioCar"/>
    <w:uiPriority w:val="99"/>
    <w:unhideWhenUsed/>
    <w:rsid w:val="00727FA3"/>
    <w:pPr>
      <w:spacing w:line="240" w:lineRule="auto"/>
    </w:pPr>
    <w:rPr>
      <w:sz w:val="20"/>
      <w:szCs w:val="20"/>
    </w:rPr>
  </w:style>
  <w:style w:type="character" w:customStyle="1" w:styleId="TextocomentarioCar">
    <w:name w:val="Texto comentario Car"/>
    <w:basedOn w:val="Fuentedeprrafopredeter"/>
    <w:link w:val="Textocomentario"/>
    <w:uiPriority w:val="99"/>
    <w:rsid w:val="00727FA3"/>
    <w:rPr>
      <w:sz w:val="20"/>
      <w:szCs w:val="20"/>
    </w:rPr>
  </w:style>
  <w:style w:type="paragraph" w:styleId="Asuntodelcomentario">
    <w:name w:val="annotation subject"/>
    <w:basedOn w:val="Textocomentario"/>
    <w:next w:val="Textocomentario"/>
    <w:link w:val="AsuntodelcomentarioCar"/>
    <w:uiPriority w:val="99"/>
    <w:semiHidden/>
    <w:unhideWhenUsed/>
    <w:rsid w:val="00727FA3"/>
    <w:rPr>
      <w:b/>
      <w:bCs/>
    </w:rPr>
  </w:style>
  <w:style w:type="character" w:customStyle="1" w:styleId="AsuntodelcomentarioCar">
    <w:name w:val="Asunto del comentario Car"/>
    <w:basedOn w:val="TextocomentarioCar"/>
    <w:link w:val="Asuntodelcomentario"/>
    <w:uiPriority w:val="99"/>
    <w:semiHidden/>
    <w:rsid w:val="00727FA3"/>
    <w:rPr>
      <w:b/>
      <w:bCs/>
      <w:sz w:val="20"/>
      <w:szCs w:val="20"/>
    </w:rPr>
  </w:style>
  <w:style w:type="paragraph" w:styleId="Revisin">
    <w:name w:val="Revision"/>
    <w:hidden/>
    <w:uiPriority w:val="99"/>
    <w:semiHidden/>
    <w:rsid w:val="00765E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67902">
      <w:bodyDiv w:val="1"/>
      <w:marLeft w:val="0"/>
      <w:marRight w:val="0"/>
      <w:marTop w:val="0"/>
      <w:marBottom w:val="0"/>
      <w:divBdr>
        <w:top w:val="none" w:sz="0" w:space="0" w:color="auto"/>
        <w:left w:val="none" w:sz="0" w:space="0" w:color="auto"/>
        <w:bottom w:val="none" w:sz="0" w:space="0" w:color="auto"/>
        <w:right w:val="none" w:sz="0" w:space="0" w:color="auto"/>
      </w:divBdr>
    </w:div>
    <w:div w:id="41683423">
      <w:bodyDiv w:val="1"/>
      <w:marLeft w:val="0"/>
      <w:marRight w:val="0"/>
      <w:marTop w:val="0"/>
      <w:marBottom w:val="0"/>
      <w:divBdr>
        <w:top w:val="none" w:sz="0" w:space="0" w:color="auto"/>
        <w:left w:val="none" w:sz="0" w:space="0" w:color="auto"/>
        <w:bottom w:val="none" w:sz="0" w:space="0" w:color="auto"/>
        <w:right w:val="none" w:sz="0" w:space="0" w:color="auto"/>
      </w:divBdr>
    </w:div>
    <w:div w:id="67119832">
      <w:bodyDiv w:val="1"/>
      <w:marLeft w:val="0"/>
      <w:marRight w:val="0"/>
      <w:marTop w:val="0"/>
      <w:marBottom w:val="0"/>
      <w:divBdr>
        <w:top w:val="none" w:sz="0" w:space="0" w:color="auto"/>
        <w:left w:val="none" w:sz="0" w:space="0" w:color="auto"/>
        <w:bottom w:val="none" w:sz="0" w:space="0" w:color="auto"/>
        <w:right w:val="none" w:sz="0" w:space="0" w:color="auto"/>
      </w:divBdr>
    </w:div>
    <w:div w:id="77800053">
      <w:bodyDiv w:val="1"/>
      <w:marLeft w:val="0"/>
      <w:marRight w:val="0"/>
      <w:marTop w:val="0"/>
      <w:marBottom w:val="0"/>
      <w:divBdr>
        <w:top w:val="none" w:sz="0" w:space="0" w:color="auto"/>
        <w:left w:val="none" w:sz="0" w:space="0" w:color="auto"/>
        <w:bottom w:val="none" w:sz="0" w:space="0" w:color="auto"/>
        <w:right w:val="none" w:sz="0" w:space="0" w:color="auto"/>
      </w:divBdr>
    </w:div>
    <w:div w:id="78142466">
      <w:bodyDiv w:val="1"/>
      <w:marLeft w:val="0"/>
      <w:marRight w:val="0"/>
      <w:marTop w:val="0"/>
      <w:marBottom w:val="0"/>
      <w:divBdr>
        <w:top w:val="none" w:sz="0" w:space="0" w:color="auto"/>
        <w:left w:val="none" w:sz="0" w:space="0" w:color="auto"/>
        <w:bottom w:val="none" w:sz="0" w:space="0" w:color="auto"/>
        <w:right w:val="none" w:sz="0" w:space="0" w:color="auto"/>
      </w:divBdr>
    </w:div>
    <w:div w:id="84695915">
      <w:bodyDiv w:val="1"/>
      <w:marLeft w:val="0"/>
      <w:marRight w:val="0"/>
      <w:marTop w:val="0"/>
      <w:marBottom w:val="0"/>
      <w:divBdr>
        <w:top w:val="none" w:sz="0" w:space="0" w:color="auto"/>
        <w:left w:val="none" w:sz="0" w:space="0" w:color="auto"/>
        <w:bottom w:val="none" w:sz="0" w:space="0" w:color="auto"/>
        <w:right w:val="none" w:sz="0" w:space="0" w:color="auto"/>
      </w:divBdr>
    </w:div>
    <w:div w:id="102575782">
      <w:bodyDiv w:val="1"/>
      <w:marLeft w:val="0"/>
      <w:marRight w:val="0"/>
      <w:marTop w:val="0"/>
      <w:marBottom w:val="0"/>
      <w:divBdr>
        <w:top w:val="none" w:sz="0" w:space="0" w:color="auto"/>
        <w:left w:val="none" w:sz="0" w:space="0" w:color="auto"/>
        <w:bottom w:val="none" w:sz="0" w:space="0" w:color="auto"/>
        <w:right w:val="none" w:sz="0" w:space="0" w:color="auto"/>
      </w:divBdr>
    </w:div>
    <w:div w:id="135799884">
      <w:bodyDiv w:val="1"/>
      <w:marLeft w:val="0"/>
      <w:marRight w:val="0"/>
      <w:marTop w:val="0"/>
      <w:marBottom w:val="0"/>
      <w:divBdr>
        <w:top w:val="none" w:sz="0" w:space="0" w:color="auto"/>
        <w:left w:val="none" w:sz="0" w:space="0" w:color="auto"/>
        <w:bottom w:val="none" w:sz="0" w:space="0" w:color="auto"/>
        <w:right w:val="none" w:sz="0" w:space="0" w:color="auto"/>
      </w:divBdr>
    </w:div>
    <w:div w:id="163472534">
      <w:bodyDiv w:val="1"/>
      <w:marLeft w:val="0"/>
      <w:marRight w:val="0"/>
      <w:marTop w:val="0"/>
      <w:marBottom w:val="0"/>
      <w:divBdr>
        <w:top w:val="none" w:sz="0" w:space="0" w:color="auto"/>
        <w:left w:val="none" w:sz="0" w:space="0" w:color="auto"/>
        <w:bottom w:val="none" w:sz="0" w:space="0" w:color="auto"/>
        <w:right w:val="none" w:sz="0" w:space="0" w:color="auto"/>
      </w:divBdr>
    </w:div>
    <w:div w:id="172569385">
      <w:bodyDiv w:val="1"/>
      <w:marLeft w:val="0"/>
      <w:marRight w:val="0"/>
      <w:marTop w:val="0"/>
      <w:marBottom w:val="0"/>
      <w:divBdr>
        <w:top w:val="none" w:sz="0" w:space="0" w:color="auto"/>
        <w:left w:val="none" w:sz="0" w:space="0" w:color="auto"/>
        <w:bottom w:val="none" w:sz="0" w:space="0" w:color="auto"/>
        <w:right w:val="none" w:sz="0" w:space="0" w:color="auto"/>
      </w:divBdr>
    </w:div>
    <w:div w:id="196239277">
      <w:bodyDiv w:val="1"/>
      <w:marLeft w:val="0"/>
      <w:marRight w:val="0"/>
      <w:marTop w:val="0"/>
      <w:marBottom w:val="0"/>
      <w:divBdr>
        <w:top w:val="none" w:sz="0" w:space="0" w:color="auto"/>
        <w:left w:val="none" w:sz="0" w:space="0" w:color="auto"/>
        <w:bottom w:val="none" w:sz="0" w:space="0" w:color="auto"/>
        <w:right w:val="none" w:sz="0" w:space="0" w:color="auto"/>
      </w:divBdr>
    </w:div>
    <w:div w:id="209267089">
      <w:bodyDiv w:val="1"/>
      <w:marLeft w:val="0"/>
      <w:marRight w:val="0"/>
      <w:marTop w:val="0"/>
      <w:marBottom w:val="0"/>
      <w:divBdr>
        <w:top w:val="none" w:sz="0" w:space="0" w:color="auto"/>
        <w:left w:val="none" w:sz="0" w:space="0" w:color="auto"/>
        <w:bottom w:val="none" w:sz="0" w:space="0" w:color="auto"/>
        <w:right w:val="none" w:sz="0" w:space="0" w:color="auto"/>
      </w:divBdr>
    </w:div>
    <w:div w:id="219249039">
      <w:bodyDiv w:val="1"/>
      <w:marLeft w:val="0"/>
      <w:marRight w:val="0"/>
      <w:marTop w:val="0"/>
      <w:marBottom w:val="0"/>
      <w:divBdr>
        <w:top w:val="none" w:sz="0" w:space="0" w:color="auto"/>
        <w:left w:val="none" w:sz="0" w:space="0" w:color="auto"/>
        <w:bottom w:val="none" w:sz="0" w:space="0" w:color="auto"/>
        <w:right w:val="none" w:sz="0" w:space="0" w:color="auto"/>
      </w:divBdr>
    </w:div>
    <w:div w:id="231089971">
      <w:bodyDiv w:val="1"/>
      <w:marLeft w:val="0"/>
      <w:marRight w:val="0"/>
      <w:marTop w:val="0"/>
      <w:marBottom w:val="0"/>
      <w:divBdr>
        <w:top w:val="none" w:sz="0" w:space="0" w:color="auto"/>
        <w:left w:val="none" w:sz="0" w:space="0" w:color="auto"/>
        <w:bottom w:val="none" w:sz="0" w:space="0" w:color="auto"/>
        <w:right w:val="none" w:sz="0" w:space="0" w:color="auto"/>
      </w:divBdr>
    </w:div>
    <w:div w:id="239171449">
      <w:bodyDiv w:val="1"/>
      <w:marLeft w:val="0"/>
      <w:marRight w:val="0"/>
      <w:marTop w:val="0"/>
      <w:marBottom w:val="0"/>
      <w:divBdr>
        <w:top w:val="none" w:sz="0" w:space="0" w:color="auto"/>
        <w:left w:val="none" w:sz="0" w:space="0" w:color="auto"/>
        <w:bottom w:val="none" w:sz="0" w:space="0" w:color="auto"/>
        <w:right w:val="none" w:sz="0" w:space="0" w:color="auto"/>
      </w:divBdr>
    </w:div>
    <w:div w:id="299847662">
      <w:bodyDiv w:val="1"/>
      <w:marLeft w:val="0"/>
      <w:marRight w:val="0"/>
      <w:marTop w:val="0"/>
      <w:marBottom w:val="0"/>
      <w:divBdr>
        <w:top w:val="none" w:sz="0" w:space="0" w:color="auto"/>
        <w:left w:val="none" w:sz="0" w:space="0" w:color="auto"/>
        <w:bottom w:val="none" w:sz="0" w:space="0" w:color="auto"/>
        <w:right w:val="none" w:sz="0" w:space="0" w:color="auto"/>
      </w:divBdr>
    </w:div>
    <w:div w:id="325324379">
      <w:bodyDiv w:val="1"/>
      <w:marLeft w:val="0"/>
      <w:marRight w:val="0"/>
      <w:marTop w:val="0"/>
      <w:marBottom w:val="0"/>
      <w:divBdr>
        <w:top w:val="none" w:sz="0" w:space="0" w:color="auto"/>
        <w:left w:val="none" w:sz="0" w:space="0" w:color="auto"/>
        <w:bottom w:val="none" w:sz="0" w:space="0" w:color="auto"/>
        <w:right w:val="none" w:sz="0" w:space="0" w:color="auto"/>
      </w:divBdr>
    </w:div>
    <w:div w:id="328291515">
      <w:bodyDiv w:val="1"/>
      <w:marLeft w:val="0"/>
      <w:marRight w:val="0"/>
      <w:marTop w:val="0"/>
      <w:marBottom w:val="0"/>
      <w:divBdr>
        <w:top w:val="none" w:sz="0" w:space="0" w:color="auto"/>
        <w:left w:val="none" w:sz="0" w:space="0" w:color="auto"/>
        <w:bottom w:val="none" w:sz="0" w:space="0" w:color="auto"/>
        <w:right w:val="none" w:sz="0" w:space="0" w:color="auto"/>
      </w:divBdr>
    </w:div>
    <w:div w:id="364528874">
      <w:bodyDiv w:val="1"/>
      <w:marLeft w:val="0"/>
      <w:marRight w:val="0"/>
      <w:marTop w:val="0"/>
      <w:marBottom w:val="0"/>
      <w:divBdr>
        <w:top w:val="none" w:sz="0" w:space="0" w:color="auto"/>
        <w:left w:val="none" w:sz="0" w:space="0" w:color="auto"/>
        <w:bottom w:val="none" w:sz="0" w:space="0" w:color="auto"/>
        <w:right w:val="none" w:sz="0" w:space="0" w:color="auto"/>
      </w:divBdr>
    </w:div>
    <w:div w:id="401761623">
      <w:bodyDiv w:val="1"/>
      <w:marLeft w:val="0"/>
      <w:marRight w:val="0"/>
      <w:marTop w:val="0"/>
      <w:marBottom w:val="0"/>
      <w:divBdr>
        <w:top w:val="none" w:sz="0" w:space="0" w:color="auto"/>
        <w:left w:val="none" w:sz="0" w:space="0" w:color="auto"/>
        <w:bottom w:val="none" w:sz="0" w:space="0" w:color="auto"/>
        <w:right w:val="none" w:sz="0" w:space="0" w:color="auto"/>
      </w:divBdr>
    </w:div>
    <w:div w:id="417286217">
      <w:bodyDiv w:val="1"/>
      <w:marLeft w:val="0"/>
      <w:marRight w:val="0"/>
      <w:marTop w:val="0"/>
      <w:marBottom w:val="0"/>
      <w:divBdr>
        <w:top w:val="none" w:sz="0" w:space="0" w:color="auto"/>
        <w:left w:val="none" w:sz="0" w:space="0" w:color="auto"/>
        <w:bottom w:val="none" w:sz="0" w:space="0" w:color="auto"/>
        <w:right w:val="none" w:sz="0" w:space="0" w:color="auto"/>
      </w:divBdr>
    </w:div>
    <w:div w:id="420610779">
      <w:bodyDiv w:val="1"/>
      <w:marLeft w:val="0"/>
      <w:marRight w:val="0"/>
      <w:marTop w:val="0"/>
      <w:marBottom w:val="0"/>
      <w:divBdr>
        <w:top w:val="none" w:sz="0" w:space="0" w:color="auto"/>
        <w:left w:val="none" w:sz="0" w:space="0" w:color="auto"/>
        <w:bottom w:val="none" w:sz="0" w:space="0" w:color="auto"/>
        <w:right w:val="none" w:sz="0" w:space="0" w:color="auto"/>
      </w:divBdr>
    </w:div>
    <w:div w:id="421951722">
      <w:bodyDiv w:val="1"/>
      <w:marLeft w:val="0"/>
      <w:marRight w:val="0"/>
      <w:marTop w:val="0"/>
      <w:marBottom w:val="0"/>
      <w:divBdr>
        <w:top w:val="none" w:sz="0" w:space="0" w:color="auto"/>
        <w:left w:val="none" w:sz="0" w:space="0" w:color="auto"/>
        <w:bottom w:val="none" w:sz="0" w:space="0" w:color="auto"/>
        <w:right w:val="none" w:sz="0" w:space="0" w:color="auto"/>
      </w:divBdr>
    </w:div>
    <w:div w:id="427775350">
      <w:bodyDiv w:val="1"/>
      <w:marLeft w:val="0"/>
      <w:marRight w:val="0"/>
      <w:marTop w:val="0"/>
      <w:marBottom w:val="0"/>
      <w:divBdr>
        <w:top w:val="none" w:sz="0" w:space="0" w:color="auto"/>
        <w:left w:val="none" w:sz="0" w:space="0" w:color="auto"/>
        <w:bottom w:val="none" w:sz="0" w:space="0" w:color="auto"/>
        <w:right w:val="none" w:sz="0" w:space="0" w:color="auto"/>
      </w:divBdr>
    </w:div>
    <w:div w:id="430862236">
      <w:bodyDiv w:val="1"/>
      <w:marLeft w:val="0"/>
      <w:marRight w:val="0"/>
      <w:marTop w:val="0"/>
      <w:marBottom w:val="0"/>
      <w:divBdr>
        <w:top w:val="none" w:sz="0" w:space="0" w:color="auto"/>
        <w:left w:val="none" w:sz="0" w:space="0" w:color="auto"/>
        <w:bottom w:val="none" w:sz="0" w:space="0" w:color="auto"/>
        <w:right w:val="none" w:sz="0" w:space="0" w:color="auto"/>
      </w:divBdr>
    </w:div>
    <w:div w:id="431626980">
      <w:bodyDiv w:val="1"/>
      <w:marLeft w:val="0"/>
      <w:marRight w:val="0"/>
      <w:marTop w:val="0"/>
      <w:marBottom w:val="0"/>
      <w:divBdr>
        <w:top w:val="none" w:sz="0" w:space="0" w:color="auto"/>
        <w:left w:val="none" w:sz="0" w:space="0" w:color="auto"/>
        <w:bottom w:val="none" w:sz="0" w:space="0" w:color="auto"/>
        <w:right w:val="none" w:sz="0" w:space="0" w:color="auto"/>
      </w:divBdr>
    </w:div>
    <w:div w:id="433551557">
      <w:bodyDiv w:val="1"/>
      <w:marLeft w:val="0"/>
      <w:marRight w:val="0"/>
      <w:marTop w:val="0"/>
      <w:marBottom w:val="0"/>
      <w:divBdr>
        <w:top w:val="none" w:sz="0" w:space="0" w:color="auto"/>
        <w:left w:val="none" w:sz="0" w:space="0" w:color="auto"/>
        <w:bottom w:val="none" w:sz="0" w:space="0" w:color="auto"/>
        <w:right w:val="none" w:sz="0" w:space="0" w:color="auto"/>
      </w:divBdr>
    </w:div>
    <w:div w:id="448666594">
      <w:bodyDiv w:val="1"/>
      <w:marLeft w:val="0"/>
      <w:marRight w:val="0"/>
      <w:marTop w:val="0"/>
      <w:marBottom w:val="0"/>
      <w:divBdr>
        <w:top w:val="none" w:sz="0" w:space="0" w:color="auto"/>
        <w:left w:val="none" w:sz="0" w:space="0" w:color="auto"/>
        <w:bottom w:val="none" w:sz="0" w:space="0" w:color="auto"/>
        <w:right w:val="none" w:sz="0" w:space="0" w:color="auto"/>
      </w:divBdr>
    </w:div>
    <w:div w:id="453253758">
      <w:bodyDiv w:val="1"/>
      <w:marLeft w:val="0"/>
      <w:marRight w:val="0"/>
      <w:marTop w:val="0"/>
      <w:marBottom w:val="0"/>
      <w:divBdr>
        <w:top w:val="none" w:sz="0" w:space="0" w:color="auto"/>
        <w:left w:val="none" w:sz="0" w:space="0" w:color="auto"/>
        <w:bottom w:val="none" w:sz="0" w:space="0" w:color="auto"/>
        <w:right w:val="none" w:sz="0" w:space="0" w:color="auto"/>
      </w:divBdr>
    </w:div>
    <w:div w:id="467936400">
      <w:bodyDiv w:val="1"/>
      <w:marLeft w:val="0"/>
      <w:marRight w:val="0"/>
      <w:marTop w:val="0"/>
      <w:marBottom w:val="0"/>
      <w:divBdr>
        <w:top w:val="none" w:sz="0" w:space="0" w:color="auto"/>
        <w:left w:val="none" w:sz="0" w:space="0" w:color="auto"/>
        <w:bottom w:val="none" w:sz="0" w:space="0" w:color="auto"/>
        <w:right w:val="none" w:sz="0" w:space="0" w:color="auto"/>
      </w:divBdr>
    </w:div>
    <w:div w:id="483397322">
      <w:bodyDiv w:val="1"/>
      <w:marLeft w:val="0"/>
      <w:marRight w:val="0"/>
      <w:marTop w:val="0"/>
      <w:marBottom w:val="0"/>
      <w:divBdr>
        <w:top w:val="none" w:sz="0" w:space="0" w:color="auto"/>
        <w:left w:val="none" w:sz="0" w:space="0" w:color="auto"/>
        <w:bottom w:val="none" w:sz="0" w:space="0" w:color="auto"/>
        <w:right w:val="none" w:sz="0" w:space="0" w:color="auto"/>
      </w:divBdr>
    </w:div>
    <w:div w:id="526600195">
      <w:bodyDiv w:val="1"/>
      <w:marLeft w:val="0"/>
      <w:marRight w:val="0"/>
      <w:marTop w:val="0"/>
      <w:marBottom w:val="0"/>
      <w:divBdr>
        <w:top w:val="none" w:sz="0" w:space="0" w:color="auto"/>
        <w:left w:val="none" w:sz="0" w:space="0" w:color="auto"/>
        <w:bottom w:val="none" w:sz="0" w:space="0" w:color="auto"/>
        <w:right w:val="none" w:sz="0" w:space="0" w:color="auto"/>
      </w:divBdr>
    </w:div>
    <w:div w:id="535123418">
      <w:bodyDiv w:val="1"/>
      <w:marLeft w:val="0"/>
      <w:marRight w:val="0"/>
      <w:marTop w:val="0"/>
      <w:marBottom w:val="0"/>
      <w:divBdr>
        <w:top w:val="none" w:sz="0" w:space="0" w:color="auto"/>
        <w:left w:val="none" w:sz="0" w:space="0" w:color="auto"/>
        <w:bottom w:val="none" w:sz="0" w:space="0" w:color="auto"/>
        <w:right w:val="none" w:sz="0" w:space="0" w:color="auto"/>
      </w:divBdr>
    </w:div>
    <w:div w:id="548568215">
      <w:bodyDiv w:val="1"/>
      <w:marLeft w:val="0"/>
      <w:marRight w:val="0"/>
      <w:marTop w:val="0"/>
      <w:marBottom w:val="0"/>
      <w:divBdr>
        <w:top w:val="none" w:sz="0" w:space="0" w:color="auto"/>
        <w:left w:val="none" w:sz="0" w:space="0" w:color="auto"/>
        <w:bottom w:val="none" w:sz="0" w:space="0" w:color="auto"/>
        <w:right w:val="none" w:sz="0" w:space="0" w:color="auto"/>
      </w:divBdr>
    </w:div>
    <w:div w:id="560798018">
      <w:bodyDiv w:val="1"/>
      <w:marLeft w:val="0"/>
      <w:marRight w:val="0"/>
      <w:marTop w:val="0"/>
      <w:marBottom w:val="0"/>
      <w:divBdr>
        <w:top w:val="none" w:sz="0" w:space="0" w:color="auto"/>
        <w:left w:val="none" w:sz="0" w:space="0" w:color="auto"/>
        <w:bottom w:val="none" w:sz="0" w:space="0" w:color="auto"/>
        <w:right w:val="none" w:sz="0" w:space="0" w:color="auto"/>
      </w:divBdr>
    </w:div>
    <w:div w:id="568347710">
      <w:bodyDiv w:val="1"/>
      <w:marLeft w:val="0"/>
      <w:marRight w:val="0"/>
      <w:marTop w:val="0"/>
      <w:marBottom w:val="0"/>
      <w:divBdr>
        <w:top w:val="none" w:sz="0" w:space="0" w:color="auto"/>
        <w:left w:val="none" w:sz="0" w:space="0" w:color="auto"/>
        <w:bottom w:val="none" w:sz="0" w:space="0" w:color="auto"/>
        <w:right w:val="none" w:sz="0" w:space="0" w:color="auto"/>
      </w:divBdr>
    </w:div>
    <w:div w:id="568424995">
      <w:bodyDiv w:val="1"/>
      <w:marLeft w:val="0"/>
      <w:marRight w:val="0"/>
      <w:marTop w:val="0"/>
      <w:marBottom w:val="0"/>
      <w:divBdr>
        <w:top w:val="none" w:sz="0" w:space="0" w:color="auto"/>
        <w:left w:val="none" w:sz="0" w:space="0" w:color="auto"/>
        <w:bottom w:val="none" w:sz="0" w:space="0" w:color="auto"/>
        <w:right w:val="none" w:sz="0" w:space="0" w:color="auto"/>
      </w:divBdr>
    </w:div>
    <w:div w:id="570193988">
      <w:bodyDiv w:val="1"/>
      <w:marLeft w:val="0"/>
      <w:marRight w:val="0"/>
      <w:marTop w:val="0"/>
      <w:marBottom w:val="0"/>
      <w:divBdr>
        <w:top w:val="none" w:sz="0" w:space="0" w:color="auto"/>
        <w:left w:val="none" w:sz="0" w:space="0" w:color="auto"/>
        <w:bottom w:val="none" w:sz="0" w:space="0" w:color="auto"/>
        <w:right w:val="none" w:sz="0" w:space="0" w:color="auto"/>
      </w:divBdr>
    </w:div>
    <w:div w:id="598148628">
      <w:bodyDiv w:val="1"/>
      <w:marLeft w:val="0"/>
      <w:marRight w:val="0"/>
      <w:marTop w:val="0"/>
      <w:marBottom w:val="0"/>
      <w:divBdr>
        <w:top w:val="none" w:sz="0" w:space="0" w:color="auto"/>
        <w:left w:val="none" w:sz="0" w:space="0" w:color="auto"/>
        <w:bottom w:val="none" w:sz="0" w:space="0" w:color="auto"/>
        <w:right w:val="none" w:sz="0" w:space="0" w:color="auto"/>
      </w:divBdr>
    </w:div>
    <w:div w:id="599144222">
      <w:bodyDiv w:val="1"/>
      <w:marLeft w:val="0"/>
      <w:marRight w:val="0"/>
      <w:marTop w:val="0"/>
      <w:marBottom w:val="0"/>
      <w:divBdr>
        <w:top w:val="none" w:sz="0" w:space="0" w:color="auto"/>
        <w:left w:val="none" w:sz="0" w:space="0" w:color="auto"/>
        <w:bottom w:val="none" w:sz="0" w:space="0" w:color="auto"/>
        <w:right w:val="none" w:sz="0" w:space="0" w:color="auto"/>
      </w:divBdr>
    </w:div>
    <w:div w:id="636106463">
      <w:bodyDiv w:val="1"/>
      <w:marLeft w:val="0"/>
      <w:marRight w:val="0"/>
      <w:marTop w:val="0"/>
      <w:marBottom w:val="0"/>
      <w:divBdr>
        <w:top w:val="none" w:sz="0" w:space="0" w:color="auto"/>
        <w:left w:val="none" w:sz="0" w:space="0" w:color="auto"/>
        <w:bottom w:val="none" w:sz="0" w:space="0" w:color="auto"/>
        <w:right w:val="none" w:sz="0" w:space="0" w:color="auto"/>
      </w:divBdr>
    </w:div>
    <w:div w:id="641884491">
      <w:bodyDiv w:val="1"/>
      <w:marLeft w:val="0"/>
      <w:marRight w:val="0"/>
      <w:marTop w:val="0"/>
      <w:marBottom w:val="0"/>
      <w:divBdr>
        <w:top w:val="none" w:sz="0" w:space="0" w:color="auto"/>
        <w:left w:val="none" w:sz="0" w:space="0" w:color="auto"/>
        <w:bottom w:val="none" w:sz="0" w:space="0" w:color="auto"/>
        <w:right w:val="none" w:sz="0" w:space="0" w:color="auto"/>
      </w:divBdr>
    </w:div>
    <w:div w:id="649292232">
      <w:bodyDiv w:val="1"/>
      <w:marLeft w:val="0"/>
      <w:marRight w:val="0"/>
      <w:marTop w:val="0"/>
      <w:marBottom w:val="0"/>
      <w:divBdr>
        <w:top w:val="none" w:sz="0" w:space="0" w:color="auto"/>
        <w:left w:val="none" w:sz="0" w:space="0" w:color="auto"/>
        <w:bottom w:val="none" w:sz="0" w:space="0" w:color="auto"/>
        <w:right w:val="none" w:sz="0" w:space="0" w:color="auto"/>
      </w:divBdr>
    </w:div>
    <w:div w:id="659817237">
      <w:bodyDiv w:val="1"/>
      <w:marLeft w:val="0"/>
      <w:marRight w:val="0"/>
      <w:marTop w:val="0"/>
      <w:marBottom w:val="0"/>
      <w:divBdr>
        <w:top w:val="none" w:sz="0" w:space="0" w:color="auto"/>
        <w:left w:val="none" w:sz="0" w:space="0" w:color="auto"/>
        <w:bottom w:val="none" w:sz="0" w:space="0" w:color="auto"/>
        <w:right w:val="none" w:sz="0" w:space="0" w:color="auto"/>
      </w:divBdr>
    </w:div>
    <w:div w:id="666251310">
      <w:bodyDiv w:val="1"/>
      <w:marLeft w:val="0"/>
      <w:marRight w:val="0"/>
      <w:marTop w:val="0"/>
      <w:marBottom w:val="0"/>
      <w:divBdr>
        <w:top w:val="none" w:sz="0" w:space="0" w:color="auto"/>
        <w:left w:val="none" w:sz="0" w:space="0" w:color="auto"/>
        <w:bottom w:val="none" w:sz="0" w:space="0" w:color="auto"/>
        <w:right w:val="none" w:sz="0" w:space="0" w:color="auto"/>
      </w:divBdr>
    </w:div>
    <w:div w:id="678969988">
      <w:bodyDiv w:val="1"/>
      <w:marLeft w:val="0"/>
      <w:marRight w:val="0"/>
      <w:marTop w:val="0"/>
      <w:marBottom w:val="0"/>
      <w:divBdr>
        <w:top w:val="none" w:sz="0" w:space="0" w:color="auto"/>
        <w:left w:val="none" w:sz="0" w:space="0" w:color="auto"/>
        <w:bottom w:val="none" w:sz="0" w:space="0" w:color="auto"/>
        <w:right w:val="none" w:sz="0" w:space="0" w:color="auto"/>
      </w:divBdr>
    </w:div>
    <w:div w:id="684212159">
      <w:bodyDiv w:val="1"/>
      <w:marLeft w:val="0"/>
      <w:marRight w:val="0"/>
      <w:marTop w:val="0"/>
      <w:marBottom w:val="0"/>
      <w:divBdr>
        <w:top w:val="none" w:sz="0" w:space="0" w:color="auto"/>
        <w:left w:val="none" w:sz="0" w:space="0" w:color="auto"/>
        <w:bottom w:val="none" w:sz="0" w:space="0" w:color="auto"/>
        <w:right w:val="none" w:sz="0" w:space="0" w:color="auto"/>
      </w:divBdr>
    </w:div>
    <w:div w:id="685253409">
      <w:bodyDiv w:val="1"/>
      <w:marLeft w:val="0"/>
      <w:marRight w:val="0"/>
      <w:marTop w:val="0"/>
      <w:marBottom w:val="0"/>
      <w:divBdr>
        <w:top w:val="none" w:sz="0" w:space="0" w:color="auto"/>
        <w:left w:val="none" w:sz="0" w:space="0" w:color="auto"/>
        <w:bottom w:val="none" w:sz="0" w:space="0" w:color="auto"/>
        <w:right w:val="none" w:sz="0" w:space="0" w:color="auto"/>
      </w:divBdr>
    </w:div>
    <w:div w:id="693311661">
      <w:bodyDiv w:val="1"/>
      <w:marLeft w:val="0"/>
      <w:marRight w:val="0"/>
      <w:marTop w:val="0"/>
      <w:marBottom w:val="0"/>
      <w:divBdr>
        <w:top w:val="none" w:sz="0" w:space="0" w:color="auto"/>
        <w:left w:val="none" w:sz="0" w:space="0" w:color="auto"/>
        <w:bottom w:val="none" w:sz="0" w:space="0" w:color="auto"/>
        <w:right w:val="none" w:sz="0" w:space="0" w:color="auto"/>
      </w:divBdr>
    </w:div>
    <w:div w:id="717780115">
      <w:bodyDiv w:val="1"/>
      <w:marLeft w:val="0"/>
      <w:marRight w:val="0"/>
      <w:marTop w:val="0"/>
      <w:marBottom w:val="0"/>
      <w:divBdr>
        <w:top w:val="none" w:sz="0" w:space="0" w:color="auto"/>
        <w:left w:val="none" w:sz="0" w:space="0" w:color="auto"/>
        <w:bottom w:val="none" w:sz="0" w:space="0" w:color="auto"/>
        <w:right w:val="none" w:sz="0" w:space="0" w:color="auto"/>
      </w:divBdr>
    </w:div>
    <w:div w:id="718555536">
      <w:bodyDiv w:val="1"/>
      <w:marLeft w:val="0"/>
      <w:marRight w:val="0"/>
      <w:marTop w:val="0"/>
      <w:marBottom w:val="0"/>
      <w:divBdr>
        <w:top w:val="none" w:sz="0" w:space="0" w:color="auto"/>
        <w:left w:val="none" w:sz="0" w:space="0" w:color="auto"/>
        <w:bottom w:val="none" w:sz="0" w:space="0" w:color="auto"/>
        <w:right w:val="none" w:sz="0" w:space="0" w:color="auto"/>
      </w:divBdr>
    </w:div>
    <w:div w:id="741289992">
      <w:bodyDiv w:val="1"/>
      <w:marLeft w:val="0"/>
      <w:marRight w:val="0"/>
      <w:marTop w:val="0"/>
      <w:marBottom w:val="0"/>
      <w:divBdr>
        <w:top w:val="none" w:sz="0" w:space="0" w:color="auto"/>
        <w:left w:val="none" w:sz="0" w:space="0" w:color="auto"/>
        <w:bottom w:val="none" w:sz="0" w:space="0" w:color="auto"/>
        <w:right w:val="none" w:sz="0" w:space="0" w:color="auto"/>
      </w:divBdr>
    </w:div>
    <w:div w:id="805583540">
      <w:bodyDiv w:val="1"/>
      <w:marLeft w:val="0"/>
      <w:marRight w:val="0"/>
      <w:marTop w:val="0"/>
      <w:marBottom w:val="0"/>
      <w:divBdr>
        <w:top w:val="none" w:sz="0" w:space="0" w:color="auto"/>
        <w:left w:val="none" w:sz="0" w:space="0" w:color="auto"/>
        <w:bottom w:val="none" w:sz="0" w:space="0" w:color="auto"/>
        <w:right w:val="none" w:sz="0" w:space="0" w:color="auto"/>
      </w:divBdr>
    </w:div>
    <w:div w:id="823743073">
      <w:bodyDiv w:val="1"/>
      <w:marLeft w:val="0"/>
      <w:marRight w:val="0"/>
      <w:marTop w:val="0"/>
      <w:marBottom w:val="0"/>
      <w:divBdr>
        <w:top w:val="none" w:sz="0" w:space="0" w:color="auto"/>
        <w:left w:val="none" w:sz="0" w:space="0" w:color="auto"/>
        <w:bottom w:val="none" w:sz="0" w:space="0" w:color="auto"/>
        <w:right w:val="none" w:sz="0" w:space="0" w:color="auto"/>
      </w:divBdr>
    </w:div>
    <w:div w:id="835000483">
      <w:bodyDiv w:val="1"/>
      <w:marLeft w:val="0"/>
      <w:marRight w:val="0"/>
      <w:marTop w:val="0"/>
      <w:marBottom w:val="0"/>
      <w:divBdr>
        <w:top w:val="none" w:sz="0" w:space="0" w:color="auto"/>
        <w:left w:val="none" w:sz="0" w:space="0" w:color="auto"/>
        <w:bottom w:val="none" w:sz="0" w:space="0" w:color="auto"/>
        <w:right w:val="none" w:sz="0" w:space="0" w:color="auto"/>
      </w:divBdr>
    </w:div>
    <w:div w:id="867375549">
      <w:bodyDiv w:val="1"/>
      <w:marLeft w:val="0"/>
      <w:marRight w:val="0"/>
      <w:marTop w:val="0"/>
      <w:marBottom w:val="0"/>
      <w:divBdr>
        <w:top w:val="none" w:sz="0" w:space="0" w:color="auto"/>
        <w:left w:val="none" w:sz="0" w:space="0" w:color="auto"/>
        <w:bottom w:val="none" w:sz="0" w:space="0" w:color="auto"/>
        <w:right w:val="none" w:sz="0" w:space="0" w:color="auto"/>
      </w:divBdr>
    </w:div>
    <w:div w:id="895550755">
      <w:bodyDiv w:val="1"/>
      <w:marLeft w:val="0"/>
      <w:marRight w:val="0"/>
      <w:marTop w:val="0"/>
      <w:marBottom w:val="0"/>
      <w:divBdr>
        <w:top w:val="none" w:sz="0" w:space="0" w:color="auto"/>
        <w:left w:val="none" w:sz="0" w:space="0" w:color="auto"/>
        <w:bottom w:val="none" w:sz="0" w:space="0" w:color="auto"/>
        <w:right w:val="none" w:sz="0" w:space="0" w:color="auto"/>
      </w:divBdr>
    </w:div>
    <w:div w:id="899708662">
      <w:bodyDiv w:val="1"/>
      <w:marLeft w:val="0"/>
      <w:marRight w:val="0"/>
      <w:marTop w:val="0"/>
      <w:marBottom w:val="0"/>
      <w:divBdr>
        <w:top w:val="none" w:sz="0" w:space="0" w:color="auto"/>
        <w:left w:val="none" w:sz="0" w:space="0" w:color="auto"/>
        <w:bottom w:val="none" w:sz="0" w:space="0" w:color="auto"/>
        <w:right w:val="none" w:sz="0" w:space="0" w:color="auto"/>
      </w:divBdr>
    </w:div>
    <w:div w:id="908811012">
      <w:bodyDiv w:val="1"/>
      <w:marLeft w:val="0"/>
      <w:marRight w:val="0"/>
      <w:marTop w:val="0"/>
      <w:marBottom w:val="0"/>
      <w:divBdr>
        <w:top w:val="none" w:sz="0" w:space="0" w:color="auto"/>
        <w:left w:val="none" w:sz="0" w:space="0" w:color="auto"/>
        <w:bottom w:val="none" w:sz="0" w:space="0" w:color="auto"/>
        <w:right w:val="none" w:sz="0" w:space="0" w:color="auto"/>
      </w:divBdr>
    </w:div>
    <w:div w:id="912932929">
      <w:bodyDiv w:val="1"/>
      <w:marLeft w:val="0"/>
      <w:marRight w:val="0"/>
      <w:marTop w:val="0"/>
      <w:marBottom w:val="0"/>
      <w:divBdr>
        <w:top w:val="none" w:sz="0" w:space="0" w:color="auto"/>
        <w:left w:val="none" w:sz="0" w:space="0" w:color="auto"/>
        <w:bottom w:val="none" w:sz="0" w:space="0" w:color="auto"/>
        <w:right w:val="none" w:sz="0" w:space="0" w:color="auto"/>
      </w:divBdr>
    </w:div>
    <w:div w:id="917517663">
      <w:bodyDiv w:val="1"/>
      <w:marLeft w:val="0"/>
      <w:marRight w:val="0"/>
      <w:marTop w:val="0"/>
      <w:marBottom w:val="0"/>
      <w:divBdr>
        <w:top w:val="none" w:sz="0" w:space="0" w:color="auto"/>
        <w:left w:val="none" w:sz="0" w:space="0" w:color="auto"/>
        <w:bottom w:val="none" w:sz="0" w:space="0" w:color="auto"/>
        <w:right w:val="none" w:sz="0" w:space="0" w:color="auto"/>
      </w:divBdr>
    </w:div>
    <w:div w:id="956177907">
      <w:bodyDiv w:val="1"/>
      <w:marLeft w:val="0"/>
      <w:marRight w:val="0"/>
      <w:marTop w:val="0"/>
      <w:marBottom w:val="0"/>
      <w:divBdr>
        <w:top w:val="none" w:sz="0" w:space="0" w:color="auto"/>
        <w:left w:val="none" w:sz="0" w:space="0" w:color="auto"/>
        <w:bottom w:val="none" w:sz="0" w:space="0" w:color="auto"/>
        <w:right w:val="none" w:sz="0" w:space="0" w:color="auto"/>
      </w:divBdr>
    </w:div>
    <w:div w:id="975598100">
      <w:bodyDiv w:val="1"/>
      <w:marLeft w:val="0"/>
      <w:marRight w:val="0"/>
      <w:marTop w:val="0"/>
      <w:marBottom w:val="0"/>
      <w:divBdr>
        <w:top w:val="none" w:sz="0" w:space="0" w:color="auto"/>
        <w:left w:val="none" w:sz="0" w:space="0" w:color="auto"/>
        <w:bottom w:val="none" w:sz="0" w:space="0" w:color="auto"/>
        <w:right w:val="none" w:sz="0" w:space="0" w:color="auto"/>
      </w:divBdr>
    </w:div>
    <w:div w:id="1004239612">
      <w:bodyDiv w:val="1"/>
      <w:marLeft w:val="0"/>
      <w:marRight w:val="0"/>
      <w:marTop w:val="0"/>
      <w:marBottom w:val="0"/>
      <w:divBdr>
        <w:top w:val="none" w:sz="0" w:space="0" w:color="auto"/>
        <w:left w:val="none" w:sz="0" w:space="0" w:color="auto"/>
        <w:bottom w:val="none" w:sz="0" w:space="0" w:color="auto"/>
        <w:right w:val="none" w:sz="0" w:space="0" w:color="auto"/>
      </w:divBdr>
    </w:div>
    <w:div w:id="1005983513">
      <w:bodyDiv w:val="1"/>
      <w:marLeft w:val="0"/>
      <w:marRight w:val="0"/>
      <w:marTop w:val="0"/>
      <w:marBottom w:val="0"/>
      <w:divBdr>
        <w:top w:val="none" w:sz="0" w:space="0" w:color="auto"/>
        <w:left w:val="none" w:sz="0" w:space="0" w:color="auto"/>
        <w:bottom w:val="none" w:sz="0" w:space="0" w:color="auto"/>
        <w:right w:val="none" w:sz="0" w:space="0" w:color="auto"/>
      </w:divBdr>
    </w:div>
    <w:div w:id="1031414435">
      <w:bodyDiv w:val="1"/>
      <w:marLeft w:val="0"/>
      <w:marRight w:val="0"/>
      <w:marTop w:val="0"/>
      <w:marBottom w:val="0"/>
      <w:divBdr>
        <w:top w:val="none" w:sz="0" w:space="0" w:color="auto"/>
        <w:left w:val="none" w:sz="0" w:space="0" w:color="auto"/>
        <w:bottom w:val="none" w:sz="0" w:space="0" w:color="auto"/>
        <w:right w:val="none" w:sz="0" w:space="0" w:color="auto"/>
      </w:divBdr>
    </w:div>
    <w:div w:id="1043403910">
      <w:bodyDiv w:val="1"/>
      <w:marLeft w:val="0"/>
      <w:marRight w:val="0"/>
      <w:marTop w:val="0"/>
      <w:marBottom w:val="0"/>
      <w:divBdr>
        <w:top w:val="none" w:sz="0" w:space="0" w:color="auto"/>
        <w:left w:val="none" w:sz="0" w:space="0" w:color="auto"/>
        <w:bottom w:val="none" w:sz="0" w:space="0" w:color="auto"/>
        <w:right w:val="none" w:sz="0" w:space="0" w:color="auto"/>
      </w:divBdr>
    </w:div>
    <w:div w:id="1045257795">
      <w:bodyDiv w:val="1"/>
      <w:marLeft w:val="0"/>
      <w:marRight w:val="0"/>
      <w:marTop w:val="0"/>
      <w:marBottom w:val="0"/>
      <w:divBdr>
        <w:top w:val="none" w:sz="0" w:space="0" w:color="auto"/>
        <w:left w:val="none" w:sz="0" w:space="0" w:color="auto"/>
        <w:bottom w:val="none" w:sz="0" w:space="0" w:color="auto"/>
        <w:right w:val="none" w:sz="0" w:space="0" w:color="auto"/>
      </w:divBdr>
    </w:div>
    <w:div w:id="1067806620">
      <w:bodyDiv w:val="1"/>
      <w:marLeft w:val="0"/>
      <w:marRight w:val="0"/>
      <w:marTop w:val="0"/>
      <w:marBottom w:val="0"/>
      <w:divBdr>
        <w:top w:val="none" w:sz="0" w:space="0" w:color="auto"/>
        <w:left w:val="none" w:sz="0" w:space="0" w:color="auto"/>
        <w:bottom w:val="none" w:sz="0" w:space="0" w:color="auto"/>
        <w:right w:val="none" w:sz="0" w:space="0" w:color="auto"/>
      </w:divBdr>
    </w:div>
    <w:div w:id="1074011331">
      <w:bodyDiv w:val="1"/>
      <w:marLeft w:val="0"/>
      <w:marRight w:val="0"/>
      <w:marTop w:val="0"/>
      <w:marBottom w:val="0"/>
      <w:divBdr>
        <w:top w:val="none" w:sz="0" w:space="0" w:color="auto"/>
        <w:left w:val="none" w:sz="0" w:space="0" w:color="auto"/>
        <w:bottom w:val="none" w:sz="0" w:space="0" w:color="auto"/>
        <w:right w:val="none" w:sz="0" w:space="0" w:color="auto"/>
      </w:divBdr>
    </w:div>
    <w:div w:id="1104107662">
      <w:bodyDiv w:val="1"/>
      <w:marLeft w:val="0"/>
      <w:marRight w:val="0"/>
      <w:marTop w:val="0"/>
      <w:marBottom w:val="0"/>
      <w:divBdr>
        <w:top w:val="none" w:sz="0" w:space="0" w:color="auto"/>
        <w:left w:val="none" w:sz="0" w:space="0" w:color="auto"/>
        <w:bottom w:val="none" w:sz="0" w:space="0" w:color="auto"/>
        <w:right w:val="none" w:sz="0" w:space="0" w:color="auto"/>
      </w:divBdr>
    </w:div>
    <w:div w:id="1104228422">
      <w:bodyDiv w:val="1"/>
      <w:marLeft w:val="0"/>
      <w:marRight w:val="0"/>
      <w:marTop w:val="0"/>
      <w:marBottom w:val="0"/>
      <w:divBdr>
        <w:top w:val="none" w:sz="0" w:space="0" w:color="auto"/>
        <w:left w:val="none" w:sz="0" w:space="0" w:color="auto"/>
        <w:bottom w:val="none" w:sz="0" w:space="0" w:color="auto"/>
        <w:right w:val="none" w:sz="0" w:space="0" w:color="auto"/>
      </w:divBdr>
    </w:div>
    <w:div w:id="1104770352">
      <w:bodyDiv w:val="1"/>
      <w:marLeft w:val="0"/>
      <w:marRight w:val="0"/>
      <w:marTop w:val="0"/>
      <w:marBottom w:val="0"/>
      <w:divBdr>
        <w:top w:val="none" w:sz="0" w:space="0" w:color="auto"/>
        <w:left w:val="none" w:sz="0" w:space="0" w:color="auto"/>
        <w:bottom w:val="none" w:sz="0" w:space="0" w:color="auto"/>
        <w:right w:val="none" w:sz="0" w:space="0" w:color="auto"/>
      </w:divBdr>
    </w:div>
    <w:div w:id="1119295829">
      <w:bodyDiv w:val="1"/>
      <w:marLeft w:val="0"/>
      <w:marRight w:val="0"/>
      <w:marTop w:val="0"/>
      <w:marBottom w:val="0"/>
      <w:divBdr>
        <w:top w:val="none" w:sz="0" w:space="0" w:color="auto"/>
        <w:left w:val="none" w:sz="0" w:space="0" w:color="auto"/>
        <w:bottom w:val="none" w:sz="0" w:space="0" w:color="auto"/>
        <w:right w:val="none" w:sz="0" w:space="0" w:color="auto"/>
      </w:divBdr>
    </w:div>
    <w:div w:id="1163009269">
      <w:bodyDiv w:val="1"/>
      <w:marLeft w:val="0"/>
      <w:marRight w:val="0"/>
      <w:marTop w:val="0"/>
      <w:marBottom w:val="0"/>
      <w:divBdr>
        <w:top w:val="none" w:sz="0" w:space="0" w:color="auto"/>
        <w:left w:val="none" w:sz="0" w:space="0" w:color="auto"/>
        <w:bottom w:val="none" w:sz="0" w:space="0" w:color="auto"/>
        <w:right w:val="none" w:sz="0" w:space="0" w:color="auto"/>
      </w:divBdr>
    </w:div>
    <w:div w:id="1167211915">
      <w:bodyDiv w:val="1"/>
      <w:marLeft w:val="0"/>
      <w:marRight w:val="0"/>
      <w:marTop w:val="0"/>
      <w:marBottom w:val="0"/>
      <w:divBdr>
        <w:top w:val="none" w:sz="0" w:space="0" w:color="auto"/>
        <w:left w:val="none" w:sz="0" w:space="0" w:color="auto"/>
        <w:bottom w:val="none" w:sz="0" w:space="0" w:color="auto"/>
        <w:right w:val="none" w:sz="0" w:space="0" w:color="auto"/>
      </w:divBdr>
    </w:div>
    <w:div w:id="1188250598">
      <w:bodyDiv w:val="1"/>
      <w:marLeft w:val="0"/>
      <w:marRight w:val="0"/>
      <w:marTop w:val="0"/>
      <w:marBottom w:val="0"/>
      <w:divBdr>
        <w:top w:val="none" w:sz="0" w:space="0" w:color="auto"/>
        <w:left w:val="none" w:sz="0" w:space="0" w:color="auto"/>
        <w:bottom w:val="none" w:sz="0" w:space="0" w:color="auto"/>
        <w:right w:val="none" w:sz="0" w:space="0" w:color="auto"/>
      </w:divBdr>
    </w:div>
    <w:div w:id="1206020009">
      <w:bodyDiv w:val="1"/>
      <w:marLeft w:val="0"/>
      <w:marRight w:val="0"/>
      <w:marTop w:val="0"/>
      <w:marBottom w:val="0"/>
      <w:divBdr>
        <w:top w:val="none" w:sz="0" w:space="0" w:color="auto"/>
        <w:left w:val="none" w:sz="0" w:space="0" w:color="auto"/>
        <w:bottom w:val="none" w:sz="0" w:space="0" w:color="auto"/>
        <w:right w:val="none" w:sz="0" w:space="0" w:color="auto"/>
      </w:divBdr>
    </w:div>
    <w:div w:id="1209873651">
      <w:bodyDiv w:val="1"/>
      <w:marLeft w:val="0"/>
      <w:marRight w:val="0"/>
      <w:marTop w:val="0"/>
      <w:marBottom w:val="0"/>
      <w:divBdr>
        <w:top w:val="none" w:sz="0" w:space="0" w:color="auto"/>
        <w:left w:val="none" w:sz="0" w:space="0" w:color="auto"/>
        <w:bottom w:val="none" w:sz="0" w:space="0" w:color="auto"/>
        <w:right w:val="none" w:sz="0" w:space="0" w:color="auto"/>
      </w:divBdr>
    </w:div>
    <w:div w:id="1218012135">
      <w:bodyDiv w:val="1"/>
      <w:marLeft w:val="0"/>
      <w:marRight w:val="0"/>
      <w:marTop w:val="0"/>
      <w:marBottom w:val="0"/>
      <w:divBdr>
        <w:top w:val="none" w:sz="0" w:space="0" w:color="auto"/>
        <w:left w:val="none" w:sz="0" w:space="0" w:color="auto"/>
        <w:bottom w:val="none" w:sz="0" w:space="0" w:color="auto"/>
        <w:right w:val="none" w:sz="0" w:space="0" w:color="auto"/>
      </w:divBdr>
    </w:div>
    <w:div w:id="1219974842">
      <w:bodyDiv w:val="1"/>
      <w:marLeft w:val="0"/>
      <w:marRight w:val="0"/>
      <w:marTop w:val="0"/>
      <w:marBottom w:val="0"/>
      <w:divBdr>
        <w:top w:val="none" w:sz="0" w:space="0" w:color="auto"/>
        <w:left w:val="none" w:sz="0" w:space="0" w:color="auto"/>
        <w:bottom w:val="none" w:sz="0" w:space="0" w:color="auto"/>
        <w:right w:val="none" w:sz="0" w:space="0" w:color="auto"/>
      </w:divBdr>
    </w:div>
    <w:div w:id="1229994500">
      <w:bodyDiv w:val="1"/>
      <w:marLeft w:val="0"/>
      <w:marRight w:val="0"/>
      <w:marTop w:val="0"/>
      <w:marBottom w:val="0"/>
      <w:divBdr>
        <w:top w:val="none" w:sz="0" w:space="0" w:color="auto"/>
        <w:left w:val="none" w:sz="0" w:space="0" w:color="auto"/>
        <w:bottom w:val="none" w:sz="0" w:space="0" w:color="auto"/>
        <w:right w:val="none" w:sz="0" w:space="0" w:color="auto"/>
      </w:divBdr>
    </w:div>
    <w:div w:id="1248808587">
      <w:bodyDiv w:val="1"/>
      <w:marLeft w:val="0"/>
      <w:marRight w:val="0"/>
      <w:marTop w:val="0"/>
      <w:marBottom w:val="0"/>
      <w:divBdr>
        <w:top w:val="none" w:sz="0" w:space="0" w:color="auto"/>
        <w:left w:val="none" w:sz="0" w:space="0" w:color="auto"/>
        <w:bottom w:val="none" w:sz="0" w:space="0" w:color="auto"/>
        <w:right w:val="none" w:sz="0" w:space="0" w:color="auto"/>
      </w:divBdr>
    </w:div>
    <w:div w:id="1287395456">
      <w:bodyDiv w:val="1"/>
      <w:marLeft w:val="0"/>
      <w:marRight w:val="0"/>
      <w:marTop w:val="0"/>
      <w:marBottom w:val="0"/>
      <w:divBdr>
        <w:top w:val="none" w:sz="0" w:space="0" w:color="auto"/>
        <w:left w:val="none" w:sz="0" w:space="0" w:color="auto"/>
        <w:bottom w:val="none" w:sz="0" w:space="0" w:color="auto"/>
        <w:right w:val="none" w:sz="0" w:space="0" w:color="auto"/>
      </w:divBdr>
    </w:div>
    <w:div w:id="1307009551">
      <w:bodyDiv w:val="1"/>
      <w:marLeft w:val="0"/>
      <w:marRight w:val="0"/>
      <w:marTop w:val="0"/>
      <w:marBottom w:val="0"/>
      <w:divBdr>
        <w:top w:val="none" w:sz="0" w:space="0" w:color="auto"/>
        <w:left w:val="none" w:sz="0" w:space="0" w:color="auto"/>
        <w:bottom w:val="none" w:sz="0" w:space="0" w:color="auto"/>
        <w:right w:val="none" w:sz="0" w:space="0" w:color="auto"/>
      </w:divBdr>
    </w:div>
    <w:div w:id="1348827298">
      <w:bodyDiv w:val="1"/>
      <w:marLeft w:val="0"/>
      <w:marRight w:val="0"/>
      <w:marTop w:val="0"/>
      <w:marBottom w:val="0"/>
      <w:divBdr>
        <w:top w:val="none" w:sz="0" w:space="0" w:color="auto"/>
        <w:left w:val="none" w:sz="0" w:space="0" w:color="auto"/>
        <w:bottom w:val="none" w:sz="0" w:space="0" w:color="auto"/>
        <w:right w:val="none" w:sz="0" w:space="0" w:color="auto"/>
      </w:divBdr>
    </w:div>
    <w:div w:id="1373336380">
      <w:bodyDiv w:val="1"/>
      <w:marLeft w:val="0"/>
      <w:marRight w:val="0"/>
      <w:marTop w:val="0"/>
      <w:marBottom w:val="0"/>
      <w:divBdr>
        <w:top w:val="none" w:sz="0" w:space="0" w:color="auto"/>
        <w:left w:val="none" w:sz="0" w:space="0" w:color="auto"/>
        <w:bottom w:val="none" w:sz="0" w:space="0" w:color="auto"/>
        <w:right w:val="none" w:sz="0" w:space="0" w:color="auto"/>
      </w:divBdr>
    </w:div>
    <w:div w:id="1382710403">
      <w:bodyDiv w:val="1"/>
      <w:marLeft w:val="0"/>
      <w:marRight w:val="0"/>
      <w:marTop w:val="0"/>
      <w:marBottom w:val="0"/>
      <w:divBdr>
        <w:top w:val="none" w:sz="0" w:space="0" w:color="auto"/>
        <w:left w:val="none" w:sz="0" w:space="0" w:color="auto"/>
        <w:bottom w:val="none" w:sz="0" w:space="0" w:color="auto"/>
        <w:right w:val="none" w:sz="0" w:space="0" w:color="auto"/>
      </w:divBdr>
    </w:div>
    <w:div w:id="1382946617">
      <w:bodyDiv w:val="1"/>
      <w:marLeft w:val="0"/>
      <w:marRight w:val="0"/>
      <w:marTop w:val="0"/>
      <w:marBottom w:val="0"/>
      <w:divBdr>
        <w:top w:val="none" w:sz="0" w:space="0" w:color="auto"/>
        <w:left w:val="none" w:sz="0" w:space="0" w:color="auto"/>
        <w:bottom w:val="none" w:sz="0" w:space="0" w:color="auto"/>
        <w:right w:val="none" w:sz="0" w:space="0" w:color="auto"/>
      </w:divBdr>
    </w:div>
    <w:div w:id="1405031995">
      <w:bodyDiv w:val="1"/>
      <w:marLeft w:val="0"/>
      <w:marRight w:val="0"/>
      <w:marTop w:val="0"/>
      <w:marBottom w:val="0"/>
      <w:divBdr>
        <w:top w:val="none" w:sz="0" w:space="0" w:color="auto"/>
        <w:left w:val="none" w:sz="0" w:space="0" w:color="auto"/>
        <w:bottom w:val="none" w:sz="0" w:space="0" w:color="auto"/>
        <w:right w:val="none" w:sz="0" w:space="0" w:color="auto"/>
      </w:divBdr>
    </w:div>
    <w:div w:id="1413507520">
      <w:bodyDiv w:val="1"/>
      <w:marLeft w:val="0"/>
      <w:marRight w:val="0"/>
      <w:marTop w:val="0"/>
      <w:marBottom w:val="0"/>
      <w:divBdr>
        <w:top w:val="none" w:sz="0" w:space="0" w:color="auto"/>
        <w:left w:val="none" w:sz="0" w:space="0" w:color="auto"/>
        <w:bottom w:val="none" w:sz="0" w:space="0" w:color="auto"/>
        <w:right w:val="none" w:sz="0" w:space="0" w:color="auto"/>
      </w:divBdr>
    </w:div>
    <w:div w:id="1419519834">
      <w:bodyDiv w:val="1"/>
      <w:marLeft w:val="0"/>
      <w:marRight w:val="0"/>
      <w:marTop w:val="0"/>
      <w:marBottom w:val="0"/>
      <w:divBdr>
        <w:top w:val="none" w:sz="0" w:space="0" w:color="auto"/>
        <w:left w:val="none" w:sz="0" w:space="0" w:color="auto"/>
        <w:bottom w:val="none" w:sz="0" w:space="0" w:color="auto"/>
        <w:right w:val="none" w:sz="0" w:space="0" w:color="auto"/>
      </w:divBdr>
    </w:div>
    <w:div w:id="1424372113">
      <w:bodyDiv w:val="1"/>
      <w:marLeft w:val="0"/>
      <w:marRight w:val="0"/>
      <w:marTop w:val="0"/>
      <w:marBottom w:val="0"/>
      <w:divBdr>
        <w:top w:val="none" w:sz="0" w:space="0" w:color="auto"/>
        <w:left w:val="none" w:sz="0" w:space="0" w:color="auto"/>
        <w:bottom w:val="none" w:sz="0" w:space="0" w:color="auto"/>
        <w:right w:val="none" w:sz="0" w:space="0" w:color="auto"/>
      </w:divBdr>
    </w:div>
    <w:div w:id="1428423607">
      <w:bodyDiv w:val="1"/>
      <w:marLeft w:val="0"/>
      <w:marRight w:val="0"/>
      <w:marTop w:val="0"/>
      <w:marBottom w:val="0"/>
      <w:divBdr>
        <w:top w:val="none" w:sz="0" w:space="0" w:color="auto"/>
        <w:left w:val="none" w:sz="0" w:space="0" w:color="auto"/>
        <w:bottom w:val="none" w:sz="0" w:space="0" w:color="auto"/>
        <w:right w:val="none" w:sz="0" w:space="0" w:color="auto"/>
      </w:divBdr>
    </w:div>
    <w:div w:id="1460489660">
      <w:bodyDiv w:val="1"/>
      <w:marLeft w:val="0"/>
      <w:marRight w:val="0"/>
      <w:marTop w:val="0"/>
      <w:marBottom w:val="0"/>
      <w:divBdr>
        <w:top w:val="none" w:sz="0" w:space="0" w:color="auto"/>
        <w:left w:val="none" w:sz="0" w:space="0" w:color="auto"/>
        <w:bottom w:val="none" w:sz="0" w:space="0" w:color="auto"/>
        <w:right w:val="none" w:sz="0" w:space="0" w:color="auto"/>
      </w:divBdr>
    </w:div>
    <w:div w:id="1472599963">
      <w:bodyDiv w:val="1"/>
      <w:marLeft w:val="0"/>
      <w:marRight w:val="0"/>
      <w:marTop w:val="0"/>
      <w:marBottom w:val="0"/>
      <w:divBdr>
        <w:top w:val="none" w:sz="0" w:space="0" w:color="auto"/>
        <w:left w:val="none" w:sz="0" w:space="0" w:color="auto"/>
        <w:bottom w:val="none" w:sz="0" w:space="0" w:color="auto"/>
        <w:right w:val="none" w:sz="0" w:space="0" w:color="auto"/>
      </w:divBdr>
    </w:div>
    <w:div w:id="1479304906">
      <w:bodyDiv w:val="1"/>
      <w:marLeft w:val="0"/>
      <w:marRight w:val="0"/>
      <w:marTop w:val="0"/>
      <w:marBottom w:val="0"/>
      <w:divBdr>
        <w:top w:val="none" w:sz="0" w:space="0" w:color="auto"/>
        <w:left w:val="none" w:sz="0" w:space="0" w:color="auto"/>
        <w:bottom w:val="none" w:sz="0" w:space="0" w:color="auto"/>
        <w:right w:val="none" w:sz="0" w:space="0" w:color="auto"/>
      </w:divBdr>
    </w:div>
    <w:div w:id="1501236812">
      <w:bodyDiv w:val="1"/>
      <w:marLeft w:val="0"/>
      <w:marRight w:val="0"/>
      <w:marTop w:val="0"/>
      <w:marBottom w:val="0"/>
      <w:divBdr>
        <w:top w:val="none" w:sz="0" w:space="0" w:color="auto"/>
        <w:left w:val="none" w:sz="0" w:space="0" w:color="auto"/>
        <w:bottom w:val="none" w:sz="0" w:space="0" w:color="auto"/>
        <w:right w:val="none" w:sz="0" w:space="0" w:color="auto"/>
      </w:divBdr>
    </w:div>
    <w:div w:id="1509905002">
      <w:bodyDiv w:val="1"/>
      <w:marLeft w:val="0"/>
      <w:marRight w:val="0"/>
      <w:marTop w:val="0"/>
      <w:marBottom w:val="0"/>
      <w:divBdr>
        <w:top w:val="none" w:sz="0" w:space="0" w:color="auto"/>
        <w:left w:val="none" w:sz="0" w:space="0" w:color="auto"/>
        <w:bottom w:val="none" w:sz="0" w:space="0" w:color="auto"/>
        <w:right w:val="none" w:sz="0" w:space="0" w:color="auto"/>
      </w:divBdr>
    </w:div>
    <w:div w:id="1520972201">
      <w:bodyDiv w:val="1"/>
      <w:marLeft w:val="0"/>
      <w:marRight w:val="0"/>
      <w:marTop w:val="0"/>
      <w:marBottom w:val="0"/>
      <w:divBdr>
        <w:top w:val="none" w:sz="0" w:space="0" w:color="auto"/>
        <w:left w:val="none" w:sz="0" w:space="0" w:color="auto"/>
        <w:bottom w:val="none" w:sz="0" w:space="0" w:color="auto"/>
        <w:right w:val="none" w:sz="0" w:space="0" w:color="auto"/>
      </w:divBdr>
    </w:div>
    <w:div w:id="1526480700">
      <w:bodyDiv w:val="1"/>
      <w:marLeft w:val="0"/>
      <w:marRight w:val="0"/>
      <w:marTop w:val="0"/>
      <w:marBottom w:val="0"/>
      <w:divBdr>
        <w:top w:val="none" w:sz="0" w:space="0" w:color="auto"/>
        <w:left w:val="none" w:sz="0" w:space="0" w:color="auto"/>
        <w:bottom w:val="none" w:sz="0" w:space="0" w:color="auto"/>
        <w:right w:val="none" w:sz="0" w:space="0" w:color="auto"/>
      </w:divBdr>
    </w:div>
    <w:div w:id="1541624885">
      <w:bodyDiv w:val="1"/>
      <w:marLeft w:val="0"/>
      <w:marRight w:val="0"/>
      <w:marTop w:val="0"/>
      <w:marBottom w:val="0"/>
      <w:divBdr>
        <w:top w:val="none" w:sz="0" w:space="0" w:color="auto"/>
        <w:left w:val="none" w:sz="0" w:space="0" w:color="auto"/>
        <w:bottom w:val="none" w:sz="0" w:space="0" w:color="auto"/>
        <w:right w:val="none" w:sz="0" w:space="0" w:color="auto"/>
      </w:divBdr>
    </w:div>
    <w:div w:id="1550996825">
      <w:bodyDiv w:val="1"/>
      <w:marLeft w:val="0"/>
      <w:marRight w:val="0"/>
      <w:marTop w:val="0"/>
      <w:marBottom w:val="0"/>
      <w:divBdr>
        <w:top w:val="none" w:sz="0" w:space="0" w:color="auto"/>
        <w:left w:val="none" w:sz="0" w:space="0" w:color="auto"/>
        <w:bottom w:val="none" w:sz="0" w:space="0" w:color="auto"/>
        <w:right w:val="none" w:sz="0" w:space="0" w:color="auto"/>
      </w:divBdr>
    </w:div>
    <w:div w:id="1584336066">
      <w:bodyDiv w:val="1"/>
      <w:marLeft w:val="0"/>
      <w:marRight w:val="0"/>
      <w:marTop w:val="0"/>
      <w:marBottom w:val="0"/>
      <w:divBdr>
        <w:top w:val="none" w:sz="0" w:space="0" w:color="auto"/>
        <w:left w:val="none" w:sz="0" w:space="0" w:color="auto"/>
        <w:bottom w:val="none" w:sz="0" w:space="0" w:color="auto"/>
        <w:right w:val="none" w:sz="0" w:space="0" w:color="auto"/>
      </w:divBdr>
    </w:div>
    <w:div w:id="1602840294">
      <w:bodyDiv w:val="1"/>
      <w:marLeft w:val="0"/>
      <w:marRight w:val="0"/>
      <w:marTop w:val="0"/>
      <w:marBottom w:val="0"/>
      <w:divBdr>
        <w:top w:val="none" w:sz="0" w:space="0" w:color="auto"/>
        <w:left w:val="none" w:sz="0" w:space="0" w:color="auto"/>
        <w:bottom w:val="none" w:sz="0" w:space="0" w:color="auto"/>
        <w:right w:val="none" w:sz="0" w:space="0" w:color="auto"/>
      </w:divBdr>
    </w:div>
    <w:div w:id="1617835695">
      <w:bodyDiv w:val="1"/>
      <w:marLeft w:val="0"/>
      <w:marRight w:val="0"/>
      <w:marTop w:val="0"/>
      <w:marBottom w:val="0"/>
      <w:divBdr>
        <w:top w:val="none" w:sz="0" w:space="0" w:color="auto"/>
        <w:left w:val="none" w:sz="0" w:space="0" w:color="auto"/>
        <w:bottom w:val="none" w:sz="0" w:space="0" w:color="auto"/>
        <w:right w:val="none" w:sz="0" w:space="0" w:color="auto"/>
      </w:divBdr>
    </w:div>
    <w:div w:id="1636525523">
      <w:bodyDiv w:val="1"/>
      <w:marLeft w:val="0"/>
      <w:marRight w:val="0"/>
      <w:marTop w:val="0"/>
      <w:marBottom w:val="0"/>
      <w:divBdr>
        <w:top w:val="none" w:sz="0" w:space="0" w:color="auto"/>
        <w:left w:val="none" w:sz="0" w:space="0" w:color="auto"/>
        <w:bottom w:val="none" w:sz="0" w:space="0" w:color="auto"/>
        <w:right w:val="none" w:sz="0" w:space="0" w:color="auto"/>
      </w:divBdr>
    </w:div>
    <w:div w:id="1642224145">
      <w:bodyDiv w:val="1"/>
      <w:marLeft w:val="0"/>
      <w:marRight w:val="0"/>
      <w:marTop w:val="0"/>
      <w:marBottom w:val="0"/>
      <w:divBdr>
        <w:top w:val="none" w:sz="0" w:space="0" w:color="auto"/>
        <w:left w:val="none" w:sz="0" w:space="0" w:color="auto"/>
        <w:bottom w:val="none" w:sz="0" w:space="0" w:color="auto"/>
        <w:right w:val="none" w:sz="0" w:space="0" w:color="auto"/>
      </w:divBdr>
    </w:div>
    <w:div w:id="1644191258">
      <w:bodyDiv w:val="1"/>
      <w:marLeft w:val="0"/>
      <w:marRight w:val="0"/>
      <w:marTop w:val="0"/>
      <w:marBottom w:val="0"/>
      <w:divBdr>
        <w:top w:val="none" w:sz="0" w:space="0" w:color="auto"/>
        <w:left w:val="none" w:sz="0" w:space="0" w:color="auto"/>
        <w:bottom w:val="none" w:sz="0" w:space="0" w:color="auto"/>
        <w:right w:val="none" w:sz="0" w:space="0" w:color="auto"/>
      </w:divBdr>
    </w:div>
    <w:div w:id="1651251495">
      <w:bodyDiv w:val="1"/>
      <w:marLeft w:val="0"/>
      <w:marRight w:val="0"/>
      <w:marTop w:val="0"/>
      <w:marBottom w:val="0"/>
      <w:divBdr>
        <w:top w:val="none" w:sz="0" w:space="0" w:color="auto"/>
        <w:left w:val="none" w:sz="0" w:space="0" w:color="auto"/>
        <w:bottom w:val="none" w:sz="0" w:space="0" w:color="auto"/>
        <w:right w:val="none" w:sz="0" w:space="0" w:color="auto"/>
      </w:divBdr>
    </w:div>
    <w:div w:id="1671131661">
      <w:bodyDiv w:val="1"/>
      <w:marLeft w:val="0"/>
      <w:marRight w:val="0"/>
      <w:marTop w:val="0"/>
      <w:marBottom w:val="0"/>
      <w:divBdr>
        <w:top w:val="none" w:sz="0" w:space="0" w:color="auto"/>
        <w:left w:val="none" w:sz="0" w:space="0" w:color="auto"/>
        <w:bottom w:val="none" w:sz="0" w:space="0" w:color="auto"/>
        <w:right w:val="none" w:sz="0" w:space="0" w:color="auto"/>
      </w:divBdr>
    </w:div>
    <w:div w:id="1674257852">
      <w:bodyDiv w:val="1"/>
      <w:marLeft w:val="0"/>
      <w:marRight w:val="0"/>
      <w:marTop w:val="0"/>
      <w:marBottom w:val="0"/>
      <w:divBdr>
        <w:top w:val="none" w:sz="0" w:space="0" w:color="auto"/>
        <w:left w:val="none" w:sz="0" w:space="0" w:color="auto"/>
        <w:bottom w:val="none" w:sz="0" w:space="0" w:color="auto"/>
        <w:right w:val="none" w:sz="0" w:space="0" w:color="auto"/>
      </w:divBdr>
    </w:div>
    <w:div w:id="1678918291">
      <w:bodyDiv w:val="1"/>
      <w:marLeft w:val="0"/>
      <w:marRight w:val="0"/>
      <w:marTop w:val="0"/>
      <w:marBottom w:val="0"/>
      <w:divBdr>
        <w:top w:val="none" w:sz="0" w:space="0" w:color="auto"/>
        <w:left w:val="none" w:sz="0" w:space="0" w:color="auto"/>
        <w:bottom w:val="none" w:sz="0" w:space="0" w:color="auto"/>
        <w:right w:val="none" w:sz="0" w:space="0" w:color="auto"/>
      </w:divBdr>
    </w:div>
    <w:div w:id="1680349306">
      <w:bodyDiv w:val="1"/>
      <w:marLeft w:val="0"/>
      <w:marRight w:val="0"/>
      <w:marTop w:val="0"/>
      <w:marBottom w:val="0"/>
      <w:divBdr>
        <w:top w:val="none" w:sz="0" w:space="0" w:color="auto"/>
        <w:left w:val="none" w:sz="0" w:space="0" w:color="auto"/>
        <w:bottom w:val="none" w:sz="0" w:space="0" w:color="auto"/>
        <w:right w:val="none" w:sz="0" w:space="0" w:color="auto"/>
      </w:divBdr>
    </w:div>
    <w:div w:id="1686706685">
      <w:bodyDiv w:val="1"/>
      <w:marLeft w:val="0"/>
      <w:marRight w:val="0"/>
      <w:marTop w:val="0"/>
      <w:marBottom w:val="0"/>
      <w:divBdr>
        <w:top w:val="none" w:sz="0" w:space="0" w:color="auto"/>
        <w:left w:val="none" w:sz="0" w:space="0" w:color="auto"/>
        <w:bottom w:val="none" w:sz="0" w:space="0" w:color="auto"/>
        <w:right w:val="none" w:sz="0" w:space="0" w:color="auto"/>
      </w:divBdr>
    </w:div>
    <w:div w:id="1688217088">
      <w:bodyDiv w:val="1"/>
      <w:marLeft w:val="0"/>
      <w:marRight w:val="0"/>
      <w:marTop w:val="0"/>
      <w:marBottom w:val="0"/>
      <w:divBdr>
        <w:top w:val="none" w:sz="0" w:space="0" w:color="auto"/>
        <w:left w:val="none" w:sz="0" w:space="0" w:color="auto"/>
        <w:bottom w:val="none" w:sz="0" w:space="0" w:color="auto"/>
        <w:right w:val="none" w:sz="0" w:space="0" w:color="auto"/>
      </w:divBdr>
    </w:div>
    <w:div w:id="1699893624">
      <w:bodyDiv w:val="1"/>
      <w:marLeft w:val="0"/>
      <w:marRight w:val="0"/>
      <w:marTop w:val="0"/>
      <w:marBottom w:val="0"/>
      <w:divBdr>
        <w:top w:val="none" w:sz="0" w:space="0" w:color="auto"/>
        <w:left w:val="none" w:sz="0" w:space="0" w:color="auto"/>
        <w:bottom w:val="none" w:sz="0" w:space="0" w:color="auto"/>
        <w:right w:val="none" w:sz="0" w:space="0" w:color="auto"/>
      </w:divBdr>
    </w:div>
    <w:div w:id="1712222585">
      <w:bodyDiv w:val="1"/>
      <w:marLeft w:val="0"/>
      <w:marRight w:val="0"/>
      <w:marTop w:val="0"/>
      <w:marBottom w:val="0"/>
      <w:divBdr>
        <w:top w:val="none" w:sz="0" w:space="0" w:color="auto"/>
        <w:left w:val="none" w:sz="0" w:space="0" w:color="auto"/>
        <w:bottom w:val="none" w:sz="0" w:space="0" w:color="auto"/>
        <w:right w:val="none" w:sz="0" w:space="0" w:color="auto"/>
      </w:divBdr>
    </w:div>
    <w:div w:id="1723367334">
      <w:bodyDiv w:val="1"/>
      <w:marLeft w:val="0"/>
      <w:marRight w:val="0"/>
      <w:marTop w:val="0"/>
      <w:marBottom w:val="0"/>
      <w:divBdr>
        <w:top w:val="none" w:sz="0" w:space="0" w:color="auto"/>
        <w:left w:val="none" w:sz="0" w:space="0" w:color="auto"/>
        <w:bottom w:val="none" w:sz="0" w:space="0" w:color="auto"/>
        <w:right w:val="none" w:sz="0" w:space="0" w:color="auto"/>
      </w:divBdr>
    </w:div>
    <w:div w:id="1731537905">
      <w:bodyDiv w:val="1"/>
      <w:marLeft w:val="0"/>
      <w:marRight w:val="0"/>
      <w:marTop w:val="0"/>
      <w:marBottom w:val="0"/>
      <w:divBdr>
        <w:top w:val="none" w:sz="0" w:space="0" w:color="auto"/>
        <w:left w:val="none" w:sz="0" w:space="0" w:color="auto"/>
        <w:bottom w:val="none" w:sz="0" w:space="0" w:color="auto"/>
        <w:right w:val="none" w:sz="0" w:space="0" w:color="auto"/>
      </w:divBdr>
    </w:div>
    <w:div w:id="1749501177">
      <w:bodyDiv w:val="1"/>
      <w:marLeft w:val="0"/>
      <w:marRight w:val="0"/>
      <w:marTop w:val="0"/>
      <w:marBottom w:val="0"/>
      <w:divBdr>
        <w:top w:val="none" w:sz="0" w:space="0" w:color="auto"/>
        <w:left w:val="none" w:sz="0" w:space="0" w:color="auto"/>
        <w:bottom w:val="none" w:sz="0" w:space="0" w:color="auto"/>
        <w:right w:val="none" w:sz="0" w:space="0" w:color="auto"/>
      </w:divBdr>
    </w:div>
    <w:div w:id="1755933292">
      <w:bodyDiv w:val="1"/>
      <w:marLeft w:val="0"/>
      <w:marRight w:val="0"/>
      <w:marTop w:val="0"/>
      <w:marBottom w:val="0"/>
      <w:divBdr>
        <w:top w:val="none" w:sz="0" w:space="0" w:color="auto"/>
        <w:left w:val="none" w:sz="0" w:space="0" w:color="auto"/>
        <w:bottom w:val="none" w:sz="0" w:space="0" w:color="auto"/>
        <w:right w:val="none" w:sz="0" w:space="0" w:color="auto"/>
      </w:divBdr>
    </w:div>
    <w:div w:id="1769305939">
      <w:bodyDiv w:val="1"/>
      <w:marLeft w:val="0"/>
      <w:marRight w:val="0"/>
      <w:marTop w:val="0"/>
      <w:marBottom w:val="0"/>
      <w:divBdr>
        <w:top w:val="none" w:sz="0" w:space="0" w:color="auto"/>
        <w:left w:val="none" w:sz="0" w:space="0" w:color="auto"/>
        <w:bottom w:val="none" w:sz="0" w:space="0" w:color="auto"/>
        <w:right w:val="none" w:sz="0" w:space="0" w:color="auto"/>
      </w:divBdr>
    </w:div>
    <w:div w:id="1775049281">
      <w:bodyDiv w:val="1"/>
      <w:marLeft w:val="0"/>
      <w:marRight w:val="0"/>
      <w:marTop w:val="0"/>
      <w:marBottom w:val="0"/>
      <w:divBdr>
        <w:top w:val="none" w:sz="0" w:space="0" w:color="auto"/>
        <w:left w:val="none" w:sz="0" w:space="0" w:color="auto"/>
        <w:bottom w:val="none" w:sz="0" w:space="0" w:color="auto"/>
        <w:right w:val="none" w:sz="0" w:space="0" w:color="auto"/>
      </w:divBdr>
    </w:div>
    <w:div w:id="1783264460">
      <w:bodyDiv w:val="1"/>
      <w:marLeft w:val="0"/>
      <w:marRight w:val="0"/>
      <w:marTop w:val="0"/>
      <w:marBottom w:val="0"/>
      <w:divBdr>
        <w:top w:val="none" w:sz="0" w:space="0" w:color="auto"/>
        <w:left w:val="none" w:sz="0" w:space="0" w:color="auto"/>
        <w:bottom w:val="none" w:sz="0" w:space="0" w:color="auto"/>
        <w:right w:val="none" w:sz="0" w:space="0" w:color="auto"/>
      </w:divBdr>
    </w:div>
    <w:div w:id="1787191347">
      <w:bodyDiv w:val="1"/>
      <w:marLeft w:val="0"/>
      <w:marRight w:val="0"/>
      <w:marTop w:val="0"/>
      <w:marBottom w:val="0"/>
      <w:divBdr>
        <w:top w:val="none" w:sz="0" w:space="0" w:color="auto"/>
        <w:left w:val="none" w:sz="0" w:space="0" w:color="auto"/>
        <w:bottom w:val="none" w:sz="0" w:space="0" w:color="auto"/>
        <w:right w:val="none" w:sz="0" w:space="0" w:color="auto"/>
      </w:divBdr>
    </w:div>
    <w:div w:id="1808428536">
      <w:bodyDiv w:val="1"/>
      <w:marLeft w:val="0"/>
      <w:marRight w:val="0"/>
      <w:marTop w:val="0"/>
      <w:marBottom w:val="0"/>
      <w:divBdr>
        <w:top w:val="none" w:sz="0" w:space="0" w:color="auto"/>
        <w:left w:val="none" w:sz="0" w:space="0" w:color="auto"/>
        <w:bottom w:val="none" w:sz="0" w:space="0" w:color="auto"/>
        <w:right w:val="none" w:sz="0" w:space="0" w:color="auto"/>
      </w:divBdr>
    </w:div>
    <w:div w:id="1811550573">
      <w:bodyDiv w:val="1"/>
      <w:marLeft w:val="0"/>
      <w:marRight w:val="0"/>
      <w:marTop w:val="0"/>
      <w:marBottom w:val="0"/>
      <w:divBdr>
        <w:top w:val="none" w:sz="0" w:space="0" w:color="auto"/>
        <w:left w:val="none" w:sz="0" w:space="0" w:color="auto"/>
        <w:bottom w:val="none" w:sz="0" w:space="0" w:color="auto"/>
        <w:right w:val="none" w:sz="0" w:space="0" w:color="auto"/>
      </w:divBdr>
    </w:div>
    <w:div w:id="1822889469">
      <w:bodyDiv w:val="1"/>
      <w:marLeft w:val="0"/>
      <w:marRight w:val="0"/>
      <w:marTop w:val="0"/>
      <w:marBottom w:val="0"/>
      <w:divBdr>
        <w:top w:val="none" w:sz="0" w:space="0" w:color="auto"/>
        <w:left w:val="none" w:sz="0" w:space="0" w:color="auto"/>
        <w:bottom w:val="none" w:sz="0" w:space="0" w:color="auto"/>
        <w:right w:val="none" w:sz="0" w:space="0" w:color="auto"/>
      </w:divBdr>
    </w:div>
    <w:div w:id="1828664885">
      <w:bodyDiv w:val="1"/>
      <w:marLeft w:val="0"/>
      <w:marRight w:val="0"/>
      <w:marTop w:val="0"/>
      <w:marBottom w:val="0"/>
      <w:divBdr>
        <w:top w:val="none" w:sz="0" w:space="0" w:color="auto"/>
        <w:left w:val="none" w:sz="0" w:space="0" w:color="auto"/>
        <w:bottom w:val="none" w:sz="0" w:space="0" w:color="auto"/>
        <w:right w:val="none" w:sz="0" w:space="0" w:color="auto"/>
      </w:divBdr>
    </w:div>
    <w:div w:id="1832990054">
      <w:bodyDiv w:val="1"/>
      <w:marLeft w:val="0"/>
      <w:marRight w:val="0"/>
      <w:marTop w:val="0"/>
      <w:marBottom w:val="0"/>
      <w:divBdr>
        <w:top w:val="none" w:sz="0" w:space="0" w:color="auto"/>
        <w:left w:val="none" w:sz="0" w:space="0" w:color="auto"/>
        <w:bottom w:val="none" w:sz="0" w:space="0" w:color="auto"/>
        <w:right w:val="none" w:sz="0" w:space="0" w:color="auto"/>
      </w:divBdr>
    </w:div>
    <w:div w:id="1844855268">
      <w:bodyDiv w:val="1"/>
      <w:marLeft w:val="0"/>
      <w:marRight w:val="0"/>
      <w:marTop w:val="0"/>
      <w:marBottom w:val="0"/>
      <w:divBdr>
        <w:top w:val="none" w:sz="0" w:space="0" w:color="auto"/>
        <w:left w:val="none" w:sz="0" w:space="0" w:color="auto"/>
        <w:bottom w:val="none" w:sz="0" w:space="0" w:color="auto"/>
        <w:right w:val="none" w:sz="0" w:space="0" w:color="auto"/>
      </w:divBdr>
    </w:div>
    <w:div w:id="1855267473">
      <w:bodyDiv w:val="1"/>
      <w:marLeft w:val="0"/>
      <w:marRight w:val="0"/>
      <w:marTop w:val="0"/>
      <w:marBottom w:val="0"/>
      <w:divBdr>
        <w:top w:val="none" w:sz="0" w:space="0" w:color="auto"/>
        <w:left w:val="none" w:sz="0" w:space="0" w:color="auto"/>
        <w:bottom w:val="none" w:sz="0" w:space="0" w:color="auto"/>
        <w:right w:val="none" w:sz="0" w:space="0" w:color="auto"/>
      </w:divBdr>
    </w:div>
    <w:div w:id="1858108890">
      <w:bodyDiv w:val="1"/>
      <w:marLeft w:val="0"/>
      <w:marRight w:val="0"/>
      <w:marTop w:val="0"/>
      <w:marBottom w:val="0"/>
      <w:divBdr>
        <w:top w:val="none" w:sz="0" w:space="0" w:color="auto"/>
        <w:left w:val="none" w:sz="0" w:space="0" w:color="auto"/>
        <w:bottom w:val="none" w:sz="0" w:space="0" w:color="auto"/>
        <w:right w:val="none" w:sz="0" w:space="0" w:color="auto"/>
      </w:divBdr>
    </w:div>
    <w:div w:id="1865358466">
      <w:bodyDiv w:val="1"/>
      <w:marLeft w:val="0"/>
      <w:marRight w:val="0"/>
      <w:marTop w:val="0"/>
      <w:marBottom w:val="0"/>
      <w:divBdr>
        <w:top w:val="none" w:sz="0" w:space="0" w:color="auto"/>
        <w:left w:val="none" w:sz="0" w:space="0" w:color="auto"/>
        <w:bottom w:val="none" w:sz="0" w:space="0" w:color="auto"/>
        <w:right w:val="none" w:sz="0" w:space="0" w:color="auto"/>
      </w:divBdr>
    </w:div>
    <w:div w:id="1902254507">
      <w:bodyDiv w:val="1"/>
      <w:marLeft w:val="0"/>
      <w:marRight w:val="0"/>
      <w:marTop w:val="0"/>
      <w:marBottom w:val="0"/>
      <w:divBdr>
        <w:top w:val="none" w:sz="0" w:space="0" w:color="auto"/>
        <w:left w:val="none" w:sz="0" w:space="0" w:color="auto"/>
        <w:bottom w:val="none" w:sz="0" w:space="0" w:color="auto"/>
        <w:right w:val="none" w:sz="0" w:space="0" w:color="auto"/>
      </w:divBdr>
    </w:div>
    <w:div w:id="1915238092">
      <w:bodyDiv w:val="1"/>
      <w:marLeft w:val="0"/>
      <w:marRight w:val="0"/>
      <w:marTop w:val="0"/>
      <w:marBottom w:val="0"/>
      <w:divBdr>
        <w:top w:val="none" w:sz="0" w:space="0" w:color="auto"/>
        <w:left w:val="none" w:sz="0" w:space="0" w:color="auto"/>
        <w:bottom w:val="none" w:sz="0" w:space="0" w:color="auto"/>
        <w:right w:val="none" w:sz="0" w:space="0" w:color="auto"/>
      </w:divBdr>
    </w:div>
    <w:div w:id="1918398868">
      <w:bodyDiv w:val="1"/>
      <w:marLeft w:val="0"/>
      <w:marRight w:val="0"/>
      <w:marTop w:val="0"/>
      <w:marBottom w:val="0"/>
      <w:divBdr>
        <w:top w:val="none" w:sz="0" w:space="0" w:color="auto"/>
        <w:left w:val="none" w:sz="0" w:space="0" w:color="auto"/>
        <w:bottom w:val="none" w:sz="0" w:space="0" w:color="auto"/>
        <w:right w:val="none" w:sz="0" w:space="0" w:color="auto"/>
      </w:divBdr>
    </w:div>
    <w:div w:id="1940942736">
      <w:bodyDiv w:val="1"/>
      <w:marLeft w:val="0"/>
      <w:marRight w:val="0"/>
      <w:marTop w:val="0"/>
      <w:marBottom w:val="0"/>
      <w:divBdr>
        <w:top w:val="none" w:sz="0" w:space="0" w:color="auto"/>
        <w:left w:val="none" w:sz="0" w:space="0" w:color="auto"/>
        <w:bottom w:val="none" w:sz="0" w:space="0" w:color="auto"/>
        <w:right w:val="none" w:sz="0" w:space="0" w:color="auto"/>
      </w:divBdr>
    </w:div>
    <w:div w:id="1953709906">
      <w:bodyDiv w:val="1"/>
      <w:marLeft w:val="0"/>
      <w:marRight w:val="0"/>
      <w:marTop w:val="0"/>
      <w:marBottom w:val="0"/>
      <w:divBdr>
        <w:top w:val="none" w:sz="0" w:space="0" w:color="auto"/>
        <w:left w:val="none" w:sz="0" w:space="0" w:color="auto"/>
        <w:bottom w:val="none" w:sz="0" w:space="0" w:color="auto"/>
        <w:right w:val="none" w:sz="0" w:space="0" w:color="auto"/>
      </w:divBdr>
    </w:div>
    <w:div w:id="1984768434">
      <w:bodyDiv w:val="1"/>
      <w:marLeft w:val="0"/>
      <w:marRight w:val="0"/>
      <w:marTop w:val="0"/>
      <w:marBottom w:val="0"/>
      <w:divBdr>
        <w:top w:val="none" w:sz="0" w:space="0" w:color="auto"/>
        <w:left w:val="none" w:sz="0" w:space="0" w:color="auto"/>
        <w:bottom w:val="none" w:sz="0" w:space="0" w:color="auto"/>
        <w:right w:val="none" w:sz="0" w:space="0" w:color="auto"/>
      </w:divBdr>
    </w:div>
    <w:div w:id="1995645940">
      <w:bodyDiv w:val="1"/>
      <w:marLeft w:val="0"/>
      <w:marRight w:val="0"/>
      <w:marTop w:val="0"/>
      <w:marBottom w:val="0"/>
      <w:divBdr>
        <w:top w:val="none" w:sz="0" w:space="0" w:color="auto"/>
        <w:left w:val="none" w:sz="0" w:space="0" w:color="auto"/>
        <w:bottom w:val="none" w:sz="0" w:space="0" w:color="auto"/>
        <w:right w:val="none" w:sz="0" w:space="0" w:color="auto"/>
      </w:divBdr>
    </w:div>
    <w:div w:id="2010449554">
      <w:bodyDiv w:val="1"/>
      <w:marLeft w:val="0"/>
      <w:marRight w:val="0"/>
      <w:marTop w:val="0"/>
      <w:marBottom w:val="0"/>
      <w:divBdr>
        <w:top w:val="none" w:sz="0" w:space="0" w:color="auto"/>
        <w:left w:val="none" w:sz="0" w:space="0" w:color="auto"/>
        <w:bottom w:val="none" w:sz="0" w:space="0" w:color="auto"/>
        <w:right w:val="none" w:sz="0" w:space="0" w:color="auto"/>
      </w:divBdr>
    </w:div>
    <w:div w:id="2013750247">
      <w:bodyDiv w:val="1"/>
      <w:marLeft w:val="0"/>
      <w:marRight w:val="0"/>
      <w:marTop w:val="0"/>
      <w:marBottom w:val="0"/>
      <w:divBdr>
        <w:top w:val="none" w:sz="0" w:space="0" w:color="auto"/>
        <w:left w:val="none" w:sz="0" w:space="0" w:color="auto"/>
        <w:bottom w:val="none" w:sz="0" w:space="0" w:color="auto"/>
        <w:right w:val="none" w:sz="0" w:space="0" w:color="auto"/>
      </w:divBdr>
    </w:div>
    <w:div w:id="2019697459">
      <w:bodyDiv w:val="1"/>
      <w:marLeft w:val="0"/>
      <w:marRight w:val="0"/>
      <w:marTop w:val="0"/>
      <w:marBottom w:val="0"/>
      <w:divBdr>
        <w:top w:val="none" w:sz="0" w:space="0" w:color="auto"/>
        <w:left w:val="none" w:sz="0" w:space="0" w:color="auto"/>
        <w:bottom w:val="none" w:sz="0" w:space="0" w:color="auto"/>
        <w:right w:val="none" w:sz="0" w:space="0" w:color="auto"/>
      </w:divBdr>
    </w:div>
    <w:div w:id="2052604888">
      <w:bodyDiv w:val="1"/>
      <w:marLeft w:val="0"/>
      <w:marRight w:val="0"/>
      <w:marTop w:val="0"/>
      <w:marBottom w:val="0"/>
      <w:divBdr>
        <w:top w:val="none" w:sz="0" w:space="0" w:color="auto"/>
        <w:left w:val="none" w:sz="0" w:space="0" w:color="auto"/>
        <w:bottom w:val="none" w:sz="0" w:space="0" w:color="auto"/>
        <w:right w:val="none" w:sz="0" w:space="0" w:color="auto"/>
      </w:divBdr>
    </w:div>
    <w:div w:id="2086560761">
      <w:bodyDiv w:val="1"/>
      <w:marLeft w:val="0"/>
      <w:marRight w:val="0"/>
      <w:marTop w:val="0"/>
      <w:marBottom w:val="0"/>
      <w:divBdr>
        <w:top w:val="none" w:sz="0" w:space="0" w:color="auto"/>
        <w:left w:val="none" w:sz="0" w:space="0" w:color="auto"/>
        <w:bottom w:val="none" w:sz="0" w:space="0" w:color="auto"/>
        <w:right w:val="none" w:sz="0" w:space="0" w:color="auto"/>
      </w:divBdr>
    </w:div>
    <w:div w:id="2095200765">
      <w:bodyDiv w:val="1"/>
      <w:marLeft w:val="0"/>
      <w:marRight w:val="0"/>
      <w:marTop w:val="0"/>
      <w:marBottom w:val="0"/>
      <w:divBdr>
        <w:top w:val="none" w:sz="0" w:space="0" w:color="auto"/>
        <w:left w:val="none" w:sz="0" w:space="0" w:color="auto"/>
        <w:bottom w:val="none" w:sz="0" w:space="0" w:color="auto"/>
        <w:right w:val="none" w:sz="0" w:space="0" w:color="auto"/>
      </w:divBdr>
    </w:div>
    <w:div w:id="2098093484">
      <w:bodyDiv w:val="1"/>
      <w:marLeft w:val="0"/>
      <w:marRight w:val="0"/>
      <w:marTop w:val="0"/>
      <w:marBottom w:val="0"/>
      <w:divBdr>
        <w:top w:val="none" w:sz="0" w:space="0" w:color="auto"/>
        <w:left w:val="none" w:sz="0" w:space="0" w:color="auto"/>
        <w:bottom w:val="none" w:sz="0" w:space="0" w:color="auto"/>
        <w:right w:val="none" w:sz="0" w:space="0" w:color="auto"/>
      </w:divBdr>
    </w:div>
    <w:div w:id="2111468431">
      <w:bodyDiv w:val="1"/>
      <w:marLeft w:val="0"/>
      <w:marRight w:val="0"/>
      <w:marTop w:val="0"/>
      <w:marBottom w:val="0"/>
      <w:divBdr>
        <w:top w:val="none" w:sz="0" w:space="0" w:color="auto"/>
        <w:left w:val="none" w:sz="0" w:space="0" w:color="auto"/>
        <w:bottom w:val="none" w:sz="0" w:space="0" w:color="auto"/>
        <w:right w:val="none" w:sz="0" w:space="0" w:color="auto"/>
      </w:divBdr>
    </w:div>
    <w:div w:id="2118674032">
      <w:bodyDiv w:val="1"/>
      <w:marLeft w:val="0"/>
      <w:marRight w:val="0"/>
      <w:marTop w:val="0"/>
      <w:marBottom w:val="0"/>
      <w:divBdr>
        <w:top w:val="none" w:sz="0" w:space="0" w:color="auto"/>
        <w:left w:val="none" w:sz="0" w:space="0" w:color="auto"/>
        <w:bottom w:val="none" w:sz="0" w:space="0" w:color="auto"/>
        <w:right w:val="none" w:sz="0" w:space="0" w:color="auto"/>
      </w:divBdr>
    </w:div>
    <w:div w:id="2140999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Bah14</b:Tag>
    <b:SourceType>JournalArticle</b:SourceType>
    <b:Guid>{2D147492-D3BB-49C9-B24C-AF514C1D74CB}</b:Guid>
    <b:Title>User’s guide to develop highway safety manual safety performance function calibration factors</b:Title>
    <b:Year>2014</b:Year>
    <b:City>Washington, DC</b:City>
    <b:Author>
      <b:Author>
        <b:NameList>
          <b:Person>
            <b:Last>Bahar</b:Last>
            <b:First>G.,</b:First>
            <b:Middle>&amp; Hauer, E.</b:Middle>
          </b:Person>
        </b:NameList>
      </b:Author>
    </b:Author>
    <b:JournalName>National Cooperative Highway Research Program, Transportation Research Board</b:JournalName>
    <b:RefOrder>9</b:RefOrder>
  </b:Source>
  <b:Source>
    <b:Tag>Elv13</b:Tag>
    <b:SourceType>JournalArticle</b:SourceType>
    <b:Guid>{24753049-2B46-4122-9FFF-3D0A005A2915}</b:Guid>
    <b:Author>
      <b:Author>
        <b:NameList>
          <b:Person>
            <b:Last>Elvik</b:Last>
            <b:First>R.</b:First>
          </b:Person>
        </b:NameList>
      </b:Author>
    </b:Author>
    <b:Title>International transferability of accident modification functions for horizontal curves</b:Title>
    <b:JournalName>Accident Analysis &amp; Prevention</b:JournalName>
    <b:Year>2013</b:Year>
    <b:Pages>487-496</b:Pages>
    <b:Volume>59</b:Volume>
    <b:RefOrder>10</b:RefOrder>
  </b:Source>
  <b:Source>
    <b:Tag>Elv09</b:Tag>
    <b:SourceType>Book</b:SourceType>
    <b:Guid>{16F13159-4E01-4CAB-A6FC-42B06A637C33}</b:Guid>
    <b:Title>The handbook of road safety measures</b:Title>
    <b:Year>2009</b:Year>
    <b:Publisher>Emerald Group Publishing Limited</b:Publisher>
    <b:Author>
      <b:Author>
        <b:NameList>
          <b:Person>
            <b:Last>Elvik</b:Last>
            <b:First>R.,</b:First>
            <b:Middle>Høye, A., Vaa, T., &amp; Sørensen, M.</b:Middle>
          </b:Person>
        </b:NameList>
      </b:Author>
    </b:Author>
    <b:RefOrder>11</b:RefOrder>
  </b:Source>
  <b:Source>
    <b:Tag>Gel07</b:Tag>
    <b:SourceType>Book</b:SourceType>
    <b:Guid>{10C3305F-AB38-4180-89BC-08B9924E8E0E}</b:Guid>
    <b:Title>Data analysis using regression and multilevel/hierarchical models</b:Title>
    <b:Year>2007</b:Year>
    <b:Publisher>Cambridge university press</b:Publisher>
    <b:Author>
      <b:Author>
        <b:NameList>
          <b:Person>
            <b:Last>Gelman</b:Last>
            <b:First>A.,</b:First>
            <b:Middle>&amp; Hill, J.</b:Middle>
          </b:Person>
        </b:NameList>
      </b:Author>
    </b:Author>
    <b:RefOrder>17</b:RefOrder>
  </b:Source>
  <b:Source>
    <b:Tag>Hua10</b:Tag>
    <b:SourceType>JournalArticle</b:SourceType>
    <b:Guid>{704947DB-4F77-4DA1-9999-9C7E18263980}</b:Guid>
    <b:Title>Multilevel data and Bayesian analysis in traffic safety</b:Title>
    <b:Year>2010</b:Year>
    <b:Author>
      <b:Author>
        <b:NameList>
          <b:Person>
            <b:Last>Huang</b:Last>
            <b:First>H.,</b:First>
            <b:Middle>&amp; Abdel-Aty, M.</b:Middle>
          </b:Person>
        </b:NameList>
      </b:Author>
    </b:Author>
    <b:JournalName>Accident Analysis &amp; Prevention</b:JournalName>
    <b:Pages>1556-1565</b:Pages>
    <b:Volume>42</b:Volume>
    <b:Issue>6</b:Issue>
    <b:RefOrder>12</b:RefOrder>
  </b:Source>
  <b:Source>
    <b:Tag>Ger25</b:Tag>
    <b:SourceType>Book</b:SourceType>
    <b:Guid>{21E0A58C-825E-49E1-BD63-99CA89DFA129}</b:Guid>
    <b:Author>
      <b:Author>
        <b:NameList>
          <b:Person>
            <b:Last>German</b:Last>
            <b:First>A.,</b:First>
            <b:Middle>Carlin, J., Stern, H., Dunson, D., Vehtari, A., Rubin, D.</b:Middle>
          </b:Person>
        </b:NameList>
      </b:Author>
    </b:Author>
    <b:Title>Bayesian Data Analysis</b:Title>
    <b:Year>2025</b:Year>
    <b:RefOrder>19</b:RefOrder>
  </b:Source>
  <b:Source>
    <b:Tag>Hod21</b:Tag>
    <b:SourceType>JournalArticle</b:SourceType>
    <b:Guid>{B4C93F31-E92B-4153-9A94-9A39527BC261}</b:Guid>
    <b:Author>
      <b:Author>
        <b:NameList>
          <b:Person>
            <b:Last>Hodson</b:Last>
            <b:First>T.</b:First>
            <b:Middle>O., Over, T. M., &amp; Foks, S. S.</b:Middle>
          </b:Person>
        </b:NameList>
      </b:Author>
    </b:Author>
    <b:Title>Mean squared error, deconstructed</b:Title>
    <b:Year>2021</b:Year>
    <b:JournalName>Journal of Advances in Modeling Earth Systems</b:JournalName>
    <b:Volume>13</b:Volume>
    <b:Issue>12</b:Issue>
    <b:RefOrder>20</b:RefOrder>
  </b:Source>
  <b:Source>
    <b:Tag>AAS10</b:Tag>
    <b:SourceType>Book</b:SourceType>
    <b:Guid>{6AD23D3D-4B76-46B7-8CE4-7AC514A7C9A9}</b:Guid>
    <b:Title>Transportation Research Board. Task Force on Development of the Highway Safety Manual, &amp; Transportation Officials. Joint Task Force on the Highway Safety Manual.</b:Title>
    <b:Year>2010</b:Year>
    <b:Author>
      <b:Author>
        <b:NameList>
          <b:Person>
            <b:Last>AASHTO</b:Last>
          </b:Person>
        </b:NameList>
      </b:Author>
    </b:Author>
    <b:Volume>1</b:Volume>
    <b:RefOrder>3</b:RefOrder>
  </b:Source>
  <b:Source>
    <b:Tag>Lor10</b:Tag>
    <b:SourceType>JournalArticle</b:SourceType>
    <b:Guid>{6788FAD3-D959-46D0-9EDA-1661A5674042}</b:Guid>
    <b:Title>The statistical analysis of crash-frequency data: A review and assessment of methodological alternatives</b:Title>
    <b:Year>2010</b:Year>
    <b:Author>
      <b:Author>
        <b:NameList>
          <b:Person>
            <b:Last>Lord</b:Last>
            <b:First>D.,</b:First>
            <b:Middle>&amp; Mannering, F.</b:Middle>
          </b:Person>
        </b:NameList>
      </b:Author>
    </b:Author>
    <b:JournalName>Transportation research part A: policy and practice</b:JournalName>
    <b:Pages>291-305</b:Pages>
    <b:Volume>44</b:Volume>
    <b:Issue>5</b:Issue>
    <b:RefOrder>21</b:RefOrder>
  </b:Source>
  <b:Source>
    <b:Tag>Che14</b:Tag>
    <b:SourceType>JournalArticle</b:SourceType>
    <b:Guid>{770F62A2-652D-4F06-BDA7-0CCB94D9FEC7}</b:Guid>
    <b:Author>
      <b:Author>
        <b:NameList>
          <b:Person>
            <b:Last>Chen</b:Last>
            <b:First>Y.,</b:First>
            <b:Middle>&amp; Persaud, B.</b:Middle>
          </b:Person>
        </b:NameList>
      </b:Author>
    </b:Author>
    <b:Title>Methodology to develop crash modification functions for road safety treatments with fully specified and hierarchical models</b:Title>
    <b:JournalName>Accident Analysis &amp; Prevention</b:JournalName>
    <b:Year>2014</b:Year>
    <b:Pages>131-139</b:Pages>
    <b:Volume>70</b:Volume>
    <b:RefOrder>5</b:RefOrder>
  </b:Source>
  <b:Source>
    <b:Tag>Hua08</b:Tag>
    <b:SourceType>JournalArticle</b:SourceType>
    <b:Guid>{8263F58B-1B5A-43FD-82C4-59D690E717F6}</b:Guid>
    <b:Author>
      <b:Author>
        <b:NameList>
          <b:Person>
            <b:Last>Huang</b:Last>
            <b:First>H.,</b:First>
            <b:Middle>Chin, H. C., &amp; Haque, M. M.</b:Middle>
          </b:Person>
        </b:NameList>
      </b:Author>
    </b:Author>
    <b:Title>Severity of driver injury and vehicle damage in traffic crashes at intersections: a Bayesian hierarchical analysis</b:Title>
    <b:JournalName>Accident Analysis &amp; Prevention</b:JournalName>
    <b:Year>2008</b:Year>
    <b:Volume>40</b:Volume>
    <b:Issue>1</b:Issue>
    <b:RefOrder>13</b:RefOrder>
  </b:Source>
  <b:Source>
    <b:Tag>Jon</b:Tag>
    <b:SourceType>JournalArticle</b:SourceType>
    <b:Guid>{9C8FD31A-C027-41F0-8DC8-ABE92618C4F0}</b:Guid>
    <b:Author>
      <b:Author>
        <b:NameList>
          <b:Person>
            <b:Last>Jones</b:Last>
            <b:First>A.</b:First>
            <b:Middle>P., &amp; Jørgensen, S. H.</b:Middle>
          </b:Person>
        </b:NameList>
      </b:Author>
    </b:Author>
    <b:Title>The use of multilevel models for the prediction of road accident outcomes</b:Title>
    <b:JournalName>Accident Analysis &amp; Prevention</b:JournalName>
    <b:Pages>59-69</b:Pages>
    <b:Volume>35</b:Volume>
    <b:Issue>1</b:Issue>
    <b:Year>2003</b:Year>
    <b:RefOrder>14</b:RefOrder>
  </b:Source>
  <b:Source>
    <b:Tag>Kim07</b:Tag>
    <b:SourceType>JournalArticle</b:SourceType>
    <b:Guid>{2FC0396D-B093-49B0-81A2-15A00C2331B0}</b:Guid>
    <b:Author>
      <b:Author>
        <b:NameList>
          <b:Person>
            <b:Last>Kim</b:Last>
            <b:First>D.</b:First>
            <b:Middle>G., Lee, Y., Washington, S., &amp; Choi, K.</b:Middle>
          </b:Person>
        </b:NameList>
      </b:Author>
    </b:Author>
    <b:Title>Modeling crash outcome probabilities at rural intersections: Application of hierarchical binomial logistic models</b:Title>
    <b:JournalName>Accident Analysis &amp; Prevention</b:JournalName>
    <b:Year>2007</b:Year>
    <b:Pages>125-134</b:Pages>
    <b:Volume>39</b:Volume>
    <b:Issue>1</b:Issue>
    <b:RefOrder>15</b:RefOrder>
  </b:Source>
  <b:Source>
    <b:Tag>Par19</b:Tag>
    <b:SourceType>JournalArticle</b:SourceType>
    <b:Guid>{4018CD2A-5E22-4686-AD48-CCB50EABDBA2}</b:Guid>
    <b:Author>
      <b:Author>
        <b:NameList>
          <b:Person>
            <b:Last>Park</b:Last>
            <b:First>H.</b:First>
            <b:Middle>C., Joo, Y. J., Kho, S. Y., Kim, D. K., &amp; Park, B. J.</b:Middle>
          </b:Person>
        </b:NameList>
      </b:Author>
    </b:Author>
    <b:Title>Injury severity of bus–pedestrian crashes in South Korea considering the effects of regional and company factors</b:Title>
    <b:JournalName>Sustainability</b:JournalName>
    <b:Year>2019</b:Year>
    <b:Pages>3169</b:Pages>
    <b:Volume>11</b:Volume>
    <b:Issue>11</b:Issue>
    <b:RefOrder>16</b:RefOrder>
  </b:Source>
  <b:Source>
    <b:Tag>Elv091</b:Tag>
    <b:SourceType>JournalArticle</b:SourceType>
    <b:Guid>{96A0E547-29FC-4A83-B384-4166A08BBE3A}</b:Guid>
    <b:Author>
      <b:Author>
        <b:NameList>
          <b:Person>
            <b:Last>Elvik</b:Last>
            <b:First>R.</b:First>
          </b:Person>
        </b:NameList>
      </b:Author>
    </b:Author>
    <b:Title>The non-linearity of risk and the promotion of environmentally sustainable transport</b:Title>
    <b:JournalName>Accident Analysis &amp; Prevention</b:JournalName>
    <b:Year>2009</b:Year>
    <b:Pages>849-855</b:Pages>
    <b:Volume>41</b:Volume>
    <b:Issue>4</b:Issue>
    <b:RefOrder>23</b:RefOrder>
  </b:Source>
  <b:Source>
    <b:Tag>Fio25</b:Tag>
    <b:SourceType>JournalArticle</b:SourceType>
    <b:Guid>{F64D8007-D96A-4D58-9C49-62A7CB38DB0E}</b:Guid>
    <b:Title>Developing safety performance functions to inform transport policies on urban two-lane roads.</b:Title>
    <b:JournalName>Research in Transportation Business &amp; Management</b:JournalName>
    <b:Year>2025</b:Year>
    <b:Pages>101357</b:Pages>
    <b:Author>
      <b:Author>
        <b:NameList>
          <b:Person>
            <b:Last>Fiorentini</b:Last>
            <b:First>N.,</b:First>
            <b:Middle>&amp; Losa, M.</b:Middle>
          </b:Person>
        </b:NameList>
      </b:Author>
    </b:Author>
    <b:Volume>60</b:Volume>
    <b:RefOrder>24</b:RefOrder>
  </b:Source>
  <b:Source>
    <b:Tag>Wag21</b:Tag>
    <b:SourceType>JournalArticle</b:SourceType>
    <b:Guid>{2F6FF5F0-9757-4E88-B219-A052460D3C2D}</b:Guid>
    <b:Author>
      <b:Author>
        <b:NameList>
          <b:Person>
            <b:Last>Wagner</b:Last>
            <b:First>P.,</b:First>
            <b:Middle>Hoffmann, R., &amp; Leich, A.</b:Middle>
          </b:Person>
        </b:NameList>
      </b:Author>
    </b:Author>
    <b:Title>Observations on the relationship between crash frequency and traffic flow</b:Title>
    <b:JournalName>Safety</b:JournalName>
    <b:Year>2021</b:Year>
    <b:Pages>3</b:Pages>
    <b:Volume>71</b:Volume>
    <b:Issue>3</b:Issue>
    <b:RefOrder>25</b:RefOrder>
  </b:Source>
  <b:Source>
    <b:Tag>Elv092</b:Tag>
    <b:SourceType>JournalArticle</b:SourceType>
    <b:Guid>{CA90A509-8A8F-4A0B-9B0B-102FF7CB9634}</b:Guid>
    <b:Title>Basic concepts of road safety research</b:Title>
    <b:JournalName>The Handbook of road safety measures</b:JournalName>
    <b:Year>2009</b:Year>
    <b:Pages>81-98</b:Pages>
    <b:Author>
      <b:Author>
        <b:NameList>
          <b:Person>
            <b:Last>Elvik</b:Last>
            <b:First>R.,</b:First>
            <b:Middle>Høye, A., Vaa, T., &amp; Sørensen, M.</b:Middle>
          </b:Person>
        </b:NameList>
      </b:Author>
    </b:Author>
    <b:RefOrder>22</b:RefOrder>
  </b:Source>
  <b:Source>
    <b:Tag>Sim20</b:Tag>
    <b:SourceType>Book</b:SourceType>
    <b:Guid>{058E9141-5380-4DF8-9919-BC11CBEF064C}</b:Guid>
    <b:Title>Statistical and Econometric Methods for Transportation Data Analysis</b:Title>
    <b:Year>2020</b:Year>
    <b:Author>
      <b:Author>
        <b:NameList>
          <b:Person>
            <b:Last>Simon Washington</b:Last>
            <b:First>Matthew</b:First>
            <b:Middle>G. Karlaftis, Fred Mannering, Panagiotis Anastasopoulos</b:Middle>
          </b:Person>
        </b:NameList>
      </b:Author>
    </b:Author>
    <b:Publisher>Chapman and Hall/CRC</b:Publisher>
    <b:Volume>3</b:Volume>
    <b:RefOrder>26</b:RefOrder>
  </b:Source>
  <b:Source>
    <b:Tag>Isl23</b:Tag>
    <b:SourceType>JournalArticle</b:SourceType>
    <b:Guid>{A6FCEC25-AF4E-4058-A12A-318B96B450E7}</b:Guid>
    <b:Author>
      <b:Author>
        <b:NameList>
          <b:Person>
            <b:Last>Islam</b:Last>
            <b:First>A.</b:First>
            <b:Middle>M., Shirazi, M., &amp; Lord, D.</b:Middle>
          </b:Person>
        </b:NameList>
      </b:Author>
    </b:Author>
    <b:Title>Grouped Random Parameters Negative Binomial-Lindley for accounting unobserved heterogeneity in crash data with preponderant zero observations</b:Title>
    <b:Year>2023</b:Year>
    <b:JournalName>Analytic methods in accident research</b:JournalName>
    <b:Pages>100255</b:Pages>
    <b:Volume>37</b:Volume>
    <b:RefOrder>27</b:RefOrder>
  </b:Source>
  <b:Source>
    <b:Tag>Per221</b:Tag>
    <b:SourceType>JournalArticle</b:SourceType>
    <b:Guid>{7F7CDBAF-9626-47D4-AED3-69C162347CF2}</b:Guid>
    <b:Author>
      <b:Author>
        <b:NameList>
          <b:Person>
            <b:Last>Pervaz</b:Last>
            <b:First>S.,</b:First>
            <b:Middle>Bhowmik, T., &amp; Eluru, N.</b:Middle>
          </b:Person>
        </b:NameList>
      </b:Author>
    </b:Author>
    <b:Title>Integrating macro and micro level crash frequency models considering spatial heterogeneity and random effects</b:Title>
    <b:JournalName>Analytic methods in accident research</b:JournalName>
    <b:Year>2022</b:Year>
    <b:Volume>36</b:Volume>
    <b:URL>https://doi.org/10.1016/j.amar.2022.100238</b:URL>
    <b:RefOrder>18</b:RefOrder>
  </b:Source>
  <b:Source>
    <b:Tag>Def221</b:Tag>
    <b:SourceType>JournalArticle</b:SourceType>
    <b:Guid>{6495CE25-5029-4FD2-894A-19158D14D2B5}</b:Guid>
    <b:Author>
      <b:Author>
        <b:NameList>
          <b:Person>
            <b:Last>Deflorio</b:Last>
            <b:First>F.,</b:First>
            <b:Middle>&amp; Carboni, A.</b:Middle>
          </b:Person>
        </b:NameList>
      </b:Author>
    </b:Author>
    <b:Title>Safety systems and vehicle generations: Analysis of accident and travel data collected using event data recorders</b:Title>
    <b:JournalName>Journal of Transportation Safety &amp; Security</b:JournalName>
    <b:Year>2022</b:Year>
    <b:Pages>1307-1332</b:Pages>
    <b:Volume>14</b:Volume>
    <b:Issue>8</b:Issue>
    <b:RefOrder>28</b:RefOrder>
  </b:Source>
  <b:Source>
    <b:Tag>Man201</b:Tag>
    <b:SourceType>JournalArticle</b:SourceType>
    <b:Guid>{2BC3789A-ECE5-4A18-82D6-DC9536224F60}</b:Guid>
    <b:Author>
      <b:Author>
        <b:NameList>
          <b:Person>
            <b:Last>Mannering</b:Last>
            <b:First>F.,</b:First>
            <b:Middle>Bhat, C. R., Shankar, V., &amp; Abdel-Aty, M.</b:Middle>
          </b:Person>
        </b:NameList>
      </b:Author>
    </b:Author>
    <b:Title>Big data, traditional data and the tradeoffs between prediction and causality in highway-safety analysis</b:Title>
    <b:JournalName>Analytic methods in accident research</b:JournalName>
    <b:Year>2020</b:Year>
    <b:Pages>100-113</b:Pages>
    <b:Volume>25</b:Volume>
    <b:RefOrder>30</b:RefOrder>
  </b:Source>
  <b:Source>
    <b:Tag>Mit121</b:Tag>
    <b:SourceType>JournalArticle</b:SourceType>
    <b:Guid>{F684B681-FE31-43EA-A562-40F2F863E281}</b:Guid>
    <b:Author>
      <b:Author>
        <b:NameList>
          <b:Person>
            <b:Last>Mitra</b:Last>
            <b:First>S.,</b:First>
            <b:Middle>&amp; Washington, S.</b:Middle>
          </b:Person>
        </b:NameList>
      </b:Author>
    </b:Author>
    <b:Title>On the significance of omitted variables in intersection crash modeling</b:Title>
    <b:JournalName>Accident Analysis &amp; Prevention</b:JournalName>
    <b:Year>2012</b:Year>
    <b:Pages>439-448</b:Pages>
    <b:Volume>49</b:Volume>
    <b:RefOrder>31</b:RefOrder>
  </b:Source>
  <b:Source>
    <b:Tag>Faw171</b:Tag>
    <b:SourceType>JournalArticle</b:SourceType>
    <b:Guid>{6175C653-3F48-40DF-ADC8-A65523801B59}</b:Guid>
    <b:Author>
      <b:Author>
        <b:NameList>
          <b:Person>
            <b:Last>Fawcett</b:Last>
            <b:First>L.,</b:First>
            <b:Middle>Thorpe, N., Matthews, J., &amp; Kremer, K.</b:Middle>
          </b:Person>
        </b:NameList>
      </b:Author>
    </b:Author>
    <b:Title>A novel Bayesian hierarchical model for road safety hotspot prediction</b:Title>
    <b:JournalName>Accident Analysis &amp; Prevention</b:JournalName>
    <b:Year>2017</b:Year>
    <b:Pages>262-271</b:Pages>
    <b:Volume>99</b:Volume>
    <b:RefOrder>32</b:RefOrder>
  </b:Source>
  <b:Source>
    <b:Tag>Gan221</b:Tag>
    <b:SourceType>JournalArticle</b:SourceType>
    <b:Guid>{05BAB858-F04D-4D1A-A9C2-E7C23FC4357B}</b:Guid>
    <b:Author>
      <b:Author>
        <b:NameList>
          <b:Person>
            <b:Last>Gan</b:Last>
            <b:First>X.,</b:First>
            <b:Middle>Weng, J., Li, W., &amp; Han, M.</b:Middle>
          </b:Person>
        </b:NameList>
      </b:Author>
    </b:Author>
    <b:Title>Spatial-temporal varying coefficient model for lane-changing behavior in work zone merging areas</b:Title>
    <b:JournalName>Journal of Transportation Safety &amp; Security</b:JournalName>
    <b:Year>2022</b:Year>
    <b:Pages>949-972</b:Pages>
    <b:Volume>14</b:Volume>
    <b:Issue>6</b:Issue>
    <b:RefOrder>35</b:RefOrder>
  </b:Source>
  <b:Source>
    <b:Tag>Jia25</b:Tag>
    <b:SourceType>JournalArticle</b:SourceType>
    <b:Guid>{8DBA8AEB-4EEC-4A89-8CDE-B0C059338881}</b:Guid>
    <b:Author>
      <b:Author>
        <b:NameList>
          <b:Person>
            <b:Last>Jiaxu Jin</b:Last>
            <b:First>Hanrui</b:First>
            <b:Middle>Feng, Haojing Gao, Hongyang Hua, Mingshuo Liu, Hedong Liang, Hongping Qi, Lei Sun, Fang Tian, Jiachen Yao, Aaron Kaiqiang Zhou, Yiyun Zhang, Xingjian Zhang, Ziyan Li, Dongxu Qin, Mingren Zheng, Haocheng Yang &amp; Faan Chen</b:Middle>
          </b:Person>
        </b:NameList>
      </b:Author>
    </b:Author>
    <b:Title>Road safety measurement with reliability using an advanced hybrid decision model</b:Title>
    <b:JournalName>Scientific Reports</b:JournalName>
    <b:Year>2025</b:Year>
    <b:Volume>15</b:Volume>
    <b:Issue>1</b:Issue>
    <b:RefOrder>36</b:RefOrder>
  </b:Source>
  <b:Source>
    <b:Tag>Mun20</b:Tag>
    <b:SourceType>JournalArticle</b:SourceType>
    <b:Guid>{AEB9F1DB-E6A8-4A42-B9EC-BD97595930DC}</b:Guid>
    <b:Author>
      <b:Author>
        <b:NameList>
          <b:Person>
            <b:Last>Munira</b:Last>
            <b:First>S.,</b:First>
            <b:Middle>&amp; Sener, I. N.</b:Middle>
          </b:Person>
        </b:NameList>
      </b:Author>
    </b:Author>
    <b:Title>A geographically weighted regression model to examine the spatial variation of the socioeconomic and land-use factors associated with Strava bike activity in Austin, Texas</b:Title>
    <b:JournalName>Journal of Transport Geography</b:JournalName>
    <b:Year>2020</b:Year>
    <b:Volume>88</b:Volume>
    <b:RefOrder>29</b:RefOrder>
  </b:Source>
  <b:Source>
    <b:Tag>Hau10</b:Tag>
    <b:SourceType>JournalArticle</b:SourceType>
    <b:Guid>{8B467938-2A56-4EEB-B7F8-DCB6D847BF1C}</b:Guid>
    <b:Author>
      <b:Author>
        <b:NameList>
          <b:Person>
            <b:Last>Hauer</b:Last>
            <b:First>E.</b:First>
          </b:Person>
        </b:NameList>
      </b:Author>
    </b:Author>
    <b:Title>Cause, effect and regression in road safety: A case study</b:Title>
    <b:JournalName>Accident Analysis &amp; Prevention</b:JournalName>
    <b:Year>2010</b:Year>
    <b:Pages>1128-1135</b:Pages>
    <b:Volume>42</b:Volume>
    <b:Issue>4</b:Issue>
    <b:RefOrder>33</b:RefOrder>
  </b:Source>
  <b:Source>
    <b:Tag>Wan25</b:Tag>
    <b:SourceType>JournalArticle</b:SourceType>
    <b:Guid>{79CEBCDC-BC6D-42B8-9AEC-54A144894905}</b:Guid>
    <b:Author>
      <b:Author>
        <b:NameList>
          <b:Person>
            <b:Last>Wang</b:Last>
            <b:First>C.,</b:First>
            <b:Middle>Fiorentini, N., Riccardi, C., &amp; Losa, M.</b:Middle>
          </b:Person>
        </b:NameList>
      </b:Author>
    </b:Author>
    <b:Title>Data-Driven Road Traffic Safety Modeling: A Comprehensive Literature Review</b:Title>
    <b:JournalName>Applied Sciences</b:JournalName>
    <b:Year>2025</b:Year>
    <b:Volume>16</b:Volume>
    <b:Issue>1</b:Issue>
    <b:RefOrder>34</b:RefOrder>
  </b:Source>
  <b:Source>
    <b:Tag>But25</b:Tag>
    <b:SourceType>JournalArticle</b:SourceType>
    <b:Guid>{9CCF727B-77B6-468C-8EAC-9D7D2FF12ED5}</b:Guid>
    <b:Author>
      <b:Author>
        <b:NameList>
          <b:Person>
            <b:Last>Butt</b:Last>
            <b:First>M.</b:First>
            <b:Middle>S., &amp; Shafique, M. A.</b:Middle>
          </b:Person>
        </b:NameList>
      </b:Author>
    </b:Author>
    <b:Title>A literature review: AI models for road safety for prediction of crash frequency and severity</b:Title>
    <b:JournalName>Discover Civil Engineering</b:JournalName>
    <b:Year>2025</b:Year>
    <b:Volume>2</b:Volume>
    <b:Issue>1</b:Issue>
    <b:RefOrder>1</b:RefOrder>
  </b:Source>
  <b:Source>
    <b:Tag>Vay16</b:Tag>
    <b:SourceType>JournalArticle</b:SourceType>
    <b:Guid>{5CFE2C2A-CAA0-45FE-BA69-CC9E3B6C77E7}</b:Guid>
    <b:Author>
      <b:Author>
        <b:NameList>
          <b:Person>
            <b:Last>Vayalamkuzhi</b:Last>
            <b:First>P.,</b:First>
            <b:Middle>&amp; Amirthalingam, V.</b:Middle>
          </b:Person>
        </b:NameList>
      </b:Author>
    </b:Author>
    <b:Title>Influence of geometric design characteristics on safety under heterogeneous traffic flow</b:Title>
    <b:JournalName>Journal of traffic and transportation engineering (English edition)</b:JournalName>
    <b:Year>2016</b:Year>
    <b:Pages>559-570</b:Pages>
    <b:Volume>3</b:Volume>
    <b:Issue>6</b:Issue>
    <b:RefOrder>2</b:RefOrder>
  </b:Source>
  <b:Source>
    <b:Tag>Ven14</b:Tag>
    <b:SourceType>JournalArticle</b:SourceType>
    <b:Guid>{DE0B231F-F306-43D4-B910-82528AF20314}</b:Guid>
    <b:Author>
      <b:Author>
        <b:NameList>
          <b:Person>
            <b:Last>Venkataraman</b:Last>
            <b:First>N.</b:First>
            <b:Middle>S., Ulfarsson, G. F., &amp; Shankar, V. N.</b:Middle>
          </b:Person>
        </b:NameList>
      </b:Author>
    </b:Author>
    <b:Title>Extending the Highway Safety Manual (HSM) framework for traffic safety performance evaluation</b:Title>
    <b:JournalName>Safety science</b:JournalName>
    <b:Year>2014</b:Year>
    <b:Pages>146-154</b:Pages>
    <b:Volume>64</b:Volume>
    <b:RefOrder>4</b:RefOrder>
  </b:Source>
  <b:Source>
    <b:Tag>Gay21</b:Tag>
    <b:SourceType>JournalArticle</b:SourceType>
    <b:Guid>{023115D3-FBE7-4B89-95F6-B436A71196F8}</b:Guid>
    <b:Author>
      <b:Author>
        <b:NameList>
          <b:Person>
            <b:Last>Gayah</b:Last>
            <b:First>V.</b:First>
            <b:Middle>V., &amp; Donnell, E. T.</b:Middle>
          </b:Person>
        </b:NameList>
      </b:Author>
    </b:Author>
    <b:Title>Estimating safety performance functions for two-lane rural roads using an alternative functional form for traffic volume</b:Title>
    <b:JournalName>Accident Analysis &amp; Prevention</b:JournalName>
    <b:Year>2021</b:Year>
    <b:Volume>157</b:Volume>
    <b:RefOrder>6</b:RefOrder>
  </b:Source>
  <b:Source>
    <b:Tag>WuL17</b:Tag>
    <b:SourceType>JournalArticle</b:SourceType>
    <b:Guid>{DBC8C0EC-4465-4928-9EC5-AA98A865F964}</b:Guid>
    <b:Author>
      <b:Author>
        <b:NameList>
          <b:Person>
            <b:Last>Wu</b:Last>
            <b:First>L.,</b:First>
            <b:Middle>&amp; Lord, D.</b:Middle>
          </b:Person>
        </b:NameList>
      </b:Author>
    </b:Author>
    <b:Title>Examining the influence of link function misspecification in conventional regression models for developing crash modification factors</b:Title>
    <b:JournalName>Accident Analysis &amp; Prevention</b:JournalName>
    <b:Year>2017</b:Year>
    <b:Pages>123-135</b:Pages>
    <b:Volume>102</b:Volume>
    <b:RefOrder>7</b:RefOrder>
  </b:Source>
  <b:Source>
    <b:Tag>Wal18</b:Tag>
    <b:SourceType>JournalArticle</b:SourceType>
    <b:Guid>{BA10ACE0-8AEB-4A70-B8A2-421DC2BB732D}</b:Guid>
    <b:Author>
      <b:Author>
        <b:NameList>
          <b:Person>
            <b:Last>Wali</b:Last>
            <b:First>B.,</b:First>
            <b:Middle>Khattak, A. J., Waters, J., Chimba, D., &amp; Li, X.</b:Middle>
          </b:Person>
        </b:NameList>
      </b:Author>
    </b:Author>
    <b:Title>Development of safety performance functions: Incorporating unobserved heterogeneity and functional form analysis</b:Title>
    <b:JournalName>Transportation research record</b:JournalName>
    <b:Year>2018</b:Year>
    <b:Pages>9-20</b:Pages>
    <b:Volume>2672</b:Volume>
    <b:Issue>30</b:Issue>
    <b:RefOrder>8</b:RefOrder>
  </b:Source>
</b:Sources>
</file>

<file path=customXml/itemProps1.xml><?xml version="1.0" encoding="utf-8"?>
<ds:datastoreItem xmlns:ds="http://schemas.openxmlformats.org/officeDocument/2006/customXml" ds:itemID="{4F0CB5E6-363D-49F6-9145-368F51CB1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34</Pages>
  <Words>12743</Words>
  <Characters>70091</Characters>
  <Application>Microsoft Office Word</Application>
  <DocSecurity>0</DocSecurity>
  <Lines>584</Lines>
  <Paragraphs>165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Ríos</dc:creator>
  <cp:keywords/>
  <dc:description/>
  <cp:lastModifiedBy>Gonzalo Ríos</cp:lastModifiedBy>
  <cp:revision>9</cp:revision>
  <dcterms:created xsi:type="dcterms:W3CDTF">2026-05-11T00:27:00Z</dcterms:created>
  <dcterms:modified xsi:type="dcterms:W3CDTF">2026-06-05T23:51:00Z</dcterms:modified>
</cp:coreProperties>
</file>